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7AF74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武汉大学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化学与分子科学学院</w:t>
      </w:r>
    </w:p>
    <w:p w14:paraId="17A7A952">
      <w:pPr>
        <w:jc w:val="center"/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  <w:lang w:val="en-US" w:eastAsia="zh-CN"/>
        </w:rPr>
        <w:t xml:space="preserve">         基础化学实验02      </w:t>
      </w:r>
      <w:r>
        <w:rPr>
          <w:rFonts w:hint="eastAsia" w:ascii="宋体" w:hAnsi="宋体" w:eastAsia="宋体" w:cs="宋体"/>
          <w:b/>
          <w:bCs/>
          <w:sz w:val="36"/>
          <w:szCs w:val="36"/>
          <w:u w:val="none"/>
          <w:lang w:val="en-US" w:eastAsia="zh-CN"/>
        </w:rPr>
        <w:t>课程实验报告</w:t>
      </w:r>
    </w:p>
    <w:p w14:paraId="3485E984">
      <w:pPr>
        <w:rPr>
          <w:rFonts w:hint="eastAsia"/>
          <w:sz w:val="24"/>
          <w:szCs w:val="24"/>
          <w:u w:val="none"/>
          <w:lang w:val="en-US" w:eastAsia="zh-CN"/>
        </w:rPr>
      </w:pPr>
    </w:p>
    <w:tbl>
      <w:tblPr>
        <w:tblStyle w:val="7"/>
        <w:tblpPr w:leftFromText="180" w:rightFromText="180" w:vertAnchor="text" w:horzAnchor="page" w:tblpX="1443" w:tblpY="355"/>
        <w:tblOverlap w:val="never"/>
        <w:tblW w:w="9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558"/>
        <w:gridCol w:w="753"/>
        <w:gridCol w:w="981"/>
        <w:gridCol w:w="748"/>
        <w:gridCol w:w="2041"/>
        <w:gridCol w:w="1081"/>
        <w:gridCol w:w="1317"/>
      </w:tblGrid>
      <w:tr w14:paraId="49BF2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38" w:type="dxa"/>
            <w:vAlign w:val="center"/>
          </w:tcPr>
          <w:p w14:paraId="3979FED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79609A2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三草酸合铁酸钾的制备</w:t>
            </w:r>
          </w:p>
        </w:tc>
        <w:tc>
          <w:tcPr>
            <w:tcW w:w="1081" w:type="dxa"/>
            <w:vAlign w:val="center"/>
          </w:tcPr>
          <w:p w14:paraId="1C79077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指导老师</w:t>
            </w:r>
          </w:p>
        </w:tc>
        <w:tc>
          <w:tcPr>
            <w:tcW w:w="1317" w:type="dxa"/>
          </w:tcPr>
          <w:p w14:paraId="22E205F5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胡锴</w:t>
            </w:r>
          </w:p>
        </w:tc>
      </w:tr>
      <w:tr w14:paraId="673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138" w:type="dxa"/>
            <w:vAlign w:val="center"/>
          </w:tcPr>
          <w:p w14:paraId="2D9DBFA5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7577474F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唐岱轩</w:t>
            </w:r>
          </w:p>
        </w:tc>
        <w:tc>
          <w:tcPr>
            <w:tcW w:w="753" w:type="dxa"/>
            <w:vAlign w:val="center"/>
          </w:tcPr>
          <w:p w14:paraId="0F14B6C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年级</w:t>
            </w:r>
          </w:p>
        </w:tc>
        <w:tc>
          <w:tcPr>
            <w:tcW w:w="981" w:type="dxa"/>
            <w:vAlign w:val="center"/>
          </w:tcPr>
          <w:p w14:paraId="37C5BDB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大一</w:t>
            </w:r>
          </w:p>
        </w:tc>
        <w:tc>
          <w:tcPr>
            <w:tcW w:w="748" w:type="dxa"/>
            <w:vAlign w:val="center"/>
          </w:tcPr>
          <w:p w14:paraId="1728D3B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学号</w:t>
            </w:r>
          </w:p>
        </w:tc>
        <w:tc>
          <w:tcPr>
            <w:tcW w:w="2041" w:type="dxa"/>
            <w:vAlign w:val="center"/>
          </w:tcPr>
          <w:p w14:paraId="777690D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2025302033019</w:t>
            </w:r>
          </w:p>
        </w:tc>
        <w:tc>
          <w:tcPr>
            <w:tcW w:w="1081" w:type="dxa"/>
            <w:vAlign w:val="center"/>
          </w:tcPr>
          <w:p w14:paraId="15891B5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成    绩</w:t>
            </w:r>
          </w:p>
        </w:tc>
        <w:tc>
          <w:tcPr>
            <w:tcW w:w="1317" w:type="dxa"/>
          </w:tcPr>
          <w:p w14:paraId="558D15E8">
            <w:p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ins w:id="0" w:author="WPS_1559650426" w:date="2026-06-25T09:03:18Z">
              <w:r>
                <w:rPr>
                  <w:rFonts w:hint="eastAsia"/>
                  <w:b w:val="0"/>
                  <w:bCs w:val="0"/>
                  <w:sz w:val="18"/>
                  <w:szCs w:val="18"/>
                  <w:u w:val="none"/>
                  <w:vertAlign w:val="baseline"/>
                  <w:lang w:val="en-US" w:eastAsia="zh-CN"/>
                </w:rPr>
                <w:t>A</w:t>
              </w:r>
            </w:ins>
          </w:p>
        </w:tc>
      </w:tr>
      <w:tr w14:paraId="1E75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617" w:type="dxa"/>
            <w:gridSpan w:val="8"/>
          </w:tcPr>
          <w:p w14:paraId="1D540901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实验目的                                       四、 实验内容（步骤及现象）</w:t>
            </w:r>
          </w:p>
          <w:p w14:paraId="72455428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实验原理                                       五、 数据记录和处理</w:t>
            </w:r>
          </w:p>
          <w:p w14:paraId="04D1BB04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u w:val="none"/>
                <w:vertAlign w:val="baseline"/>
                <w:lang w:val="en-US" w:eastAsia="zh-CN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4715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6" w:hRule="atLeast"/>
        </w:trPr>
        <w:tc>
          <w:tcPr>
            <w:tcW w:w="9617" w:type="dxa"/>
            <w:gridSpan w:val="8"/>
          </w:tcPr>
          <w:p w14:paraId="02784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一、实验目的 </w:t>
            </w:r>
          </w:p>
          <w:p w14:paraId="2FF313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</w:t>
            </w:r>
          </w:p>
          <w:p w14:paraId="50052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说明简单配合物制备的一般方法，阐述三草酸合铁（Ⅲ）酸钾制备的基本原理。 </w:t>
            </w:r>
          </w:p>
          <w:p w14:paraId="05457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2. </w:t>
            </w:r>
          </w:p>
          <w:p w14:paraId="19DF1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能用“溶剂替换法”进行结晶的操作。 </w:t>
            </w:r>
          </w:p>
          <w:p w14:paraId="4D657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3. </w:t>
            </w:r>
          </w:p>
          <w:p w14:paraId="209AA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能说明三草酸合铁（Ⅲ）酸钾的光化学性质及用途。 </w:t>
            </w:r>
          </w:p>
          <w:p w14:paraId="5829B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4. </w:t>
            </w:r>
          </w:p>
          <w:p w14:paraId="190B8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能解释酸度、浓度等对配位平衡的影响，比较配位离子的相对稳定。</w:t>
            </w:r>
          </w:p>
          <w:p w14:paraId="5210C0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05F8F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二、实验原理</w:t>
            </w:r>
          </w:p>
          <w:p w14:paraId="0D8FA7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本实验是以铁</w:t>
            </w: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Ⅱ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(NH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FeSO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·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6H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摩尔盐为原料，首先摩尔盐与草酸反应制备得到难溶性的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·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；然后在有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存在下， 用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将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氧化成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，同时有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Fe(OH)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3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生成；其后加适量的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溶液，可使其完全转化成配合物；最后利用化合物的溶解性特点，利用溶剂替换法使目标产物从溶液中析出。</w:t>
            </w:r>
          </w:p>
          <w:p w14:paraId="1404D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5EFEDF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三、实验试剂及仪器</w:t>
            </w:r>
          </w:p>
          <w:p w14:paraId="73116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新操作：溶剂替换法</w:t>
            </w:r>
          </w:p>
          <w:p w14:paraId="28C4F058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原理：</w:t>
            </w: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利用不同溶剂之间良好的互溶性，以及目标物质在两种溶剂中溶解度的显著差异，通过扩散和混合作用，逐步用一种溶剂取代另一种溶剂</w:t>
            </w:r>
            <w:r>
              <w:rPr>
                <w:rStyle w:val="9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eastAsia="zh-CN"/>
              </w:rPr>
              <w:t>，</w:t>
            </w:r>
            <w:r>
              <w:rPr>
                <w:rStyle w:val="9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  <w:t>使得目标产物溶解或析出</w:t>
            </w:r>
          </w:p>
          <w:p w14:paraId="63205F51">
            <w:pPr>
              <w:keepNext w:val="0"/>
              <w:keepLines w:val="0"/>
              <w:widowControl/>
              <w:suppressLineNumbers w:val="0"/>
              <w:jc w:val="left"/>
              <w:rPr>
                <w:rStyle w:val="9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</w:p>
          <w:p w14:paraId="178EE43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实验内容及数据记录和处理</w:t>
            </w:r>
          </w:p>
          <w:p w14:paraId="0251318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制 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</w:p>
          <w:p w14:paraId="1C5270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在电子天平上称取7.50g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(NH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·FeSO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 6H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，并向其中加入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加3滴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8"/>
                <w:szCs w:val="18"/>
                <w:lang w:val="en-US" w:eastAsia="zh-CN" w:bidi="ar"/>
              </w:rPr>
              <w:t>用28-0mL的蒸馏水溶解，另称取2.16g的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，用18.0mL的蒸馏水溶解。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。将两溶液徐徐混合，加热至沸，同时不断搅拌以免暴沸，维持微沸约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4min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后停止加热，待反应基本完全后，根据草酸亚铁的特点选择用倾滗法固液分离方法进行分离，得到的固体进一步用热蒸馏水少量多次洗涤，直至洗净。洗净的标准是取少量最后一次洗涤液，向其中加入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3mol· 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vertAlign w:val="superscript"/>
                <w:lang w:val="en-US" w:eastAsia="zh-CN" w:bidi="ar"/>
                <w:rPrChange w:id="1" w:author="WPS_1559650426" w:date="2026-06-25T09:03:38Z">
                  <w:rPr>
                    <w:rFonts w:hint="default" w:ascii="Times New Roman" w:hAnsi="Times New Roman" w:eastAsia="宋体" w:cs="Times New Roman"/>
                    <w:color w:val="000000"/>
                    <w:kern w:val="0"/>
                    <w:sz w:val="13"/>
                    <w:szCs w:val="13"/>
                    <w:lang w:val="en-US" w:eastAsia="zh-CN" w:bidi="ar"/>
                  </w:rPr>
                </w:rPrChange>
              </w:rPr>
              <w:t>-1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BaCl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溶液，若其中没有出现白色沉淀，则洗净，否则继续洗涤</w:t>
            </w:r>
          </w:p>
          <w:p w14:paraId="28FAF2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现象：向摩尔盐溶液中徐徐加入草酸，溶液颜色从淡绿变成黄色，随着沸腾的进行，底部渐由黄色沉淀生成</w:t>
            </w:r>
          </w:p>
          <w:p w14:paraId="3F1F1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461744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进行氧化与配位反应制备 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K[Fe(C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</w:p>
          <w:p w14:paraId="78225C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称 5.25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g 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，加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2.0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蒸馏水，微热使之溶解，所得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溶液加到已洗净的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中，观察体系的变化。将盛混合物的容器置于 35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左右的热水中，慢慢滴加 12.0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mL 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％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溶液，边加边充分搅拌。 加完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后，取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滴所得悬浊液于点滴板凹穴中，加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滴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Fe(CN)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 如果出现蓝色继续加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，直至无蓝色为止。</w:t>
            </w:r>
          </w:p>
          <w:p w14:paraId="3EE576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现象：加入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后，溶液变成红色，随着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的加入，溶液颜色变深，呈深蓝色</w:t>
            </w:r>
          </w:p>
          <w:p w14:paraId="5592DD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将上述加入足量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的溶液加热至沸（加热过程要充分搅拌），先一 次加入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.6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mL 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-1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溶液，在保持微沸的情况下，继续滴加了11.2mL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5mol·L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-1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，至溶液完全变为透明的绿色。</w:t>
            </w:r>
          </w:p>
          <w:p w14:paraId="6811D4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B7AB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用溶剂替换法析出结晶</w:t>
            </w:r>
          </w:p>
          <w:p w14:paraId="3E4EC9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往所得透明的绿色溶液中加入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.0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mL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乙醇，将一小段棉线悬挂在溶液 中，棉线可固定在一段比烧杯口径稍大的塑料条上。将烧杯盖好，在暗处放置数小时后，即有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Fe(C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·3H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O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晶体析出，减压过滤，往晶体上滴少量乙醇，继续抽干，置于表面皿上，放入烘箱内烘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20min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，称得有3.60g，计算产率。</w:t>
            </w:r>
          </w:p>
          <w:p w14:paraId="7174E156">
            <w:pPr>
              <w:keepNext w:val="0"/>
              <w:keepLines w:val="0"/>
              <w:widowControl/>
              <w:suppressLineNumbers w:val="0"/>
              <w:jc w:val="left"/>
              <w:rPr>
                <w:ins w:id="2" w:author="WPS_1559650426" w:date="2026-06-25T09:04:08Z"/>
                <w:rFonts w:hint="default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产率W=</w:t>
            </w:r>
            <m:oMath>
              <m:f>
                <m:fPr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(NH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2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SO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·FeSO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4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 6H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(NH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2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SO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·FeSO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4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 6H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Fe(C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·3H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2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="宋体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Fe(C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)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·3H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13"/>
                          <w:szCs w:val="13"/>
                          <w:lang w:val="en-US" w:eastAsia="zh-CN" w:bidi="ar"/>
                        </w:rPr>
                        <m:t xml:space="preserve">2 </m:t>
                      </m:r>
                      <m:r>
                        <m:rPr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m:t>O</m:t>
                      </m: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kern w:val="0"/>
                          <w:sz w:val="21"/>
                          <w:szCs w:val="21"/>
                          <w:lang w:val="en-US" w:bidi="ar"/>
                        </w:rPr>
                      </m:ctrlPr>
                    </m:den>
                  </m:f>
                  <m:ctrlPr>
                    <w:rPr>
                      <w:rFonts w:ascii="Cambria Math" w:hAnsi="Cambria Math" w:cs="宋体"/>
                      <w:i/>
                      <w:color w:val="000000"/>
                      <w:kern w:val="0"/>
                      <w:sz w:val="21"/>
                      <w:szCs w:val="21"/>
                      <w:lang w:val="en-US" w:bidi="ar"/>
                    </w:rPr>
                  </m:ctrlPr>
                </m:den>
              </m:f>
            </m:oMath>
            <w:r>
              <w:rPr>
                <w:rFonts w:hint="eastAsia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  <w:t>,算得产率为44.05%</w:t>
            </w:r>
            <w:ins w:id="3" w:author="WPS_1559650426" w:date="2026-06-25T09:04:23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 xml:space="preserve"> </w:t>
              </w:r>
            </w:ins>
            <w:ins w:id="4" w:author="WPS_1559650426" w:date="2026-06-25T09:04:25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产品</w:t>
              </w:r>
            </w:ins>
            <w:ins w:id="5" w:author="WPS_1559650426" w:date="2026-06-25T09:04:27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性状</w:t>
              </w:r>
            </w:ins>
            <w:bookmarkStart w:id="0" w:name="_GoBack"/>
            <w:bookmarkEnd w:id="0"/>
          </w:p>
          <w:p w14:paraId="788C2E55">
            <w:pPr>
              <w:keepNext w:val="0"/>
              <w:keepLines w:val="0"/>
              <w:widowControl/>
              <w:suppressLineNumbers w:val="0"/>
              <w:jc w:val="left"/>
              <w:rPr>
                <w:ins w:id="6" w:author="WPS_1559650426" w:date="2026-06-25T09:04:20Z"/>
                <w:rFonts w:hint="eastAsia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39F6077F">
            <w:pPr>
              <w:keepNext w:val="0"/>
              <w:keepLines w:val="0"/>
              <w:widowControl/>
              <w:suppressLineNumbers w:val="0"/>
              <w:jc w:val="left"/>
              <w:rPr>
                <w:ins w:id="7" w:author="WPS_1559650426" w:date="2026-06-25T09:04:17Z"/>
                <w:rFonts w:hint="eastAsia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ins w:id="8" w:author="WPS_1559650426" w:date="2026-06-25T09:04:10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数据</w:t>
              </w:r>
            </w:ins>
            <w:ins w:id="9" w:author="WPS_1559650426" w:date="2026-06-25T09:04:14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记录</w:t>
              </w:r>
            </w:ins>
            <w:ins w:id="10" w:author="WPS_1559650426" w:date="2026-06-25T09:04:15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及</w:t>
              </w:r>
            </w:ins>
            <w:ins w:id="11" w:author="WPS_1559650426" w:date="2026-06-25T09:04:16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处理</w:t>
              </w:r>
            </w:ins>
            <w:ins w:id="12" w:author="WPS_1559650426" w:date="2026-06-25T09:04:17Z">
              <w:r>
                <w:rPr>
                  <w:rFonts w:hint="eastAsia" w:hAnsi="Cambria Math" w:cs="宋体"/>
                  <w:i w:val="0"/>
                  <w:color w:val="000000"/>
                  <w:kern w:val="0"/>
                  <w:sz w:val="21"/>
                  <w:szCs w:val="21"/>
                  <w:lang w:val="en-US" w:eastAsia="zh-CN" w:bidi="ar"/>
                </w:rPr>
                <w:t>？</w:t>
              </w:r>
            </w:ins>
          </w:p>
          <w:p w14:paraId="2E959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55C49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139629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none"/>
                <w:vertAlign w:val="baseline"/>
                <w:lang w:val="en-US" w:eastAsia="zh-CN"/>
              </w:rPr>
              <w:t>结论、问题和讨论</w:t>
            </w:r>
          </w:p>
          <w:p w14:paraId="25966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在三草酸合铁（Ⅲ）酸钾制备的实验中： </w:t>
            </w:r>
          </w:p>
          <w:p w14:paraId="53665F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）加入过氧化氢溶液的速度过慢或过快各有何缺点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用过氧化氢作氧化剂有何优越之处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6A4FC6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  <w:t>过慢：</w:t>
            </w: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氧化不彻底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：速度过慢可能导致 Fe²⁺ 未能及时被完全氧化为 Fe³⁺，残留的 Fe²⁺ 会干扰后续配位反应，即使再加草酸也难以使溶液变透明。</w:t>
            </w:r>
          </w:p>
          <w:p w14:paraId="67F9E2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过氧化氢分解损失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：反应体系处于加热（约40℃）状态，H₂O₂ 缓慢滴加时容易受热分解为 O₂ 和 H₂O，降低有效氧化剂量，需要额外补加。</w:t>
            </w:r>
          </w:p>
          <w:p w14:paraId="026D63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副反应增多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：缓慢滴加时，生成的 Fe³⁺ 可能部分水解生成 Fe(OH)₃ 沉淀，影响产物的纯度和产率</w:t>
            </w:r>
          </w:p>
          <w:p w14:paraId="3F5FF2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0" w:afterAutospacing="1"/>
              <w:ind w:left="0" w:hanging="360"/>
            </w:pPr>
            <w:r>
              <w:rPr>
                <w:rFonts w:hint="eastAsia"/>
                <w:lang w:val="en-US" w:eastAsia="zh-CN"/>
              </w:rPr>
              <w:t>过快：</w:t>
            </w:r>
          </w:p>
          <w:p w14:paraId="53D9D1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0" w:afterAutospacing="1"/>
              <w:ind w:left="0" w:hanging="36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剧烈放出氧气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：H₂O₂ 氧化 Fe²⁺ 的同时自身分解加快，产生大量气泡，容易导致反应液溢出或溅出，造成物料损失。</w:t>
            </w:r>
          </w:p>
          <w:p w14:paraId="6162BBB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0" w:afterAutospacing="1"/>
              <w:ind w:left="0" w:hanging="36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局部过热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：氧化反应放热，若滴加过快，体系可能局部温度升高，加剧 H₂O₂ 分解，甚至引起暴沸。</w:t>
            </w:r>
          </w:p>
          <w:p w14:paraId="1B8EEA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0" w:afterAutospacing="1"/>
              <w:ind w:left="0" w:hanging="36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沉淀包裹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：过快加入可能导致生成的 Fe(OH)₃ 沉淀颗粒细小且包裹未反应的 FeC₂O₄，后续难以用草酸完全溶解，影响配合物的形成。</w:t>
            </w:r>
          </w:p>
          <w:p w14:paraId="28A7B7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0" w:afterAutospacing="1"/>
              <w:ind w:left="0" w:hanging="360"/>
            </w:pPr>
            <w:r>
              <w:rPr>
                <w:rFonts w:hint="eastAsia"/>
                <w:lang w:val="en-US" w:eastAsia="zh-CN"/>
              </w:rPr>
              <w:t>优点：</w:t>
            </w:r>
          </w:p>
          <w:p w14:paraId="237119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绿色环保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：还原产物为水，不引入其他杂质离子（如使用硝酸会引入 NO₃⁻，使用氯气会引入 Cl⁻），有利于获得高纯度的配合物。</w:t>
            </w:r>
          </w:p>
          <w:p w14:paraId="34D59D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氧化能力适中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：H₂O₂ 在弱酸性或近中性条件下能将 Fe²⁺ 顺利氧化为 Fe³⁺，而不会进一步氧化草酸根或破坏配合物。</w:t>
            </w:r>
          </w:p>
          <w:p w14:paraId="3DC1EE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反应条件温和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：在 40℃ 左右即可进行，不需要强酸或强碱环境，对设备腐蚀小，操作安全。</w:t>
            </w:r>
          </w:p>
          <w:p w14:paraId="1ED957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副产物易除去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：多余的 H₂O₂ 在加热时会分解为水和氧气，无需额外处理即可从体系中去除。</w:t>
            </w:r>
          </w:p>
          <w:p w14:paraId="7E173B2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最后一步能否用蒸干溶液的办法来提高产率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34EDA0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不能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。因为三草酸合铁酸钾（K₃[Fe(C₂O₄)₃]·3H₂O）含有结晶水，且在 </w:t>
            </w: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100℃ 以上就会失去结晶水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，</w:t>
            </w: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230℃ 左右分解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。如果采用蒸干溶液的方法，加热蒸发水分会导致晶体脱水甚至分解，生成草酸亚铁等副产物，反而使产物不纯或失效。此外，蒸干过程容易引起局部过热，破坏配合物结构。因此，实验中采用</w:t>
            </w: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溶剂替换法（加入乙醇）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 在低温下析出晶体，以保证产物的纯度和完整性。</w:t>
            </w:r>
          </w:p>
          <w:p w14:paraId="7804066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制得草酸亚铁后，要洗去哪些杂质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2088AD4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硫酸根离子（SO₄²⁻）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：来自原料摩尔盐（(NH₄)₂SO₄·FeSO₄·6H₂O），是主要杂质之一。实验中通过检验洗涤液中是否含有 SO₄²⁻（用 BaCl₂ 溶液）来判断是否洗净。</w:t>
            </w:r>
          </w:p>
          <w:p w14:paraId="4601AAD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未反应的草酸（H₂C₂O₄）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：反应时草酸可能过量，需洗去，以免影响后续氧化和配位反应。</w:t>
            </w:r>
          </w:p>
          <w:p w14:paraId="71C9B90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铵根离子（NH₄⁺）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：来自摩尔盐中的铵盐。</w:t>
            </w:r>
          </w:p>
          <w:p w14:paraId="5CE767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可能存在的少量 Fe³⁺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：由于 Fe²⁺ 在空气中部分氧化产生。</w:t>
            </w:r>
          </w:p>
          <w:p w14:paraId="12CE7D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能否直接由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Fe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制备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K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[Fe(C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]?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有无更佳制备方法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查阅资料后回答。 </w:t>
            </w:r>
          </w:p>
          <w:tbl>
            <w:tblPr>
              <w:tblStyle w:val="6"/>
              <w:tblW w:w="75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28"/>
              <w:gridCol w:w="2911"/>
              <w:gridCol w:w="4081"/>
            </w:tblGrid>
            <w:tr w14:paraId="3AB199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94A979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直接合成法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639EC4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将三氯化铁(FeCl₃)或硫酸铁[Fe₂(SO₄)₃]溶液与草酸钾(K₂C₂O₄)溶液按一定比例混合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instrText xml:space="preserve"> HYPERLINK "https://cloud.kepuchina.cn/newSearch/imgText?from=1&amp;id=6972634414674796545&amp;is_self=2" \t "https://chat.deepseek.com/a/chat/s/_blank" </w:instrTex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instrText xml:space="preserve"> HYPERLINK "http://www.sdscce.org.cn/html/qsnkp/zxsjs/2017/0523/414.html" \t "https://chat.deepseek.com/a/chat/s/_blank" </w:instrTex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。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79E432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优点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：流程短，无需二价铁的氧化步骤，操作简便。</w:t>
                  </w: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缺点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：反应条件若不严格控制（如溶液pH），可能生成不希望的副产物或沉淀，影响产率与纯度。</w:t>
                  </w:r>
                </w:p>
              </w:tc>
            </w:tr>
            <w:tr w14:paraId="2477A1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F049C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氧化法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9CAFB3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以二价铁盐与草酸反应得到草酸亚铁(FeC₂O₄)，再在草酸钾存在下用过氧化氢(H₂O₂)氧化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instrText xml:space="preserve"> HYPERLINK "https://cloud.kepuchina.cn/newSearch/imgText?from=1&amp;id=6972634414674796545&amp;is_self=2" \t "https://chat.deepseek.com/a/chat/s/_blank" </w:instrTex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。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DC29F9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优点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：是经典的本科实验方法。</w:t>
                  </w: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缺点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：步骤多，有副反应风险，产率可能不稳定。</w:t>
                  </w:r>
                </w:p>
              </w:tc>
            </w:tr>
            <w:tr w14:paraId="1EE818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284C5B6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室温固相法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DBE0B00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直接将草酸钾(K₂C₂O₄)与三氯化铁(FeCl₃)固体在室温下研磨混合反应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instrText xml:space="preserve"> HYPERLINK "http://lib.cqvip.com/Qikan/Article/Detail?id=670101491" \t "https://chat.deepseek.com/a/chat/s/_blank" </w:instrTex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u w:val="none"/>
                      <w:bdr w:val="single" w:color="auto" w:sz="12" w:space="0"/>
                      <w:lang w:val="en-US" w:eastAsia="zh-CN" w:bidi="ar"/>
                    </w:rPr>
                    <w:fldChar w:fldCharType="end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。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396784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5"/>
                      <w:szCs w:val="15"/>
                    </w:rPr>
                  </w:pP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优点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：方法新颖，无需溶剂，条件温和，符合绿色化学理念。</w:t>
                  </w:r>
                  <w:r>
                    <w:rPr>
                      <w:rStyle w:val="9"/>
                      <w:rFonts w:hint="default" w:ascii="Segoe UI" w:hAnsi="Segoe UI" w:eastAsia="Segoe UI" w:cs="Segoe UI"/>
                      <w:b/>
                      <w:bCs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缺点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15"/>
                      <w:szCs w:val="15"/>
                      <w:lang w:val="en-US" w:eastAsia="zh-CN" w:bidi="ar"/>
                    </w:rPr>
                    <w:t>：对操作和原料比例要求高，可能不适合大规模制备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bdr w:val="single" w:color="auto" w:sz="12" w:space="0"/>
                      <w:lang w:val="en-US" w:eastAsia="zh-CN" w:bidi="ar"/>
                    </w:rPr>
                    <w:fldChar w:fldCharType="begin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bdr w:val="single" w:color="auto" w:sz="12" w:space="0"/>
                      <w:lang w:val="en-US" w:eastAsia="zh-CN" w:bidi="ar"/>
                    </w:rPr>
                    <w:instrText xml:space="preserve"> HYPERLINK "http://lib.cqvip.com/Qikan/Article/Detail?id=670101491" \t "https://chat.deepseek.com/a/chat/s/_blank" </w:instrTex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bdr w:val="single" w:color="auto" w:sz="12" w:space="0"/>
                      <w:lang w:val="en-US" w:eastAsia="zh-CN" w:bidi="ar"/>
                    </w:rPr>
                    <w:fldChar w:fldCharType="separate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964FE"/>
                      <w:spacing w:val="0"/>
                      <w:kern w:val="0"/>
                      <w:sz w:val="15"/>
                      <w:szCs w:val="15"/>
                      <w:bdr w:val="single" w:color="auto" w:sz="12" w:space="0"/>
                      <w:lang w:val="en-US" w:eastAsia="zh-CN" w:bidi="ar"/>
                    </w:rPr>
                    <w:fldChar w:fldCharType="end"/>
                  </w:r>
                </w:p>
              </w:tc>
            </w:tr>
          </w:tbl>
          <w:p w14:paraId="7AB15B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2E950D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哪些试剂不可以过量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为什么最后加入草酸溶液要逐滴滴加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32EB27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不可过量：</w:t>
            </w:r>
          </w:p>
          <w:p w14:paraId="093591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80" w:afterAutospacing="0"/>
              <w:ind w:left="0" w:right="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过氧化氢（H₂O₂）</w:t>
            </w:r>
          </w:p>
          <w:p w14:paraId="64C30E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：H₂O₂ 是氧化剂，过量会进一步氧化草酸根（C₂O₄²⁻）或已形成的配合物，导致产物分解或生成副产物（如 Fe²⁺ 配合物）。同时，过量 H₂O₂ 在加热时分解产生气泡，影响结晶纯度。</w:t>
            </w:r>
          </w:p>
          <w:p w14:paraId="3D5A78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8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草酸（H₂C₂O₄）</w:t>
            </w:r>
          </w:p>
          <w:p w14:paraId="1DD673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：虽然草酸用于溶解 Fe(OH)₃ 并形成配合物，但过量草酸会作为杂质残留在溶液中，降低产物纯度；同时可能改变溶液的酸度，影响配合物的稳定性。</w:t>
            </w:r>
          </w:p>
          <w:p w14:paraId="09896F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8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乙醇（用于结晶）</w:t>
            </w:r>
          </w:p>
          <w:p w14:paraId="3A5674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原因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：乙醇是溶剂替换法中的沉淀剂，但过量乙醇会使溶液极性过低，导致产物析出过快，形成细小晶体或胶状沉淀，包裹杂质，影响晶体质量和产率。</w:t>
            </w:r>
          </w:p>
          <w:p w14:paraId="67A1E95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  <w:t>逐滴滴加：</w:t>
            </w:r>
          </w:p>
          <w:p w14:paraId="39F81F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控制反应速率，避免局部过浓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草酸与 Fe(OH)₃ 反应生成配合物需要时间。若一次性加入，局部草酸浓度过高，可能导致副反应（如草酸与 Fe³⁺ 形成其他配合物或沉淀），影响配合物的单一性。</w:t>
            </w:r>
          </w:p>
          <w:p w14:paraId="221882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防止酸度突变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草酸是弱酸，大量加入会显著降低溶液 pH。若酸度过高（pH &lt; 2），可能使配合物 [Fe(C₂O₄)₃]³⁻ 不稳定，部分分解为 Fe³⁺ 或生成 Fe(C₂O₄)⁺ 等低配位物种，降低产率。</w:t>
            </w:r>
          </w:p>
          <w:p w14:paraId="1ED4F7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便于观察终点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逐滴加入并微热搅拌，可以观察到沉淀逐渐溶解，溶液由浑浊变为</w:t>
            </w: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透明的绿色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，这正是目标配合物形成的标志。滴加过快可能错过终点，无法判断是否完全转化。</w:t>
            </w:r>
          </w:p>
          <w:p w14:paraId="0933CF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避免草酸过量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如前所述，过量草酸会引入杂质。逐滴加入可精确控制用量，刚好使沉淀溶解即可，减少不必要的过量。</w:t>
            </w:r>
          </w:p>
          <w:p w14:paraId="4D89E1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应根据哪种试剂的用量计算产率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? </w:t>
            </w:r>
          </w:p>
          <w:p w14:paraId="517AC3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应根据摩尔盐，其是铁的唯一来源</w:t>
            </w:r>
          </w:p>
          <w:p w14:paraId="01BEF1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.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影响配合物稳定性的因素有哪些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0"/>
                <w:szCs w:val="20"/>
                <w:lang w:val="en-US" w:eastAsia="zh-CN" w:bidi="ar"/>
              </w:rPr>
              <w:t>?</w:t>
            </w:r>
          </w:p>
          <w:p w14:paraId="05F3B0FE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320" w:beforeAutospacing="0" w:after="160" w:afterAutospacing="0" w:line="300" w:lineRule="atLeast"/>
              <w:ind w:left="0" w:right="0" w:firstLine="0"/>
              <w:rPr>
                <w:rFonts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1. 中心离子的影响</w:t>
            </w:r>
          </w:p>
          <w:p w14:paraId="79F036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电荷数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：中心离子电荷越高，与配体作用越强，配合物越稳定。例如 Fe³⁺ 比 Fe²⁺ 形成的配合物更稳定。</w:t>
            </w:r>
          </w:p>
          <w:p w14:paraId="7D54E9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离子半径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：半径越小，离子势越大，配合物越稳定。例如过渡金属离子半径较小，易形成稳定配合物。</w:t>
            </w:r>
          </w:p>
          <w:p w14:paraId="3DC6B5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电子构型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：具有 18 电子构型（如 Cu⁺、Ag⁺）或 9~17 电子构型（如 Fe³⁺、Co²⁺）的离子，晶体场稳定化能较大，配合物更稳定。具有 d¹⁰ 构型的离子易形成配位不饱和配合物。</w:t>
            </w:r>
          </w:p>
          <w:p w14:paraId="5008F4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2. 配体的影响</w:t>
            </w:r>
          </w:p>
          <w:p w14:paraId="2DEDFF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配位原子性质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：电负性小、给电子能力强的原子（如 C、P、S）与软酸结合稳定；电负性大、不易极化的原子（如 N、O、F）与硬酸结合稳定（软硬酸碱规则）。</w:t>
            </w:r>
          </w:p>
          <w:p w14:paraId="05A9E3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配体碱性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：配体的碱性越强，给电子能力越强，配合物越稳定（如 NH₃ 与 H₂O 比较）。</w:t>
            </w:r>
          </w:p>
          <w:p w14:paraId="61A176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</w:p>
          <w:p w14:paraId="6FBEA3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螯合效应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：多齿配体（如乙二胺、草酸根、EDTA）形成的螯合物比单齿配体配合物更稳定，且螯合环数目越多、环越大（五元环、六元环）越稳定。</w:t>
            </w:r>
          </w:p>
          <w:p w14:paraId="6C1ADC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空间位阻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：配体体积过大或取代基复杂会阻碍配位，降低稳定性。</w:t>
            </w:r>
          </w:p>
          <w:p w14:paraId="325B20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60" w:beforeAutospacing="0" w:after="0" w:afterAutospacing="1"/>
              <w:ind w:left="0" w:hanging="360"/>
            </w:pPr>
          </w:p>
          <w:p w14:paraId="499135E0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320" w:beforeAutospacing="0" w:after="160" w:afterAutospacing="0" w:line="300" w:lineRule="atLeast"/>
              <w:ind w:left="0" w:right="0" w:firstLine="0"/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20"/>
                <w:szCs w:val="20"/>
                <w:shd w:val="clear" w:fill="FFFFFF"/>
              </w:rPr>
              <w:t>3. 外界条件的影响</w:t>
            </w:r>
          </w:p>
          <w:p w14:paraId="488772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酸度（pH）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：H⁺ 可与弱碱性配体（如 CN⁻、C₂O₄²⁻）结合，降低配体浓度，使配合物解离（酸效应）；OH⁻ 可使中心离子水解生成沉淀或羟基配合物（水解效应）。</w:t>
            </w:r>
          </w:p>
          <w:p w14:paraId="1EE5E0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浓度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：增加配体浓度，平衡向生成配合物方向移动；反之，稀释或沉淀配体会使配合物分解。</w:t>
            </w:r>
          </w:p>
          <w:p w14:paraId="25D010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温度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：大多数配合反应是放热的，升温会使配合物稳定性下降（利于解离）。</w:t>
            </w:r>
          </w:p>
          <w:p w14:paraId="670F78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溶剂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：极性溶剂有利于离子型配合物的解离，非极性溶剂可能使配合物沉淀。</w:t>
            </w:r>
          </w:p>
          <w:p w14:paraId="053E724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其他配合剂的存在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：加入能与中心离子生成更稳定配合物的配体，可发生配体取代反应，使原配合物转化。</w:t>
            </w:r>
          </w:p>
          <w:p w14:paraId="6B177D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</w:pPr>
          </w:p>
          <w:p w14:paraId="3AF3F7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 w:eastAsia="zh-CN"/>
              </w:rPr>
              <w:t>思考：如何判断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(NH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·FeSO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4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 6H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与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·2H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13"/>
                <w:szCs w:val="13"/>
                <w:lang w:val="en-US" w:eastAsia="zh-CN" w:bidi="ar"/>
              </w:rPr>
              <w:t xml:space="preserve">2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O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基本反应完全</w:t>
            </w:r>
          </w:p>
          <w:p w14:paraId="7E456B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可以取少量反应上清液放于水浴锅加热，若未出现沉淀，则反应完全</w:t>
            </w:r>
          </w:p>
          <w:p w14:paraId="240B7ED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60" w:beforeAutospacing="0" w:after="0" w:afterAutospacing="1"/>
              <w:ind w:left="0" w:hanging="360"/>
            </w:pPr>
          </w:p>
          <w:p w14:paraId="5B068E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  <w:p w14:paraId="32A98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Cambria Math" w:cs="宋体"/>
                <w:i w:val="0"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4C0EC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8C1A7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3FC717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Calibri" w:hAnsi="Calibri" w:eastAsia="宋体" w:cs="Calibri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62E2398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5A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</w:p>
          <w:p w14:paraId="213CE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8"/>
                <w:szCs w:val="18"/>
                <w:lang w:val="en-US"/>
              </w:rPr>
            </w:pPr>
          </w:p>
          <w:p w14:paraId="7DA5B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</w:p>
          <w:p w14:paraId="1D57829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A5EC14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4DF20F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  <w:p w14:paraId="1D24B3A8">
            <w:pPr>
              <w:rPr>
                <w:rFonts w:hint="default"/>
                <w:u w:val="none"/>
                <w:vertAlign w:val="baseline"/>
                <w:lang w:val="en-US" w:eastAsia="zh-CN"/>
              </w:rPr>
            </w:pPr>
          </w:p>
        </w:tc>
      </w:tr>
    </w:tbl>
    <w:p w14:paraId="78FF84CA"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化学与分子科学学院                  化学专业            2026年      4月  22日</w:t>
      </w:r>
    </w:p>
    <w:tbl>
      <w:tblPr>
        <w:tblStyle w:val="7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10303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420D7E08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7BE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541BF4BE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  <w:tr w14:paraId="6106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7729F3B3">
            <w:pPr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</w:tc>
      </w:tr>
    </w:tbl>
    <w:p w14:paraId="0CAC77D7">
      <w:pPr>
        <w:rPr>
          <w:rFonts w:hint="default"/>
          <w:u w:val="non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9F7B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F5EAA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F5EAA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333D8"/>
    <w:multiLevelType w:val="multilevel"/>
    <w:tmpl w:val="98233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C8C3D8"/>
    <w:multiLevelType w:val="singleLevel"/>
    <w:tmpl w:val="B1C8C3D8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8D01E4C"/>
    <w:multiLevelType w:val="multilevel"/>
    <w:tmpl w:val="F8D01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0E19370"/>
    <w:multiLevelType w:val="multilevel"/>
    <w:tmpl w:val="70E193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6C18A66"/>
    <w:multiLevelType w:val="singleLevel"/>
    <w:tmpl w:val="76C18A66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ZmZTk0MmQ2NTUzYmMwY2ExODAwZGVhMmYzN2MyYjkifQ=="/>
  </w:docVars>
  <w:rsids>
    <w:rsidRoot w:val="12657693"/>
    <w:rsid w:val="10B01DDE"/>
    <w:rsid w:val="1162105B"/>
    <w:rsid w:val="12657693"/>
    <w:rsid w:val="17A83D52"/>
    <w:rsid w:val="21561580"/>
    <w:rsid w:val="23985F3E"/>
    <w:rsid w:val="34CF6B76"/>
    <w:rsid w:val="4AEF62FE"/>
    <w:rsid w:val="4DF27705"/>
    <w:rsid w:val="52E176A7"/>
    <w:rsid w:val="613C63B1"/>
    <w:rsid w:val="641E3532"/>
    <w:rsid w:val="673269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3569</Words>
  <Characters>4259</Characters>
  <Lines>0</Lines>
  <Paragraphs>0</Paragraphs>
  <TotalTime>88</TotalTime>
  <ScaleCrop>false</ScaleCrop>
  <LinksUpToDate>false</LinksUpToDate>
  <CharactersWithSpaces>4603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2023-12-05T05:26:00Z</dcterms:created>
  <dc:creator>Administrator</dc:creator>
  <cp:lastModifiedBy>WPS_1559650426</cp:lastModifiedBy>
  <dcterms:modified xsi:type="dcterms:W3CDTF">2026-06-25T01:04:29Z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8102EFE984AE4DAAA9A914789AF84937_13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