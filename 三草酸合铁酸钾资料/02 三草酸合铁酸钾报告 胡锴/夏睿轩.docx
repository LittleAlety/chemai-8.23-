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8E1A4F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武汉大学 化学与分子科学学院</w:t>
      </w:r>
    </w:p>
    <w:p w14:paraId="44943B90">
      <w:pPr>
        <w:jc w:val="center"/>
        <w:rPr>
          <w:rFonts w:hint="eastAsia" w:ascii="宋体" w:hAnsi="宋体" w:eastAsia="宋体" w:cs="宋体"/>
          <w:b/>
          <w:bCs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u w:val="single"/>
        </w:rPr>
        <w:t xml:space="preserve">      基础化学实验02         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课程实验报告</w:t>
      </w:r>
    </w:p>
    <w:p w14:paraId="3AD93F58">
      <w:r>
        <w:rPr>
          <w:rFonts w:hint="eastAsia"/>
        </w:rPr>
        <w:t>化学与分子科学学院学院     强基专业                   2026 年      4月  21 日</w:t>
      </w:r>
    </w:p>
    <w:p w14:paraId="05BDEEB0">
      <w:pPr>
        <w:rPr>
          <w:sz w:val="24"/>
        </w:rPr>
      </w:pPr>
    </w:p>
    <w:tbl>
      <w:tblPr>
        <w:tblStyle w:val="5"/>
        <w:tblpPr w:leftFromText="180" w:rightFromText="180" w:vertAnchor="text" w:horzAnchor="page" w:tblpX="1154" w:tblpY="355"/>
        <w:tblOverlap w:val="never"/>
        <w:tblW w:w="9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558"/>
        <w:gridCol w:w="753"/>
        <w:gridCol w:w="981"/>
        <w:gridCol w:w="748"/>
        <w:gridCol w:w="2041"/>
        <w:gridCol w:w="1081"/>
        <w:gridCol w:w="1317"/>
      </w:tblGrid>
      <w:tr w14:paraId="01857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427" w:type="dxa"/>
            <w:vAlign w:val="center"/>
          </w:tcPr>
          <w:p w14:paraId="627A9493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实验名称</w:t>
            </w:r>
          </w:p>
        </w:tc>
        <w:tc>
          <w:tcPr>
            <w:tcW w:w="6081" w:type="dxa"/>
            <w:gridSpan w:val="5"/>
            <w:vAlign w:val="center"/>
          </w:tcPr>
          <w:p w14:paraId="13A2C5EA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三草酸合铁酸钾的制备及性质实验</w:t>
            </w:r>
          </w:p>
        </w:tc>
        <w:tc>
          <w:tcPr>
            <w:tcW w:w="1081" w:type="dxa"/>
            <w:vAlign w:val="center"/>
          </w:tcPr>
          <w:p w14:paraId="668F54C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指导老师</w:t>
            </w:r>
          </w:p>
        </w:tc>
        <w:tc>
          <w:tcPr>
            <w:tcW w:w="1317" w:type="dxa"/>
          </w:tcPr>
          <w:p w14:paraId="23B568E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胡锴</w:t>
            </w:r>
          </w:p>
        </w:tc>
      </w:tr>
      <w:tr w14:paraId="1F1C1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</w:trPr>
        <w:tc>
          <w:tcPr>
            <w:tcW w:w="1427" w:type="dxa"/>
            <w:vAlign w:val="center"/>
          </w:tcPr>
          <w:p w14:paraId="7947F532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姓    名</w:t>
            </w:r>
          </w:p>
        </w:tc>
        <w:tc>
          <w:tcPr>
            <w:tcW w:w="1558" w:type="dxa"/>
            <w:vAlign w:val="center"/>
          </w:tcPr>
          <w:p w14:paraId="58966A9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夏睿轩</w:t>
            </w:r>
          </w:p>
        </w:tc>
        <w:tc>
          <w:tcPr>
            <w:tcW w:w="753" w:type="dxa"/>
            <w:vAlign w:val="center"/>
          </w:tcPr>
          <w:p w14:paraId="1D84DA2F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年级</w:t>
            </w:r>
          </w:p>
        </w:tc>
        <w:tc>
          <w:tcPr>
            <w:tcW w:w="981" w:type="dxa"/>
            <w:vAlign w:val="center"/>
          </w:tcPr>
          <w:p w14:paraId="0CB30C0D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2025</w:t>
            </w:r>
          </w:p>
        </w:tc>
        <w:tc>
          <w:tcPr>
            <w:tcW w:w="748" w:type="dxa"/>
            <w:vAlign w:val="center"/>
          </w:tcPr>
          <w:p w14:paraId="4BE2136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学号</w:t>
            </w:r>
          </w:p>
        </w:tc>
        <w:tc>
          <w:tcPr>
            <w:tcW w:w="2041" w:type="dxa"/>
            <w:vAlign w:val="center"/>
          </w:tcPr>
          <w:p w14:paraId="3B105274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2025302033022</w:t>
            </w:r>
          </w:p>
        </w:tc>
        <w:tc>
          <w:tcPr>
            <w:tcW w:w="1081" w:type="dxa"/>
            <w:vAlign w:val="center"/>
          </w:tcPr>
          <w:p w14:paraId="7C3810C4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成    绩</w:t>
            </w:r>
          </w:p>
        </w:tc>
        <w:tc>
          <w:tcPr>
            <w:tcW w:w="1317" w:type="dxa"/>
          </w:tcPr>
          <w:p w14:paraId="0DE82D3C">
            <w:pPr>
              <w:rPr>
                <w:rFonts w:hint="eastAsia" w:eastAsiaTheme="minorEastAsia"/>
                <w:sz w:val="18"/>
                <w:szCs w:val="18"/>
                <w:lang w:val="en-US" w:eastAsia="zh-CN"/>
              </w:rPr>
            </w:pPr>
            <w:ins w:id="0" w:author="WPS_1559650426" w:date="2026-06-25T09:07:08Z">
              <w:r>
                <w:rPr>
                  <w:rFonts w:hint="eastAsia"/>
                  <w:sz w:val="18"/>
                  <w:szCs w:val="18"/>
                  <w:lang w:val="en-US" w:eastAsia="zh-CN"/>
                </w:rPr>
                <w:t>A</w:t>
              </w:r>
            </w:ins>
            <w:bookmarkStart w:id="3" w:name="_GoBack"/>
            <w:bookmarkEnd w:id="3"/>
          </w:p>
        </w:tc>
      </w:tr>
      <w:tr w14:paraId="3A7C5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9" w:hRule="atLeast"/>
        </w:trPr>
        <w:tc>
          <w:tcPr>
            <w:tcW w:w="9906" w:type="dxa"/>
            <w:gridSpan w:val="8"/>
          </w:tcPr>
          <w:p w14:paraId="14C54E72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实验目的                                       四、 实验内容（步骤及现象）</w:t>
            </w:r>
          </w:p>
          <w:p w14:paraId="705F2688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实验原理                                       五、 数据记录和处理</w:t>
            </w:r>
          </w:p>
          <w:p w14:paraId="0D561550">
            <w:pPr>
              <w:numPr>
                <w:ilvl w:val="0"/>
                <w:numId w:val="1"/>
              </w:num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实验试剂及仪器（试剂物理常数、装置图等）       六、 结论、问题和讨论（习题、实验讨论、反思及改进）</w:t>
            </w:r>
          </w:p>
        </w:tc>
      </w:tr>
      <w:tr w14:paraId="76001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9906" w:type="dxa"/>
            <w:gridSpan w:val="8"/>
          </w:tcPr>
          <w:p w14:paraId="002EB543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实验目的</w:t>
            </w:r>
          </w:p>
          <w:p w14:paraId="7F412753">
            <w:pPr>
              <w:pStyle w:val="7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>说明简单配合物制备的一般方法，阐述三草酸合铁（Ⅲ）酸钾制备的 基本原理。</w:t>
            </w:r>
          </w:p>
          <w:p w14:paraId="64B458FB">
            <w:pPr>
              <w:pStyle w:val="7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 xml:space="preserve">能用“溶剂替换法”进行结晶的操作。 </w:t>
            </w:r>
          </w:p>
          <w:p w14:paraId="5D2476BB">
            <w:pPr>
              <w:pStyle w:val="7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 xml:space="preserve">能说明三草酸合铁（Ⅲ）酸钾的光化学性质及用途。 </w:t>
            </w:r>
          </w:p>
          <w:p w14:paraId="2A935D8F">
            <w:pPr>
              <w:pStyle w:val="7"/>
              <w:numPr>
                <w:ilvl w:val="1"/>
                <w:numId w:val="2"/>
              </w:numPr>
              <w:ind w:firstLineChars="0"/>
            </w:pPr>
            <w:r>
              <w:rPr>
                <w:rFonts w:hint="eastAsia"/>
              </w:rPr>
              <w:t>能解释酸度、浓度等对配位平衡的影响，比较配位离子的相对稳定。</w:t>
            </w:r>
          </w:p>
          <w:p w14:paraId="4F9E3718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实验原理</w:t>
            </w:r>
          </w:p>
          <w:p w14:paraId="628BBF14">
            <w:pPr>
              <w:pStyle w:val="7"/>
              <w:ind w:left="420" w:firstLine="0" w:firstLineChars="0"/>
            </w:pPr>
            <w:r>
              <w:rPr>
                <w:rFonts w:hint="eastAsia"/>
              </w:rPr>
              <w:t>配合物三草酸合铁（Ⅲ）酸钾（</w:t>
            </w:r>
            <w:r>
              <w:t>K</w:t>
            </w:r>
            <w:r>
              <w:rPr>
                <w:vertAlign w:val="subscript"/>
              </w:rPr>
              <w:t>3</w:t>
            </w:r>
            <w:r>
              <w:t>[Fe(C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>]</w:t>
            </w:r>
            <w:r>
              <w:rPr>
                <w:rFonts w:hint="eastAsia"/>
              </w:rPr>
              <w:t xml:space="preserve">）为翠绿色的单斜晶体，溶于水，难溶于乙醇。往该配位化合物的水溶液中加入乙醇后，可析出 </w:t>
            </w:r>
            <w:r>
              <w:t>K</w:t>
            </w:r>
            <w:r>
              <w:rPr>
                <w:vertAlign w:val="subscript"/>
              </w:rPr>
              <w:t>3</w:t>
            </w:r>
            <w:r>
              <w:t>[Fe(C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>]·3H</w:t>
            </w:r>
            <w:r>
              <w:rPr>
                <w:vertAlign w:val="subscript"/>
              </w:rPr>
              <w:t>2</w:t>
            </w:r>
            <w:r>
              <w:t xml:space="preserve">O </w:t>
            </w:r>
            <w:r>
              <w:rPr>
                <w:rFonts w:hint="eastAsia"/>
              </w:rPr>
              <w:t xml:space="preserve">结晶。此结晶水合物在 </w:t>
            </w:r>
            <w:r>
              <w:t xml:space="preserve">100 </w:t>
            </w:r>
            <w:r>
              <w:rPr>
                <w:vertAlign w:val="superscript"/>
              </w:rPr>
              <w:t>o</w:t>
            </w:r>
            <w:r>
              <w:t xml:space="preserve">C </w:t>
            </w:r>
            <w:r>
              <w:rPr>
                <w:rFonts w:hint="eastAsia"/>
              </w:rPr>
              <w:t>会失去结晶水，</w:t>
            </w:r>
            <w:r>
              <w:t xml:space="preserve">230 </w:t>
            </w:r>
            <w:r>
              <w:rPr>
                <w:vertAlign w:val="superscript"/>
              </w:rPr>
              <w:t>o</w:t>
            </w:r>
            <w:r>
              <w:t xml:space="preserve">C </w:t>
            </w:r>
            <w:r>
              <w:rPr>
                <w:rFonts w:hint="eastAsia"/>
              </w:rPr>
              <w:t xml:space="preserve">分 解。此外，三草酸合铁酸钾能吸收光能发生光化学反应，生成黄色的草酸亚铁。草酸亚铁沉淀颗粒较大，易于沉降，此外 </w:t>
            </w:r>
            <w:r>
              <w:t>FeC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 xml:space="preserve"> · 2H</w:t>
            </w:r>
            <w:r>
              <w:rPr>
                <w:vertAlign w:val="subscript"/>
              </w:rPr>
              <w:t>2</w:t>
            </w:r>
            <w:r>
              <w:t xml:space="preserve">O </w:t>
            </w:r>
            <w:r>
              <w:rPr>
                <w:rFonts w:hint="eastAsia"/>
              </w:rPr>
              <w:t xml:space="preserve">在温度高于 </w:t>
            </w:r>
            <w:r>
              <w:t>100</w:t>
            </w:r>
            <w:r>
              <w:rPr>
                <w:vertAlign w:val="superscript"/>
              </w:rPr>
              <w:t xml:space="preserve"> o</w:t>
            </w:r>
            <w:r>
              <w:t xml:space="preserve">C </w:t>
            </w:r>
            <w:r>
              <w:rPr>
                <w:rFonts w:hint="eastAsia"/>
              </w:rPr>
              <w:t>时分解。</w:t>
            </w:r>
            <w:r>
              <w:t>Fe</w:t>
            </w:r>
            <w:r>
              <w:rPr>
                <w:rFonts w:hint="eastAsia"/>
              </w:rPr>
              <w:t>（</w:t>
            </w:r>
            <w:r>
              <w:t>II</w:t>
            </w:r>
            <w:r>
              <w:rPr>
                <w:rFonts w:hint="eastAsia"/>
              </w:rPr>
              <w:t>）与六氰合铁（</w:t>
            </w:r>
            <w:r>
              <w:t>III</w:t>
            </w:r>
            <w:r>
              <w:rPr>
                <w:rFonts w:hint="eastAsia"/>
              </w:rPr>
              <w:t xml:space="preserve">）酸钾反应生成蓝色的 </w:t>
            </w:r>
            <w:r>
              <w:t>KFe[Fe(CN)</w:t>
            </w:r>
            <w:r>
              <w:rPr>
                <w:vertAlign w:val="subscript"/>
              </w:rPr>
              <w:t>6</w:t>
            </w:r>
            <w:r>
              <w:t>]</w:t>
            </w:r>
            <w:r>
              <w:rPr>
                <w:rFonts w:hint="eastAsia"/>
              </w:rPr>
              <w:t>。</w:t>
            </w:r>
          </w:p>
          <w:p w14:paraId="3C83551A">
            <w:pPr>
              <w:pStyle w:val="7"/>
              <w:ind w:left="420" w:firstLine="0" w:firstLineChars="0"/>
            </w:pPr>
            <w:r>
              <w:rPr>
                <w:rFonts w:hint="eastAsia"/>
              </w:rPr>
              <w:t>本实验是以铁</w:t>
            </w:r>
            <w:r>
              <w:t>(</w:t>
            </w:r>
            <w:r>
              <w:rPr>
                <w:rFonts w:hint="eastAsia"/>
              </w:rPr>
              <w:t>Ⅱ</w:t>
            </w:r>
            <w:r>
              <w:t>)</w:t>
            </w:r>
            <w:r>
              <w:rPr>
                <w:rFonts w:hint="eastAsia"/>
              </w:rPr>
              <w:t xml:space="preserve">盐 </w:t>
            </w:r>
            <w:r>
              <w:t>(NH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 xml:space="preserve">2 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t>·FeSO</w:t>
            </w:r>
            <w:r>
              <w:rPr>
                <w:vertAlign w:val="subscript"/>
              </w:rPr>
              <w:t>4</w:t>
            </w:r>
            <w:r>
              <w:t xml:space="preserve"> · 6H</w:t>
            </w:r>
            <w:r>
              <w:rPr>
                <w:vertAlign w:val="subscript"/>
              </w:rPr>
              <w:t>2</w:t>
            </w:r>
            <w:r>
              <w:t xml:space="preserve">O </w:t>
            </w:r>
            <w:r>
              <w:rPr>
                <w:rFonts w:hint="eastAsia"/>
              </w:rPr>
              <w:t xml:space="preserve">摩尔盐为原料，首先摩尔 盐与草酸反应制备得到难溶性的 </w:t>
            </w:r>
            <w:r>
              <w:t>FeC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>·</w:t>
            </w:r>
            <w:r>
              <w:t>2H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rFonts w:hint="eastAsia"/>
              </w:rPr>
              <w:t xml:space="preserve">；然后在有 </w:t>
            </w:r>
            <w:r>
              <w:t>K</w:t>
            </w:r>
            <w:r>
              <w:rPr>
                <w:vertAlign w:val="subscript"/>
              </w:rPr>
              <w:t xml:space="preserve">2 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>存在下，用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 xml:space="preserve">将 </w:t>
            </w:r>
            <w:r>
              <w:t>FeC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 xml:space="preserve">氧化成 </w:t>
            </w:r>
            <w:r>
              <w:t>K</w:t>
            </w:r>
            <w:r>
              <w:rPr>
                <w:vertAlign w:val="subscript"/>
              </w:rPr>
              <w:t>3</w:t>
            </w:r>
            <w:r>
              <w:t>[Fe(C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>]</w:t>
            </w:r>
            <w:r>
              <w:rPr>
                <w:rFonts w:hint="eastAsia"/>
              </w:rPr>
              <w:t xml:space="preserve">，同时有 </w:t>
            </w:r>
            <w:r>
              <w:t>Fe(OH)</w:t>
            </w:r>
            <w:r>
              <w:rPr>
                <w:vertAlign w:val="subscript"/>
              </w:rPr>
              <w:t>3</w:t>
            </w:r>
            <w:r>
              <w:t xml:space="preserve"> </w:t>
            </w:r>
            <w:r>
              <w:rPr>
                <w:rFonts w:hint="eastAsia"/>
              </w:rPr>
              <w:t xml:space="preserve">生成；其后加适量的 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>溶液，可使其完全转化成配合物；最后利用化合物的溶解性特点， 利用溶剂替换法使目标产物从溶液中析出。</w:t>
            </w:r>
          </w:p>
          <w:p w14:paraId="69FCC419">
            <w:pPr>
              <w:pStyle w:val="7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实验内容</w:t>
            </w:r>
          </w:p>
          <w:p w14:paraId="770FD99F">
            <w:pPr>
              <w:pStyle w:val="7"/>
              <w:numPr>
                <w:ilvl w:val="0"/>
                <w:numId w:val="3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制备三草酸合铁（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rPr>
                <w:rFonts w:hint="eastAsia"/>
                <w:b/>
                <w:bCs/>
              </w:rPr>
              <w:t>）酸钾</w:t>
            </w:r>
          </w:p>
          <w:p w14:paraId="5233F175">
            <w:pPr>
              <w:pStyle w:val="7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  <w:b/>
                <w:bCs/>
              </w:rPr>
              <w:t xml:space="preserve">制 </w:t>
            </w:r>
            <w:r>
              <w:t>FeC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·2H</w:t>
            </w:r>
            <w:r>
              <w:rPr>
                <w:vertAlign w:val="subscript"/>
              </w:rPr>
              <w:t>2</w:t>
            </w:r>
            <w:r>
              <w:t>O</w:t>
            </w:r>
          </w:p>
          <w:p w14:paraId="605CC021">
            <w:pPr>
              <w:ind w:left="420"/>
            </w:pPr>
            <w:r>
              <w:rPr>
                <w:rFonts w:hint="eastAsia"/>
              </w:rPr>
              <w:t>称取 m = 7.52</w:t>
            </w:r>
            <w:r>
              <w:t xml:space="preserve"> g (NH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 xml:space="preserve">2 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t>·FeSO</w:t>
            </w:r>
            <w:r>
              <w:rPr>
                <w:vertAlign w:val="subscript"/>
              </w:rPr>
              <w:t>4</w:t>
            </w:r>
            <w:r>
              <w:t xml:space="preserve"> · 6H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rFonts w:hint="eastAsia"/>
              </w:rPr>
              <w:t xml:space="preserve"> ，加数滴 </w:t>
            </w:r>
            <w:r>
              <w:t>3mol</w:t>
            </w:r>
            <w:r>
              <w:rPr>
                <w:rFonts w:hint="eastAsia"/>
              </w:rPr>
              <w:t>/</w:t>
            </w:r>
            <w:r>
              <w:t>L  H</w:t>
            </w:r>
            <w:r>
              <w:rPr>
                <w:vertAlign w:val="subscript"/>
              </w:rPr>
              <w:t xml:space="preserve">2 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>，另称取m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= 2.58</w:t>
            </w:r>
            <w:r>
              <w:t>g H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·2H</w:t>
            </w:r>
            <w:r>
              <w:rPr>
                <w:vertAlign w:val="subscript"/>
              </w:rPr>
              <w:t xml:space="preserve">2 </w:t>
            </w:r>
            <w:r>
              <w:t>O</w:t>
            </w:r>
            <w:r>
              <w:rPr>
                <w:rFonts w:hint="eastAsia"/>
              </w:rPr>
              <w:t>，将它们分别用蒸馏水溶解。将两溶液徐徐混合，加热至沸，同时不断搅拌以免暴沸，维持微沸约</w:t>
            </w:r>
            <w:r>
              <w:t xml:space="preserve">4min </w:t>
            </w:r>
            <w:r>
              <w:rPr>
                <w:rFonts w:hint="eastAsia"/>
              </w:rPr>
              <w:t xml:space="preserve">后停止加热。证实反应基本完全后。待反应基本完全后，通过倾滗法进行分离，得到的固体进一步用热蒸馏水少量多次洗涤，直至洗净（洗涤液中检验不到 </w:t>
            </w:r>
            <w:r>
              <w:t>SO</w:t>
            </w:r>
            <w:r>
              <w:rPr>
                <w:vertAlign w:val="subscript"/>
              </w:rPr>
              <w:t>4</w:t>
            </w:r>
            <w:r>
              <w:t xml:space="preserve"> </w:t>
            </w:r>
            <w:r>
              <w:rPr>
                <w:vertAlign w:val="superscript"/>
              </w:rPr>
              <w:t>2-</w:t>
            </w:r>
            <w:r>
              <w:rPr>
                <w:rFonts w:hint="eastAsia"/>
              </w:rPr>
              <w:t>）。</w:t>
            </w:r>
          </w:p>
          <w:p w14:paraId="16905400">
            <w:pPr>
              <w:pStyle w:val="7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进行氧化与配位反应制备 </w:t>
            </w:r>
            <w:r>
              <w:t>K[Fe(C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)</w:t>
            </w:r>
            <w:r>
              <w:rPr>
                <w:vertAlign w:val="subscript"/>
              </w:rPr>
              <w:t>3</w:t>
            </w:r>
            <w:r>
              <w:t xml:space="preserve">] </w:t>
            </w:r>
          </w:p>
          <w:p w14:paraId="68BD374D">
            <w:pPr>
              <w:ind w:left="420"/>
            </w:pPr>
            <w:r>
              <w:rPr>
                <w:rFonts w:hint="eastAsia"/>
              </w:rPr>
              <w:t xml:space="preserve">称 </w:t>
            </w:r>
            <w:r>
              <w:t>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·H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bCs/>
              </w:rPr>
              <w:t>m</w:t>
            </w:r>
            <w:r>
              <w:rPr>
                <w:rFonts w:hint="eastAsia"/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>=5.25g</w:t>
            </w:r>
            <w:r>
              <w:rPr>
                <w:rFonts w:hint="eastAsia"/>
              </w:rPr>
              <w:t xml:space="preserve"> ，加 </w:t>
            </w:r>
            <w:r>
              <w:t>1</w:t>
            </w:r>
            <w:r>
              <w:rPr>
                <w:rFonts w:hint="eastAsia"/>
              </w:rPr>
              <w:t>5</w:t>
            </w:r>
            <w:r>
              <w:t xml:space="preserve">mL </w:t>
            </w:r>
            <w:r>
              <w:rPr>
                <w:rFonts w:hint="eastAsia"/>
              </w:rPr>
              <w:t xml:space="preserve">蒸馏水，微热使之溶解，所得 </w:t>
            </w:r>
            <w:r>
              <w:t>K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>溶液加到已洗净的</w:t>
            </w:r>
            <w:r>
              <w:t>FeC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>·</w:t>
            </w:r>
            <w:r>
              <w:rPr>
                <w:rFonts w:hint="eastAsia"/>
              </w:rPr>
              <w:t>2H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O中，观察到溶液橙色加深。将盛混合物的容器置于</w:t>
            </w:r>
            <w:r>
              <w:t>40</w:t>
            </w:r>
            <w:r>
              <w:rPr>
                <w:rFonts w:ascii="Cambria Math" w:hAnsi="Cambria Math" w:cs="Cambria Math"/>
              </w:rPr>
              <w:t>℃</w:t>
            </w:r>
            <w:r>
              <w:rPr>
                <w:rFonts w:hint="eastAsia"/>
              </w:rPr>
              <w:t>左右的热水中，慢慢滴加</w:t>
            </w:r>
            <w:r>
              <w:rPr>
                <w:rFonts w:hint="eastAsia"/>
                <w:b/>
                <w:bCs/>
              </w:rPr>
              <w:t xml:space="preserve">V= </w:t>
            </w:r>
            <w:r>
              <w:rPr>
                <w:b/>
                <w:bCs/>
              </w:rPr>
              <w:t>8</w:t>
            </w:r>
            <w:r>
              <w:rPr>
                <w:rFonts w:hint="eastAsia"/>
                <w:b/>
                <w:bCs/>
              </w:rPr>
              <w:t>.0</w:t>
            </w:r>
            <w:r>
              <w:rPr>
                <w:b/>
                <w:bCs/>
              </w:rPr>
              <w:t>mL</w:t>
            </w:r>
            <w:r>
              <w:t xml:space="preserve"> 6</w:t>
            </w:r>
            <w:r>
              <w:rPr>
                <w:rFonts w:hint="eastAsia"/>
              </w:rPr>
              <w:t>％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溶液，边加边充分搅拌。加完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2</w:t>
            </w:r>
            <w:r>
              <w:rPr>
                <w:rFonts w:hint="eastAsia"/>
              </w:rPr>
              <w:t xml:space="preserve">后，取 </w:t>
            </w:r>
            <w:r>
              <w:t xml:space="preserve">1 </w:t>
            </w:r>
            <w:r>
              <w:rPr>
                <w:rFonts w:hint="eastAsia"/>
              </w:rPr>
              <w:t xml:space="preserve">滴所得悬浊液于点滴板凹穴中，加 </w:t>
            </w:r>
            <w:r>
              <w:t xml:space="preserve">1 </w:t>
            </w:r>
            <w:r>
              <w:rPr>
                <w:rFonts w:hint="eastAsia"/>
              </w:rPr>
              <w:t xml:space="preserve">滴 </w:t>
            </w:r>
            <w:r>
              <w:t>K</w:t>
            </w:r>
            <w:r>
              <w:rPr>
                <w:vertAlign w:val="subscript"/>
              </w:rPr>
              <w:t>3</w:t>
            </w:r>
            <w:r>
              <w:t>Fe(CN)</w:t>
            </w:r>
            <w:r>
              <w:rPr>
                <w:vertAlign w:val="subscript"/>
              </w:rPr>
              <w:t>6</w:t>
            </w:r>
            <w:r>
              <w:rPr>
                <w:rFonts w:hint="eastAsia"/>
              </w:rPr>
              <w:t xml:space="preserve">溶液，无蓝色。 将上述加入足量 </w:t>
            </w:r>
            <w:r>
              <w:t>H2O2</w:t>
            </w:r>
            <w:r>
              <w:rPr>
                <w:rFonts w:hint="eastAsia"/>
              </w:rPr>
              <w:t xml:space="preserve">的溶液加热至沸（加热过程要充分搅拌），先一 次加入 </w:t>
            </w:r>
            <w:r>
              <w:t>6mL 0.5mol·L -1 H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t xml:space="preserve"> </w:t>
            </w:r>
            <w:r>
              <w:rPr>
                <w:rFonts w:hint="eastAsia"/>
              </w:rPr>
              <w:t xml:space="preserve">溶液，在保持微沸的情况下，继续滴加 </w:t>
            </w:r>
            <w:r>
              <w:t>0.5mol·L -1H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 xml:space="preserve">，至溶液完全变为透明的绿色。记录所用 </w:t>
            </w:r>
            <w:r>
              <w:t>H</w:t>
            </w:r>
            <w:r>
              <w:rPr>
                <w:vertAlign w:val="subscript"/>
              </w:rPr>
              <w:t>2</w:t>
            </w:r>
            <w:r>
              <w:t>C</w:t>
            </w:r>
            <w:r>
              <w:rPr>
                <w:vertAlign w:val="subscript"/>
              </w:rPr>
              <w:t>2</w:t>
            </w:r>
            <w:r>
              <w:t>O</w:t>
            </w:r>
            <w:r>
              <w:rPr>
                <w:vertAlign w:val="subscript"/>
              </w:rPr>
              <w:t>4</w:t>
            </w:r>
            <w:r>
              <w:rPr>
                <w:rFonts w:hint="eastAsia"/>
              </w:rPr>
              <w:t>溶液体积V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 xml:space="preserve"> = 16.0ml</w:t>
            </w:r>
          </w:p>
          <w:p w14:paraId="0A01CC68">
            <w:pPr>
              <w:pStyle w:val="7"/>
              <w:numPr>
                <w:ilvl w:val="0"/>
                <w:numId w:val="4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用溶剂替换法析出结晶 </w:t>
            </w:r>
          </w:p>
          <w:p w14:paraId="18ADF7D8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往所得透明的绿色溶液中加入 V= </w:t>
            </w:r>
            <w:r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>5.0</w:t>
            </w:r>
            <w:r>
              <w:rPr>
                <w:b/>
                <w:bCs/>
              </w:rPr>
              <w:t xml:space="preserve">mL </w:t>
            </w:r>
            <w:r>
              <w:rPr>
                <w:rFonts w:hint="eastAsia"/>
                <w:b/>
                <w:bCs/>
              </w:rPr>
              <w:t>乙醇，将一小段棉线悬挂在溶液中，棉线固定在一段比烧杯口径稍大的木棒上。将烧杯盖好，在暗处放置一周后，有翠绿色晶体析出，减压过滤，往晶体上滴少量乙醇，继续抽干，置于表面皿上，放入烘箱内烘</w:t>
            </w:r>
            <w:r>
              <w:t>20min</w:t>
            </w:r>
            <w:r>
              <w:rPr>
                <w:rFonts w:hint="eastAsia"/>
                <w:b/>
                <w:bCs/>
              </w:rPr>
              <w:t>，称重m = 4.62g，计算产率</w:t>
            </w:r>
            <w:r>
              <w:rPr>
                <w:rFonts w:hint="eastAsia" w:asciiTheme="minorEastAsia" w:hAnsiTheme="minorEastAsia"/>
                <w:b/>
                <w:bCs/>
              </w:rPr>
              <w:t>ω≈49.0%</w:t>
            </w:r>
            <w:r>
              <w:rPr>
                <w:rFonts w:hint="eastAsia"/>
                <w:b/>
                <w:bCs/>
              </w:rPr>
              <w:t>。</w:t>
            </w:r>
          </w:p>
          <w:p w14:paraId="1E3E1905">
            <w:pPr>
              <w:ind w:firstLine="843" w:firstLineChars="40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2、产品的光化学试验</w:t>
            </w:r>
          </w:p>
          <w:p w14:paraId="4B074566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取 </w:t>
            </w:r>
            <w:r>
              <w:t>0.5 mL</w:t>
            </w:r>
            <w:r>
              <w:rPr>
                <w:rFonts w:hint="eastAsia"/>
                <w:b/>
                <w:bCs/>
              </w:rPr>
              <w:t xml:space="preserve">上述产品的饱和溶液（即结晶后的滤液）与等体积的 </w:t>
            </w:r>
            <w:r>
              <w:rPr>
                <w:b/>
                <w:bCs/>
              </w:rPr>
              <w:t>0.5mol·L -1 K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b/>
                <w:bCs/>
              </w:rPr>
              <w:t>Fe(CN)</w:t>
            </w:r>
            <w:r>
              <w:rPr>
                <w:b/>
                <w:bCs/>
                <w:vertAlign w:val="subscript"/>
              </w:rPr>
              <w:t>6</w:t>
            </w:r>
            <w:r>
              <w:rPr>
                <w:rFonts w:hint="eastAsia"/>
                <w:b/>
                <w:bCs/>
              </w:rPr>
              <w:t>溶液 混合均匀。用毛笔蘸此混合液在白纸上写字，放置在阳光下一段时间后，字迹变蓝。</w:t>
            </w:r>
          </w:p>
          <w:p w14:paraId="71EB09CE">
            <w:pPr>
              <w:pStyle w:val="7"/>
              <w:numPr>
                <w:ilvl w:val="1"/>
                <w:numId w:val="3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配合物的性质</w:t>
            </w:r>
          </w:p>
          <w:p w14:paraId="08F9DE13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称取 </w:t>
            </w:r>
            <w:r>
              <w:rPr>
                <w:b/>
                <w:bCs/>
              </w:rPr>
              <w:t xml:space="preserve">1g </w:t>
            </w:r>
            <w:r>
              <w:rPr>
                <w:rFonts w:hint="eastAsia"/>
                <w:b/>
                <w:bCs/>
              </w:rPr>
              <w:t xml:space="preserve">产品溶于 </w:t>
            </w:r>
            <w:r>
              <w:rPr>
                <w:b/>
                <w:bCs/>
              </w:rPr>
              <w:t xml:space="preserve">20mL </w:t>
            </w:r>
            <w:r>
              <w:rPr>
                <w:rFonts w:hint="eastAsia"/>
                <w:b/>
                <w:bCs/>
              </w:rPr>
              <w:t>蒸馏水中，溶液供下面实验用</w:t>
            </w:r>
          </w:p>
          <w:p w14:paraId="09AA1900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a、确定内外界</w:t>
            </w:r>
          </w:p>
          <w:p w14:paraId="6BDD54C8">
            <w:pPr>
              <w:pStyle w:val="7"/>
              <w:numPr>
                <w:ilvl w:val="0"/>
                <w:numId w:val="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检定K</w:t>
            </w:r>
            <w:r>
              <w:rPr>
                <w:rFonts w:hint="eastAsia"/>
                <w:b/>
                <w:bCs/>
                <w:vertAlign w:val="superscript"/>
              </w:rPr>
              <w:t>+</w:t>
            </w:r>
            <w:r>
              <w:rPr>
                <w:b/>
                <w:bCs/>
              </w:rPr>
              <w:t xml:space="preserve"> :</w:t>
            </w:r>
          </w:p>
          <w:p w14:paraId="2B154E7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取少量 </w:t>
            </w:r>
            <w:r>
              <w:rPr>
                <w:b/>
                <w:bCs/>
              </w:rPr>
              <w:t>0.1mol·L -1 K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及产品溶液，分别与饱和酒石酸氢钠溶液作用。充分摇匀并用玻璃棒摩擦试管内壁</w:t>
            </w:r>
          </w:p>
          <w:p w14:paraId="25B48AC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现象：两溶液均逐渐变浑浊，静置产生白色沉淀</w:t>
            </w:r>
          </w:p>
          <w:p w14:paraId="3EEC0B4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结论：产品溶液中含有K</w:t>
            </w:r>
            <w:r>
              <w:rPr>
                <w:rFonts w:hint="eastAsia"/>
                <w:b/>
                <w:bCs/>
                <w:vertAlign w:val="superscript"/>
              </w:rPr>
              <w:t>+</w:t>
            </w:r>
            <w:r>
              <w:rPr>
                <w:rFonts w:hint="eastAsia"/>
                <w:b/>
                <w:bCs/>
              </w:rPr>
              <w:t>，说明K</w:t>
            </w:r>
            <w:r>
              <w:rPr>
                <w:rFonts w:hint="eastAsia"/>
                <w:b/>
                <w:bCs/>
                <w:vertAlign w:val="superscript"/>
              </w:rPr>
              <w:t>+</w:t>
            </w:r>
            <w:r>
              <w:rPr>
                <w:rFonts w:hint="eastAsia"/>
                <w:b/>
                <w:bCs/>
              </w:rPr>
              <w:t>在外界</w:t>
            </w:r>
          </w:p>
          <w:p w14:paraId="0A52A451">
            <w:pPr>
              <w:pStyle w:val="7"/>
              <w:numPr>
                <w:ilvl w:val="0"/>
                <w:numId w:val="5"/>
              </w:numPr>
              <w:ind w:firstLineChars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检定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perscript"/>
              </w:rPr>
              <w:t>2-</w:t>
            </w:r>
          </w:p>
          <w:p w14:paraId="0D34A72A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在少量 </w:t>
            </w:r>
            <w:r>
              <w:rPr>
                <w:b/>
                <w:bCs/>
              </w:rPr>
              <w:t>0.1mol·L -1 K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 xml:space="preserve">及产品溶液中分别加入 </w:t>
            </w: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滴 </w:t>
            </w:r>
            <w:r>
              <w:rPr>
                <w:b/>
                <w:bCs/>
              </w:rPr>
              <w:t xml:space="preserve">0.5mol· L </w:t>
            </w:r>
            <w:r>
              <w:rPr>
                <w:b/>
                <w:bCs/>
                <w:vertAlign w:val="superscript"/>
              </w:rPr>
              <w:t xml:space="preserve">-1 </w:t>
            </w:r>
            <w:r>
              <w:rPr>
                <w:b/>
                <w:bCs/>
              </w:rPr>
              <w:t>CaCl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溶液</w:t>
            </w:r>
          </w:p>
          <w:p w14:paraId="40F605B9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现象：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>溶液变为乳白色浊液，产品溶液略微变浑浊</w:t>
            </w:r>
          </w:p>
          <w:p w14:paraId="7CC33D90">
            <w:pPr>
              <w:ind w:left="420"/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 xml:space="preserve"> 结论：产品溶液中游离态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perscript"/>
              </w:rPr>
              <w:t>2-</w:t>
            </w:r>
            <w:r>
              <w:rPr>
                <w:rFonts w:hint="eastAsia"/>
                <w:b/>
                <w:bCs/>
              </w:rPr>
              <w:t>极少，可以认为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perscript"/>
              </w:rPr>
              <w:t>2-</w:t>
            </w:r>
            <w:r>
              <w:rPr>
                <w:rFonts w:hint="eastAsia"/>
                <w:b/>
                <w:bCs/>
              </w:rPr>
              <w:t>几乎全在内界</w:t>
            </w:r>
            <w:ins w:id="1" w:author="WPS_1559650426" w:date="2026-06-25T09:05:55Z">
              <w:r>
                <w:rPr>
                  <w:rFonts w:hint="eastAsia"/>
                  <w:b/>
                  <w:bCs/>
                  <w:lang w:val="en-US" w:eastAsia="zh-CN"/>
                </w:rPr>
                <w:t>为什么会</w:t>
              </w:r>
            </w:ins>
            <w:ins w:id="2" w:author="WPS_1559650426" w:date="2026-06-25T09:05:58Z">
              <w:r>
                <w:rPr>
                  <w:rFonts w:hint="eastAsia"/>
                  <w:b/>
                  <w:bCs/>
                  <w:lang w:val="en-US" w:eastAsia="zh-CN"/>
                </w:rPr>
                <w:t>略</w:t>
              </w:r>
            </w:ins>
            <w:ins w:id="3" w:author="WPS_1559650426" w:date="2026-06-25T09:06:01Z">
              <w:r>
                <w:rPr>
                  <w:rFonts w:hint="eastAsia"/>
                  <w:b/>
                  <w:bCs/>
                  <w:lang w:val="en-US" w:eastAsia="zh-CN"/>
                </w:rPr>
                <w:t>浑浊呢</w:t>
              </w:r>
            </w:ins>
            <w:ins w:id="4" w:author="WPS_1559650426" w:date="2026-06-25T09:06:02Z">
              <w:r>
                <w:rPr>
                  <w:rFonts w:hint="eastAsia"/>
                  <w:b/>
                  <w:bCs/>
                  <w:lang w:val="en-US" w:eastAsia="zh-CN"/>
                </w:rPr>
                <w:t>？</w:t>
              </w:r>
            </w:ins>
          </w:p>
          <w:p w14:paraId="00CEFC1E">
            <w:pPr>
              <w:pStyle w:val="7"/>
              <w:numPr>
                <w:ilvl w:val="0"/>
                <w:numId w:val="5"/>
              </w:numPr>
              <w:ind w:firstLineChars="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检定 </w:t>
            </w:r>
            <w:r>
              <w:rPr>
                <w:rFonts w:ascii="Times New Roman PS MT" w:hAnsi="Times New Roman PS MT"/>
                <w:color w:val="000000"/>
                <w:szCs w:val="21"/>
              </w:rPr>
              <w:t xml:space="preserve"> </w:t>
            </w:r>
            <w:r>
              <w:rPr>
                <w:color w:val="000000"/>
                <w:szCs w:val="21"/>
              </w:rPr>
              <w:t>Fe</w:t>
            </w:r>
            <w:r>
              <w:rPr>
                <w:color w:val="000000"/>
                <w:szCs w:val="21"/>
                <w:vertAlign w:val="superscript"/>
              </w:rPr>
              <w:t xml:space="preserve"> 3+</w:t>
            </w:r>
          </w:p>
          <w:p w14:paraId="20499D05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在少量 </w:t>
            </w:r>
            <w:r>
              <w:rPr>
                <w:b/>
                <w:bCs/>
              </w:rPr>
              <w:t>0.2mol·L -1 FeCl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 xml:space="preserve">及产品溶液中，分别加入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滴 </w:t>
            </w:r>
            <w:r>
              <w:rPr>
                <w:b/>
                <w:bCs/>
              </w:rPr>
              <w:t xml:space="preserve">1mol·L -1 KSCN </w:t>
            </w:r>
            <w:r>
              <w:rPr>
                <w:rFonts w:hint="eastAsia"/>
                <w:b/>
                <w:bCs/>
              </w:rPr>
              <w:t>溶液</w:t>
            </w:r>
          </w:p>
          <w:p w14:paraId="4700D58B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现象：</w:t>
            </w:r>
            <w:r>
              <w:rPr>
                <w:b/>
                <w:bCs/>
              </w:rPr>
              <w:t xml:space="preserve"> FeCl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>溶液变为血红色，产品溶液几乎不变色</w:t>
            </w:r>
          </w:p>
          <w:p w14:paraId="1B081C48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结论：产品溶液中游离态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>极少，可以认为 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>在配合物内界</w:t>
            </w:r>
          </w:p>
          <w:p w14:paraId="0C9D07B1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总结：外界： K</w:t>
            </w:r>
            <w:r>
              <w:rPr>
                <w:rFonts w:hint="eastAsia"/>
                <w:b/>
                <w:bCs/>
                <w:vertAlign w:val="superscript"/>
              </w:rPr>
              <w:t>+</w:t>
            </w:r>
          </w:p>
          <w:p w14:paraId="1D7EFDF9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内界：</w:t>
            </w:r>
            <w:r>
              <w:rPr>
                <w:color w:val="000000"/>
                <w:szCs w:val="21"/>
              </w:rPr>
              <w:t xml:space="preserve"> Fe</w:t>
            </w:r>
            <w:r>
              <w:rPr>
                <w:color w:val="000000"/>
                <w:szCs w:val="21"/>
                <w:vertAlign w:val="superscript"/>
              </w:rPr>
              <w:t xml:space="preserve"> 3+</w: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perscript"/>
              </w:rPr>
              <w:t>2-</w:t>
            </w:r>
          </w:p>
          <w:p w14:paraId="6D3FC4C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b、酸度对配合平衡的影响</w:t>
            </w:r>
          </w:p>
          <w:p w14:paraId="237064D2">
            <w:pPr>
              <w:ind w:firstLine="420"/>
              <w:rPr>
                <w:b/>
                <w:bCs/>
              </w:rPr>
            </w:pPr>
            <w:r>
              <w:rPr>
                <w:rFonts w:hint="eastAsia" w:ascii="Times New Roman PS MT" w:hAnsi="Times New Roman PS MT"/>
                <w:color w:val="000000"/>
                <w:szCs w:val="21"/>
              </w:rPr>
              <w:t>（</w:t>
            </w:r>
            <w:r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 xml:space="preserve">）在两支盛少量产品溶液的试管中，各加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滴 </w:t>
            </w:r>
            <w:r>
              <w:rPr>
                <w:b/>
                <w:bCs/>
              </w:rPr>
              <w:t xml:space="preserve">1mol·L -1KSCN </w:t>
            </w:r>
            <w:r>
              <w:rPr>
                <w:rFonts w:hint="eastAsia"/>
                <w:b/>
                <w:bCs/>
              </w:rPr>
              <w:t xml:space="preserve">溶液，然后分别滴加 </w:t>
            </w:r>
            <w:r>
              <w:rPr>
                <w:b/>
                <w:bCs/>
              </w:rPr>
              <w:t>6mol·L -1</w:t>
            </w:r>
            <w:r>
              <w:rPr>
                <w:rFonts w:hint="eastAsia"/>
                <w:b/>
                <w:bCs/>
              </w:rPr>
              <w:t xml:space="preserve">的 </w:t>
            </w:r>
            <w:r>
              <w:rPr>
                <w:b/>
                <w:bCs/>
              </w:rPr>
              <w:t xml:space="preserve">HAc </w:t>
            </w:r>
            <w:r>
              <w:rPr>
                <w:rFonts w:hint="eastAsia"/>
                <w:b/>
                <w:bCs/>
              </w:rPr>
              <w:t xml:space="preserve">和 </w:t>
            </w:r>
            <w:r>
              <w:rPr>
                <w:b/>
                <w:bCs/>
              </w:rPr>
              <w:t>3mol·L -1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SO</w:t>
            </w:r>
            <w:r>
              <w:rPr>
                <w:b/>
                <w:bCs/>
                <w:vertAlign w:val="subscript"/>
              </w:rPr>
              <w:t>4</w:t>
            </w:r>
          </w:p>
          <w:p w14:paraId="2BDFA0D6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现象：加入</w:t>
            </w:r>
            <w:r>
              <w:rPr>
                <w:b/>
                <w:bCs/>
              </w:rPr>
              <w:t xml:space="preserve"> H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SO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>，溶液变为红色；加入</w:t>
            </w:r>
            <w:r>
              <w:rPr>
                <w:b/>
                <w:bCs/>
              </w:rPr>
              <w:t xml:space="preserve"> H</w:t>
            </w:r>
            <w:r>
              <w:rPr>
                <w:rFonts w:hint="eastAsia"/>
                <w:b/>
                <w:bCs/>
              </w:rPr>
              <w:t>A</w:t>
            </w:r>
            <w:r>
              <w:rPr>
                <w:b/>
                <w:bCs/>
              </w:rPr>
              <w:t>c</w:t>
            </w:r>
            <w:r>
              <w:rPr>
                <w:rFonts w:hint="eastAsia"/>
                <w:b/>
                <w:bCs/>
              </w:rPr>
              <w:t>，溶液变为橙黄色</w:t>
            </w:r>
          </w:p>
          <w:p w14:paraId="19B3AA1C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结论：酸度越强，配离子越容易解离，游离Fe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>浓度越高，显色越明显</w:t>
            </w:r>
          </w:p>
          <w:p w14:paraId="59DA6AE4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（2）在少量产品溶液中滴加 </w:t>
            </w:r>
            <w:r>
              <w:rPr>
                <w:b/>
                <w:bCs/>
              </w:rPr>
              <w:t>2mol·L -1</w:t>
            </w:r>
            <w:r>
              <w:rPr>
                <w:rFonts w:hint="eastAsia"/>
                <w:b/>
                <w:bCs/>
              </w:rPr>
              <w:t>氨水</w:t>
            </w:r>
          </w:p>
          <w:p w14:paraId="12602728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现象：产品溶液产生红褐色沉淀</w:t>
            </w:r>
          </w:p>
          <w:p w14:paraId="19C8CCD2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结论：氨水会破坏产品的配位平衡，产生Fe(OH)</w:t>
            </w:r>
            <w:r>
              <w:rPr>
                <w:rFonts w:hint="eastAsia"/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>沉淀</w:t>
            </w:r>
          </w:p>
          <w:p w14:paraId="2D8E91F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c、沉淀反应对配合平衡的影响</w:t>
            </w:r>
          </w:p>
          <w:p w14:paraId="1C020F6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在少量产品溶液中加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滴 </w:t>
            </w:r>
            <w:r>
              <w:rPr>
                <w:b/>
                <w:bCs/>
              </w:rPr>
              <w:t>0.5mol·L -1 Na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 xml:space="preserve">S </w:t>
            </w:r>
            <w:r>
              <w:rPr>
                <w:rFonts w:hint="eastAsia"/>
                <w:b/>
                <w:bCs/>
              </w:rPr>
              <w:t>溶液</w:t>
            </w:r>
          </w:p>
          <w:p w14:paraId="34F807CB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现象：溶液变为黑色浊液，静置后有黑色沉淀，上清液颜色变浅</w:t>
            </w:r>
          </w:p>
          <w:p w14:paraId="7FE50578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结论：溶液中发生反应：2Fe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 xml:space="preserve"> + 3S</w:t>
            </w:r>
            <w:r>
              <w:rPr>
                <w:rFonts w:hint="eastAsia"/>
                <w:b/>
                <w:bCs/>
                <w:vertAlign w:val="superscript"/>
              </w:rPr>
              <w:t>2-</w:t>
            </w:r>
            <w:r>
              <w:rPr>
                <w:rFonts w:hint="eastAsia"/>
                <w:b/>
                <w:bCs/>
              </w:rPr>
              <w:t xml:space="preserve"> = Fe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S</w:t>
            </w:r>
            <w:r>
              <w:rPr>
                <w:rFonts w:hint="eastAsia"/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>，</w:t>
            </w:r>
            <w:ins w:id="5" w:author="WPS_1559650426" w:date="2026-06-25T09:06:21Z">
              <w:r>
                <w:rPr>
                  <w:rFonts w:hint="eastAsia"/>
                  <w:b/>
                  <w:bCs/>
                  <w:lang w:val="en-US" w:eastAsia="zh-CN"/>
                </w:rPr>
                <w:t>进一步</w:t>
              </w:r>
            </w:ins>
            <w:ins w:id="6" w:author="WPS_1559650426" w:date="2026-06-25T09:06:22Z">
              <w:r>
                <w:rPr>
                  <w:rFonts w:hint="eastAsia"/>
                  <w:b/>
                  <w:bCs/>
                  <w:lang w:val="en-US" w:eastAsia="zh-CN"/>
                </w:rPr>
                <w:t>反应</w:t>
              </w:r>
            </w:ins>
            <w:ins w:id="7" w:author="WPS_1559650426" w:date="2026-06-25T09:06:23Z">
              <w:r>
                <w:rPr>
                  <w:rFonts w:hint="eastAsia"/>
                  <w:b/>
                  <w:bCs/>
                  <w:lang w:val="en-US" w:eastAsia="zh-CN"/>
                </w:rPr>
                <w:t>生成</w:t>
              </w:r>
            </w:ins>
            <w:ins w:id="8" w:author="WPS_1559650426" w:date="2026-06-25T09:06:25Z">
              <w:r>
                <w:rPr>
                  <w:rFonts w:hint="eastAsia"/>
                  <w:b/>
                  <w:bCs/>
                  <w:lang w:val="en-US" w:eastAsia="zh-CN"/>
                </w:rPr>
                <w:t xml:space="preserve">FeS </w:t>
              </w:r>
            </w:ins>
            <w:r>
              <w:rPr>
                <w:rFonts w:hint="eastAsia"/>
                <w:b/>
                <w:bCs/>
              </w:rPr>
              <w:t>说明沉淀反应可以破坏产品的配合平衡，使配合物完全解离</w:t>
            </w:r>
          </w:p>
          <w:p w14:paraId="25C2AFE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d、 配合物相互转变及稳定性比较</w:t>
            </w:r>
          </w:p>
          <w:p w14:paraId="3CEA9A73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1</w:t>
            </w:r>
            <w:r>
              <w:rPr>
                <w:rFonts w:hint="eastAsia"/>
                <w:b/>
                <w:bCs/>
              </w:rPr>
              <w:t xml:space="preserve">）往少量 </w:t>
            </w:r>
            <w:r>
              <w:rPr>
                <w:b/>
                <w:bCs/>
              </w:rPr>
              <w:t>0.2mol·L -1 FeCl</w:t>
            </w:r>
            <w:r>
              <w:rPr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 xml:space="preserve">溶液中加 </w:t>
            </w: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滴 </w:t>
            </w:r>
            <w:r>
              <w:rPr>
                <w:b/>
                <w:bCs/>
              </w:rPr>
              <w:t>1mol·L -1 KSCN</w:t>
            </w:r>
            <w:r>
              <w:rPr>
                <w:rFonts w:hint="eastAsia"/>
                <w:b/>
                <w:bCs/>
              </w:rPr>
              <w:t xml:space="preserve">，溶液立即变为血红色，再往溶液中滴入 </w:t>
            </w:r>
            <w:r>
              <w:rPr>
                <w:b/>
                <w:bCs/>
              </w:rPr>
              <w:t>1mol·L -1 NH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>F</w:t>
            </w:r>
            <w:r>
              <w:rPr>
                <w:rFonts w:hint="eastAsia"/>
                <w:b/>
                <w:bCs/>
              </w:rPr>
              <w:t xml:space="preserve">，至血红色刚好褪去。将所得 </w:t>
            </w:r>
            <w:r>
              <w:rPr>
                <w:b/>
                <w:bCs/>
              </w:rPr>
              <w:t xml:space="preserve">FeF </w:t>
            </w:r>
            <w:r>
              <w:rPr>
                <w:b/>
                <w:bCs/>
                <w:vertAlign w:val="superscript"/>
              </w:rPr>
              <w:t>2+</w:t>
            </w:r>
            <w:r>
              <w:rPr>
                <w:rFonts w:hint="eastAsia"/>
                <w:b/>
                <w:bCs/>
              </w:rPr>
              <w:t xml:space="preserve">溶液分为两份，往一份溶液中加入 </w:t>
            </w:r>
            <w:r>
              <w:rPr>
                <w:b/>
                <w:bCs/>
              </w:rPr>
              <w:t>1mol·L -1 KSCN</w:t>
            </w:r>
            <w:r>
              <w:rPr>
                <w:rFonts w:hint="eastAsia"/>
                <w:b/>
                <w:bCs/>
              </w:rPr>
              <w:t>，观察血红色重现时，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>F</w:t>
            </w:r>
            <w:r>
              <w:rPr>
                <w:rFonts w:hint="eastAsia"/>
                <w:b/>
                <w:bCs/>
              </w:rPr>
              <w:t xml:space="preserve"> 滴数。</w:t>
            </w:r>
          </w:p>
          <w:p w14:paraId="2904BF12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往另一份 </w:t>
            </w:r>
            <w:r>
              <w:rPr>
                <w:b/>
                <w:bCs/>
              </w:rPr>
              <w:t>FeF</w:t>
            </w:r>
            <w:r>
              <w:rPr>
                <w:b/>
                <w:bCs/>
                <w:vertAlign w:val="superscript"/>
              </w:rPr>
              <w:t xml:space="preserve"> 2+</w:t>
            </w:r>
            <w:r>
              <w:rPr>
                <w:rFonts w:hint="eastAsia"/>
                <w:b/>
                <w:bCs/>
              </w:rPr>
              <w:t xml:space="preserve">溶液中滴入 </w:t>
            </w:r>
            <w:r>
              <w:rPr>
                <w:b/>
                <w:bCs/>
              </w:rPr>
              <w:t>1mol·L -1K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>，至溶液刚好转为黄绿色， 记下</w:t>
            </w:r>
            <w:r>
              <w:rPr>
                <w:b/>
                <w:bCs/>
              </w:rPr>
              <w:t xml:space="preserve"> K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 xml:space="preserve">滴数，再往此溶液中滴入 </w:t>
            </w:r>
            <w:r>
              <w:rPr>
                <w:b/>
                <w:bCs/>
              </w:rPr>
              <w:t>1mol· L -1</w:t>
            </w:r>
            <w:bookmarkStart w:id="0" w:name="OLE_LINK1"/>
            <w:r>
              <w:rPr>
                <w:b/>
                <w:bCs/>
              </w:rPr>
              <w:t>NH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>F</w:t>
            </w:r>
            <w:bookmarkEnd w:id="0"/>
            <w:r>
              <w:rPr>
                <w:rFonts w:hint="eastAsia"/>
                <w:b/>
                <w:bCs/>
              </w:rPr>
              <w:t xml:space="preserve">，至黄绿色刚好褪去，记下滴数，比较 </w:t>
            </w:r>
            <w:r>
              <w:rPr>
                <w:b/>
                <w:bCs/>
              </w:rPr>
              <w:t>K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 xml:space="preserve">和 </w:t>
            </w:r>
            <w:r>
              <w:rPr>
                <w:b/>
                <w:bCs/>
              </w:rPr>
              <w:t>NH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F </w:t>
            </w:r>
            <w:r>
              <w:rPr>
                <w:rFonts w:hint="eastAsia"/>
                <w:b/>
                <w:bCs/>
              </w:rPr>
              <w:t>的用量</w:t>
            </w:r>
          </w:p>
          <w:p w14:paraId="7520CF97">
            <w:pPr>
              <w:ind w:firstLine="420"/>
              <w:rPr>
                <w:b/>
                <w:bCs/>
              </w:rPr>
            </w:pPr>
          </w:p>
          <w:p w14:paraId="3F963536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现象：第一份：n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bscript"/>
              </w:rPr>
              <w:t>NH4F</w:t>
            </w:r>
            <w:r>
              <w:rPr>
                <w:rFonts w:hint="eastAsia"/>
                <w:b/>
                <w:bCs/>
                <w:vertAlign w:val="subscript"/>
              </w:rPr>
              <w:t xml:space="preserve"> </w:t>
            </w:r>
            <w:r>
              <w:rPr>
                <w:rFonts w:hint="eastAsia"/>
                <w:b/>
                <w:bCs/>
              </w:rPr>
              <w:t>= 27滴</w:t>
            </w:r>
          </w:p>
          <w:p w14:paraId="6C1AC597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第二份：n</w:t>
            </w:r>
            <w:r>
              <w:rPr>
                <w:b/>
                <w:bCs/>
                <w:vertAlign w:val="subscript"/>
              </w:rPr>
              <w:t xml:space="preserve"> K2C2O4</w:t>
            </w:r>
            <w:r>
              <w:rPr>
                <w:rFonts w:hint="eastAsia"/>
                <w:b/>
                <w:bCs/>
              </w:rPr>
              <w:t xml:space="preserve"> = 3滴 ，n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bscript"/>
              </w:rPr>
              <w:t>NH4F</w:t>
            </w:r>
            <w:r>
              <w:rPr>
                <w:rFonts w:hint="eastAsia"/>
                <w:b/>
                <w:bCs/>
              </w:rPr>
              <w:t xml:space="preserve"> = 65滴</w:t>
            </w:r>
          </w:p>
          <w:p w14:paraId="541780E8">
            <w:pPr>
              <w:ind w:firstLine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结论：三种配离子与Fe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>形成配合物的稳定性：C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O</w:t>
            </w:r>
            <w:r>
              <w:rPr>
                <w:rFonts w:hint="eastAsia"/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  <w:vertAlign w:val="superscript"/>
              </w:rPr>
              <w:t>-</w:t>
            </w:r>
            <w:r>
              <w:rPr>
                <w:rFonts w:hint="eastAsia"/>
                <w:b/>
                <w:bCs/>
              </w:rPr>
              <w:t xml:space="preserve"> &gt;F</w:t>
            </w:r>
            <w:r>
              <w:rPr>
                <w:rFonts w:hint="eastAsia"/>
                <w:b/>
                <w:bCs/>
                <w:vertAlign w:val="superscript"/>
              </w:rPr>
              <w:t xml:space="preserve">- </w:t>
            </w:r>
            <w:r>
              <w:rPr>
                <w:rFonts w:hint="eastAsia"/>
                <w:b/>
                <w:bCs/>
              </w:rPr>
              <w:t>&gt; SCN</w:t>
            </w:r>
            <w:r>
              <w:rPr>
                <w:rFonts w:hint="eastAsia"/>
                <w:b/>
                <w:bCs/>
                <w:vertAlign w:val="superscript"/>
              </w:rPr>
              <w:t>-</w:t>
            </w:r>
          </w:p>
          <w:p w14:paraId="6F82BD60">
            <w:pPr>
              <w:ind w:firstLine="420"/>
              <w:rPr>
                <w:b/>
                <w:bCs/>
              </w:rPr>
            </w:pPr>
          </w:p>
          <w:p w14:paraId="3A8061D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</w:t>
            </w:r>
            <w:r>
              <w:rPr>
                <w:rFonts w:hint="eastAsia"/>
              </w:rPr>
              <w:t xml:space="preserve">2）在 </w:t>
            </w:r>
            <w:r>
              <w:t>0.5mol·L -1 K</w:t>
            </w:r>
            <w:r>
              <w:rPr>
                <w:vertAlign w:val="subscript"/>
              </w:rPr>
              <w:t>3</w:t>
            </w:r>
            <w:r>
              <w:t>[Fe(CN)</w:t>
            </w:r>
            <w:r>
              <w:rPr>
                <w:vertAlign w:val="subscript"/>
              </w:rPr>
              <w:t>6</w:t>
            </w:r>
            <w:r>
              <w:t>]</w:t>
            </w:r>
            <w:r>
              <w:rPr>
                <w:rFonts w:hint="eastAsia"/>
              </w:rPr>
              <w:t xml:space="preserve">和产品溶液中分别滴入 </w:t>
            </w:r>
            <w:r>
              <w:t>2mol·L - 1 NaOH</w:t>
            </w:r>
          </w:p>
          <w:p w14:paraId="6A376334">
            <w:pPr>
              <w:rPr>
                <w:rFonts w:hint="eastAsia"/>
              </w:rPr>
            </w:pPr>
            <w:r>
              <w:rPr>
                <w:rFonts w:hint="eastAsia"/>
              </w:rPr>
              <w:t>现象：</w:t>
            </w:r>
            <w:r>
              <w:t>K</w:t>
            </w:r>
            <w:r>
              <w:rPr>
                <w:vertAlign w:val="subscript"/>
              </w:rPr>
              <w:t>3</w:t>
            </w:r>
            <w:r>
              <w:t>[Fe(CN)</w:t>
            </w:r>
            <w:r>
              <w:rPr>
                <w:vertAlign w:val="subscript"/>
              </w:rPr>
              <w:t>6</w:t>
            </w:r>
            <w:r>
              <w:t>]</w:t>
            </w:r>
            <w:r>
              <w:rPr>
                <w:rFonts w:hint="eastAsia"/>
              </w:rPr>
              <w:t>溶液无明显变化，产品溶液产生红褐色沉淀</w:t>
            </w:r>
          </w:p>
          <w:p w14:paraId="69E5AEC2">
            <w:pPr>
              <w:rPr>
                <w:vertAlign w:val="superscript"/>
              </w:rPr>
            </w:pPr>
            <w:r>
              <w:rPr>
                <w:rFonts w:hint="eastAsia"/>
              </w:rPr>
              <w:t>结论：</w:t>
            </w:r>
            <w:r>
              <w:t>[Fe(CN)</w:t>
            </w:r>
            <w:r>
              <w:rPr>
                <w:vertAlign w:val="subscript"/>
              </w:rPr>
              <w:t>6</w:t>
            </w:r>
            <w:r>
              <w:t>]</w:t>
            </w:r>
            <w:r>
              <w:rPr>
                <w:rFonts w:hint="eastAsia"/>
                <w:vertAlign w:val="superscript"/>
              </w:rPr>
              <w:t>3-</w:t>
            </w:r>
            <w:r>
              <w:rPr>
                <w:rFonts w:hint="eastAsia"/>
              </w:rPr>
              <w:t>的稳定性远高于</w:t>
            </w:r>
            <w: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t>]</w:t>
            </w:r>
            <w:r>
              <w:rPr>
                <w:rFonts w:hint="eastAsia"/>
                <w:vertAlign w:val="superscript"/>
              </w:rPr>
              <w:t>3-</w:t>
            </w:r>
            <w:r>
              <w:rPr>
                <w:rFonts w:hint="eastAsia"/>
              </w:rPr>
              <w:t xml:space="preserve"> , 使得</w:t>
            </w:r>
            <w:r>
              <w:t>[Fe(CN)</w:t>
            </w:r>
            <w:r>
              <w:rPr>
                <w:vertAlign w:val="subscript"/>
              </w:rPr>
              <w:t>6</w:t>
            </w:r>
            <w:r>
              <w:t>]</w:t>
            </w:r>
            <w:r>
              <w:rPr>
                <w:rFonts w:hint="eastAsia"/>
                <w:vertAlign w:val="superscript"/>
              </w:rPr>
              <w:t>3-</w:t>
            </w:r>
            <w:r>
              <w:rPr>
                <w:rFonts w:hint="eastAsia"/>
              </w:rPr>
              <w:t>解离出的</w:t>
            </w:r>
            <w:r>
              <w:t>Fe</w:t>
            </w:r>
            <w:r>
              <w:rPr>
                <w:rFonts w:hint="eastAsia"/>
                <w:vertAlign w:val="superscript"/>
              </w:rPr>
              <w:t>3+</w:t>
            </w:r>
            <w:r>
              <w:rPr>
                <w:rFonts w:hint="eastAsia"/>
              </w:rPr>
              <w:t>浓度远低于</w:t>
            </w:r>
            <w:r>
              <w:t>[Fe(C</w:t>
            </w:r>
            <w:r>
              <w:rPr>
                <w:rFonts w:hint="eastAsia"/>
                <w:vertAlign w:val="subscript"/>
              </w:rPr>
              <w:t>2</w:t>
            </w:r>
            <w:r>
              <w:rPr>
                <w:rFonts w:hint="eastAsia"/>
              </w:rPr>
              <w:t>O</w:t>
            </w:r>
            <w:r>
              <w:rPr>
                <w:rFonts w:hint="eastAsia"/>
                <w:vertAlign w:val="subscript"/>
              </w:rPr>
              <w:t>4</w:t>
            </w:r>
            <w:r>
              <w:t>)</w:t>
            </w:r>
            <w:r>
              <w:rPr>
                <w:rFonts w:hint="eastAsia"/>
                <w:vertAlign w:val="subscript"/>
              </w:rPr>
              <w:t>3</w:t>
            </w:r>
            <w:r>
              <w:t>]</w:t>
            </w:r>
            <w:r>
              <w:rPr>
                <w:rFonts w:hint="eastAsia"/>
                <w:vertAlign w:val="superscript"/>
              </w:rPr>
              <w:t>3-</w:t>
            </w:r>
          </w:p>
          <w:p w14:paraId="2B6E45C2">
            <w:pPr>
              <w:rPr>
                <w:b/>
                <w:bCs/>
              </w:rPr>
            </w:pPr>
          </w:p>
          <w:p w14:paraId="4076F1ED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总结：</w:t>
            </w:r>
            <w:bookmarkStart w:id="1" w:name="OLE_LINK2"/>
            <w:r>
              <w:rPr>
                <w:rFonts w:hint="eastAsia"/>
                <w:b/>
                <w:bCs/>
              </w:rPr>
              <w:t>配位体与Fe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>配位能力强弱顺序：</w:t>
            </w:r>
            <w:r>
              <w:rPr>
                <w:b/>
                <w:bCs/>
              </w:rPr>
              <w:t>CN</w:t>
            </w:r>
            <w:r>
              <w:rPr>
                <w:b/>
                <w:bCs/>
                <w:vertAlign w:val="superscript"/>
              </w:rPr>
              <w:t>-</w:t>
            </w:r>
            <w:r>
              <w:rPr>
                <w:rFonts w:hint="eastAsia"/>
                <w:b/>
                <w:bCs/>
              </w:rPr>
              <w:t>&gt;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  <w:vertAlign w:val="superscript"/>
              </w:rPr>
              <w:t>-</w:t>
            </w:r>
            <w:r>
              <w:rPr>
                <w:b/>
                <w:bCs/>
              </w:rPr>
              <w:t xml:space="preserve"> &gt;F</w:t>
            </w:r>
            <w:r>
              <w:rPr>
                <w:b/>
                <w:bCs/>
                <w:vertAlign w:val="superscript"/>
              </w:rPr>
              <w:t xml:space="preserve">- </w:t>
            </w:r>
            <w:r>
              <w:rPr>
                <w:b/>
                <w:bCs/>
              </w:rPr>
              <w:t>&gt; SCN</w:t>
            </w:r>
            <w:r>
              <w:rPr>
                <w:b/>
                <w:bCs/>
                <w:vertAlign w:val="superscript"/>
              </w:rPr>
              <w:t>-</w:t>
            </w:r>
            <w:bookmarkEnd w:id="1"/>
          </w:p>
          <w:p w14:paraId="2E2BF1C2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ins w:id="9" w:author="WPS_1559650426" w:date="2026-06-25T09:06:40Z">
              <w:r>
                <w:rPr>
                  <w:rFonts w:hint="eastAsia"/>
                  <w:b/>
                  <w:bCs/>
                  <w:lang w:val="en-US" w:eastAsia="zh-CN"/>
                </w:rPr>
                <w:t>是否与</w:t>
              </w:r>
            </w:ins>
            <w:ins w:id="10" w:author="WPS_1559650426" w:date="2026-06-25T09:06:43Z">
              <w:r>
                <w:rPr>
                  <w:rFonts w:hint="eastAsia"/>
                  <w:b/>
                  <w:bCs/>
                  <w:lang w:val="en-US" w:eastAsia="zh-CN"/>
                </w:rPr>
                <w:t>理论</w:t>
              </w:r>
            </w:ins>
            <w:ins w:id="11" w:author="WPS_1559650426" w:date="2026-06-25T09:06:45Z">
              <w:r>
                <w:rPr>
                  <w:rFonts w:hint="eastAsia"/>
                  <w:b/>
                  <w:bCs/>
                  <w:lang w:val="en-US" w:eastAsia="zh-CN"/>
                </w:rPr>
                <w:t>一致</w:t>
              </w:r>
            </w:ins>
          </w:p>
          <w:p w14:paraId="66E65F17">
            <w:pPr>
              <w:rPr>
                <w:b/>
                <w:bCs/>
              </w:rPr>
            </w:pPr>
          </w:p>
          <w:p w14:paraId="2EDAD75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四、结论、问题与讨论</w:t>
            </w:r>
          </w:p>
          <w:p w14:paraId="1C84D4B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（1）结论：</w:t>
            </w:r>
          </w:p>
          <w:p w14:paraId="2EE23B37">
            <w:pPr>
              <w:rPr>
                <w:rFonts w:hint="eastAsia"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①</w:t>
            </w:r>
            <w:r>
              <w:rPr>
                <w:rFonts w:hint="eastAsia"/>
                <w:b/>
                <w:bCs/>
              </w:rPr>
              <w:t>此次实验产出了4.62g</w:t>
            </w:r>
            <w:r>
              <w:rPr>
                <w:rFonts w:hint="eastAsia"/>
              </w:rPr>
              <w:t>三草酸合铁酸钾固体，产率约为49.0%</w:t>
            </w:r>
          </w:p>
          <w:p w14:paraId="199C7BC2">
            <w:pPr>
              <w:rPr>
                <w:rFonts w:hint="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②</w:t>
            </w:r>
            <w:r>
              <w:rPr>
                <w:rFonts w:hint="eastAsia"/>
                <w:b/>
                <w:bCs/>
              </w:rPr>
              <w:t>产品溶液有特殊的光学性质：在光照下，溶液会变为蓝色</w:t>
            </w:r>
          </w:p>
          <w:p w14:paraId="30273819">
            <w:pPr>
              <w:rPr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</w:rPr>
              <w:t>③</w:t>
            </w:r>
            <w:r>
              <w:rPr>
                <w:rFonts w:hint="eastAsia"/>
                <w:b/>
                <w:bCs/>
              </w:rPr>
              <w:t>三草酸合铁（</w:t>
            </w:r>
            <w:r>
              <w:rPr>
                <w:rFonts w:hint="eastAsia" w:ascii="宋体" w:hAnsi="宋体" w:eastAsia="宋体" w:cs="宋体"/>
              </w:rPr>
              <w:t>Ⅲ</w:t>
            </w:r>
            <w:r>
              <w:rPr>
                <w:rFonts w:hint="eastAsia"/>
                <w:b/>
                <w:bCs/>
              </w:rPr>
              <w:t>）酸钾的内外界：外界： K</w:t>
            </w:r>
            <w:r>
              <w:rPr>
                <w:rFonts w:hint="eastAsia"/>
                <w:b/>
                <w:bCs/>
                <w:vertAlign w:val="superscript"/>
              </w:rPr>
              <w:t>+</w:t>
            </w:r>
          </w:p>
          <w:p w14:paraId="6B9FDDD0">
            <w:pPr>
              <w:ind w:left="42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内界：</w:t>
            </w:r>
            <w:r>
              <w:rPr>
                <w:color w:val="000000"/>
                <w:szCs w:val="21"/>
              </w:rPr>
              <w:t xml:space="preserve"> Fe</w:t>
            </w:r>
            <w:r>
              <w:rPr>
                <w:color w:val="000000"/>
                <w:szCs w:val="21"/>
                <w:vertAlign w:val="superscript"/>
              </w:rPr>
              <w:t xml:space="preserve"> 3+</w:t>
            </w:r>
            <w:r>
              <w:rPr>
                <w:rFonts w:hint="eastAsia"/>
                <w:color w:val="000000"/>
                <w:szCs w:val="21"/>
              </w:rPr>
              <w:t>、</w:t>
            </w:r>
            <w:r>
              <w:rPr>
                <w:b/>
                <w:bCs/>
              </w:rPr>
              <w:t xml:space="preserve"> 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vertAlign w:val="superscript"/>
              </w:rPr>
              <w:t>2-</w:t>
            </w:r>
          </w:p>
          <w:p w14:paraId="739555BD">
            <w:pPr>
              <w:rPr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④</w:t>
            </w:r>
            <w:r>
              <w:rPr>
                <w:rFonts w:hint="eastAsia"/>
                <w:b/>
                <w:bCs/>
              </w:rPr>
              <w:t>溶液酸碱度、沉淀反应等都会显著影响配合平衡：</w:t>
            </w:r>
          </w:p>
          <w:p w14:paraId="16ADE6C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酸度越强，配离子越容易解离</w:t>
            </w:r>
          </w:p>
          <w:p w14:paraId="7E65E20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氨水会破坏产品的配位平衡</w:t>
            </w:r>
          </w:p>
          <w:p w14:paraId="38B6B94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沉淀反应可以破坏产品的配合平衡</w:t>
            </w:r>
          </w:p>
          <w:p w14:paraId="6F730DE8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⑤配合物之间由于稳定性的差异会发生互相转化</w:t>
            </w:r>
          </w:p>
          <w:p w14:paraId="7225B411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配位体与Fe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>配位能力强弱顺序：</w:t>
            </w:r>
            <w:r>
              <w:rPr>
                <w:b/>
                <w:bCs/>
              </w:rPr>
              <w:t>CN</w:t>
            </w:r>
            <w:r>
              <w:rPr>
                <w:b/>
                <w:bCs/>
                <w:vertAlign w:val="superscript"/>
              </w:rPr>
              <w:t>-</w:t>
            </w:r>
            <w:r>
              <w:rPr>
                <w:rFonts w:hint="eastAsia"/>
                <w:b/>
                <w:bCs/>
              </w:rPr>
              <w:t>&gt;</w:t>
            </w:r>
            <w:r>
              <w:rPr>
                <w:b/>
                <w:bCs/>
              </w:rPr>
              <w:t>C</w:t>
            </w:r>
            <w:r>
              <w:rPr>
                <w:b/>
                <w:bCs/>
                <w:vertAlign w:val="subscript"/>
              </w:rPr>
              <w:t>2</w:t>
            </w:r>
            <w:r>
              <w:rPr>
                <w:b/>
                <w:bCs/>
              </w:rPr>
              <w:t>O</w:t>
            </w:r>
            <w:r>
              <w:rPr>
                <w:b/>
                <w:bCs/>
                <w:vertAlign w:val="subscript"/>
              </w:rPr>
              <w:t>4</w:t>
            </w:r>
            <w:r>
              <w:rPr>
                <w:b/>
                <w:bCs/>
                <w:vertAlign w:val="superscript"/>
              </w:rPr>
              <w:t>-</w:t>
            </w:r>
            <w:r>
              <w:rPr>
                <w:b/>
                <w:bCs/>
              </w:rPr>
              <w:t xml:space="preserve"> &gt;F</w:t>
            </w:r>
            <w:r>
              <w:rPr>
                <w:b/>
                <w:bCs/>
                <w:vertAlign w:val="superscript"/>
              </w:rPr>
              <w:t xml:space="preserve">- </w:t>
            </w:r>
            <w:r>
              <w:rPr>
                <w:b/>
                <w:bCs/>
              </w:rPr>
              <w:t>&gt; SCN</w:t>
            </w:r>
            <w:r>
              <w:rPr>
                <w:b/>
                <w:bCs/>
                <w:vertAlign w:val="superscript"/>
              </w:rPr>
              <w:t>-</w:t>
            </w:r>
          </w:p>
          <w:p w14:paraId="7EB73A30">
            <w:pPr>
              <w:rPr>
                <w:b/>
                <w:bCs/>
              </w:rPr>
            </w:pPr>
          </w:p>
          <w:p w14:paraId="78896EEB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（2）课后思考题</w:t>
            </w:r>
          </w:p>
          <w:p w14:paraId="69A08DD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1、（1）加入过慢：Fe</w:t>
            </w:r>
            <w:r>
              <w:rPr>
                <w:rFonts w:hint="eastAsia"/>
                <w:b/>
                <w:bCs/>
                <w:vertAlign w:val="superscript"/>
              </w:rPr>
              <w:t>2+</w:t>
            </w:r>
            <w:r>
              <w:rPr>
                <w:rFonts w:hint="eastAsia"/>
                <w:b/>
                <w:bCs/>
              </w:rPr>
              <w:t>未及时氧化，生成副产物FeC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O</w:t>
            </w:r>
            <w:r>
              <w:rPr>
                <w:rFonts w:hint="eastAsia"/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>，降低产率；加入过快：H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O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分解、氧化C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O</w:t>
            </w:r>
            <w:r>
              <w:rPr>
                <w:rFonts w:hint="eastAsia"/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  <w:vertAlign w:val="superscript"/>
              </w:rPr>
              <w:t>2-</w:t>
            </w:r>
            <w:r>
              <w:rPr>
                <w:rFonts w:hint="eastAsia"/>
                <w:b/>
                <w:bCs/>
              </w:rPr>
              <w:t>、生成杂质Fe(OH)</w:t>
            </w:r>
            <w:r>
              <w:rPr>
                <w:rFonts w:hint="eastAsia"/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>，影响纯度与产率</w:t>
            </w:r>
          </w:p>
          <w:p w14:paraId="3E8298A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 优势：还原产物为水，不引入杂质，条件温和安全。</w:t>
            </w:r>
          </w:p>
          <w:p w14:paraId="1C8EFF2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（2）不能，因为三草酸合铁(Ⅲ)酸钾受热易分解，蒸干会破坏产物、引入杂质，降低产率与纯度。</w:t>
            </w:r>
          </w:p>
          <w:p w14:paraId="2EC9EE7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（3）可溶性杂质(NH</w:t>
            </w:r>
            <w:r>
              <w:rPr>
                <w:rFonts w:hint="eastAsia"/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>)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SO</w:t>
            </w:r>
            <w:r>
              <w:rPr>
                <w:rFonts w:hint="eastAsia"/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>、FeSO</w:t>
            </w:r>
            <w:r>
              <w:rPr>
                <w:rFonts w:hint="eastAsia"/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</w:rPr>
              <w:t>、过量草酸等</w:t>
            </w:r>
          </w:p>
          <w:p w14:paraId="1425BCF9">
            <w:pPr>
              <w:rPr>
                <w:rFonts w:hint="default" w:eastAsiaTheme="minor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（4）不能直接制备：</w:t>
            </w:r>
            <w:bookmarkStart w:id="2" w:name="OLE_LINK3"/>
            <w:r>
              <w:rPr>
                <w:rFonts w:hint="eastAsia"/>
                <w:b/>
                <w:bCs/>
              </w:rPr>
              <w:t>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bookmarkEnd w:id="2"/>
            <w:r>
              <w:rPr>
                <w:rFonts w:hint="eastAsia"/>
                <w:b/>
                <w:bCs/>
              </w:rPr>
              <w:t>会发生水解生成Fe(OH)</w:t>
            </w:r>
            <w:r>
              <w:rPr>
                <w:rFonts w:hint="eastAsia"/>
                <w:b/>
                <w:bCs/>
                <w:vertAlign w:val="subscript"/>
              </w:rPr>
              <w:t>3</w:t>
            </w:r>
            <w:r>
              <w:rPr>
                <w:rFonts w:hint="eastAsia"/>
                <w:b/>
                <w:bCs/>
              </w:rPr>
              <w:t>沉淀，且直接反应的配合物纯度低、产率差</w:t>
            </w:r>
            <w:ins w:id="12" w:author="WPS_1559650426" w:date="2026-06-25T09:06:52Z">
              <w:r>
                <w:rPr>
                  <w:rFonts w:hint="eastAsia"/>
                  <w:b/>
                  <w:bCs/>
                  <w:lang w:val="en-US" w:eastAsia="zh-CN"/>
                </w:rPr>
                <w:t xml:space="preserve"> </w:t>
              </w:r>
            </w:ins>
            <w:ins w:id="13" w:author="WPS_1559650426" w:date="2026-06-25T09:06:53Z">
              <w:r>
                <w:rPr>
                  <w:rFonts w:hint="eastAsia"/>
                  <w:b/>
                  <w:bCs/>
                  <w:lang w:val="en-US" w:eastAsia="zh-CN"/>
                </w:rPr>
                <w:t>可以</w:t>
              </w:r>
            </w:ins>
            <w:ins w:id="14" w:author="WPS_1559650426" w:date="2026-06-25T09:06:54Z">
              <w:r>
                <w:rPr>
                  <w:rFonts w:hint="eastAsia"/>
                  <w:b/>
                  <w:bCs/>
                  <w:lang w:val="en-US" w:eastAsia="zh-CN"/>
                </w:rPr>
                <w:t>，</w:t>
              </w:r>
            </w:ins>
            <w:ins w:id="15" w:author="WPS_1559650426" w:date="2026-06-25T09:06:55Z">
              <w:r>
                <w:rPr>
                  <w:rFonts w:hint="eastAsia"/>
                  <w:b/>
                  <w:bCs/>
                  <w:lang w:val="en-US" w:eastAsia="zh-CN"/>
                </w:rPr>
                <w:t>需要</w:t>
              </w:r>
            </w:ins>
            <w:ins w:id="16" w:author="WPS_1559650426" w:date="2026-06-25T09:06:56Z">
              <w:r>
                <w:rPr>
                  <w:rFonts w:hint="eastAsia"/>
                  <w:b/>
                  <w:bCs/>
                  <w:lang w:val="en-US" w:eastAsia="zh-CN"/>
                </w:rPr>
                <w:t>控制</w:t>
              </w:r>
            </w:ins>
            <w:ins w:id="17" w:author="WPS_1559650426" w:date="2026-06-25T09:06:58Z">
              <w:r>
                <w:rPr>
                  <w:rFonts w:hint="eastAsia"/>
                  <w:b/>
                  <w:bCs/>
                  <w:lang w:val="en-US" w:eastAsia="zh-CN"/>
                </w:rPr>
                <w:t>条件</w:t>
              </w:r>
            </w:ins>
          </w:p>
          <w:p w14:paraId="4D0D63C0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（5）不可过量：H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O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，因为过量过氧化氢会分解，还会氧化草酸根离子</w:t>
            </w:r>
          </w:p>
          <w:p w14:paraId="592FFD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    逐滴滴加原因：可以控制 C</w:t>
            </w:r>
            <w:r>
              <w:rPr>
                <w:rFonts w:hint="eastAsia"/>
                <w:b/>
                <w:bCs/>
                <w:vertAlign w:val="subscript"/>
              </w:rPr>
              <w:t>2</w:t>
            </w:r>
            <w:r>
              <w:rPr>
                <w:rFonts w:hint="eastAsia"/>
                <w:b/>
                <w:bCs/>
              </w:rPr>
              <w:t>O</w:t>
            </w:r>
            <w:r>
              <w:rPr>
                <w:rFonts w:hint="eastAsia"/>
                <w:b/>
                <w:bCs/>
                <w:vertAlign w:val="subscript"/>
              </w:rPr>
              <w:t>4</w:t>
            </w:r>
            <w:r>
              <w:rPr>
                <w:rFonts w:hint="eastAsia"/>
                <w:b/>
                <w:bCs/>
                <w:vertAlign w:val="superscript"/>
              </w:rPr>
              <w:t>2-</w:t>
            </w:r>
            <w:r>
              <w:rPr>
                <w:rFonts w:hint="eastAsia"/>
                <w:b/>
                <w:bCs/>
              </w:rPr>
              <w:t>浓度，防止草酸析出，确保 Fe</w:t>
            </w:r>
            <w:r>
              <w:rPr>
                <w:rFonts w:hint="eastAsia"/>
                <w:b/>
                <w:bCs/>
                <w:vertAlign w:val="superscript"/>
              </w:rPr>
              <w:t>3+</w:t>
            </w:r>
            <w:r>
              <w:rPr>
                <w:rFonts w:hint="eastAsia"/>
                <w:b/>
                <w:bCs/>
              </w:rPr>
              <w:t>完全配位，提高产品纯度</w:t>
            </w:r>
          </w:p>
          <w:p w14:paraId="3205995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（6）莫尔盐，因为其他试剂相对于它都过量</w:t>
            </w:r>
          </w:p>
          <w:p w14:paraId="66787600">
            <w:pPr>
              <w:rPr>
                <w:b/>
                <w:bCs/>
              </w:rPr>
            </w:pPr>
          </w:p>
          <w:p w14:paraId="3DE55D69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2、</w:t>
            </w:r>
            <w:r>
              <w:rPr>
                <w:rFonts w:hint="eastAsia" w:asciiTheme="minorEastAsia" w:hAnsiTheme="minorEastAsia"/>
                <w:b/>
                <w:bCs/>
              </w:rPr>
              <w:t>①中心离子：电荷越高，对配体的吸引力越强，配合物越稳定</w:t>
            </w:r>
          </w:p>
          <w:p w14:paraId="7C4EF5CD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 xml:space="preserve">               半径适当大时，更易形成稳定配合物（但半径过大，空间位阻会影响稳定性）</w:t>
            </w:r>
          </w:p>
          <w:p w14:paraId="4E9971B8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 xml:space="preserve">               中心离子的电子构型</w:t>
            </w:r>
          </w:p>
          <w:p w14:paraId="17C06BAB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②配体因素：碱性越强，越易给出电子，配合物越稳定</w:t>
            </w:r>
          </w:p>
          <w:p w14:paraId="0B00B5D2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 xml:space="preserve">            空间位阻越小，越易与中心离子配位，配合物越稳定。</w:t>
            </w:r>
          </w:p>
          <w:p w14:paraId="326D8D05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 xml:space="preserve">            多齿配体形成的螯合物比单齿配体形成的配合物更稳定。</w:t>
            </w:r>
          </w:p>
          <w:p w14:paraId="7A6753C6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>③外界因素：溶液的酸度</w:t>
            </w:r>
          </w:p>
          <w:p w14:paraId="039F13A3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hint="eastAsia" w:asciiTheme="minorEastAsia" w:hAnsiTheme="minorEastAsia"/>
                <w:b/>
                <w:bCs/>
              </w:rPr>
              <w:t xml:space="preserve">            温度：一般温度升高，配合物稳定性降低</w:t>
            </w:r>
          </w:p>
          <w:p w14:paraId="6E5F9958">
            <w:pPr>
              <w:rPr>
                <w:b/>
                <w:bCs/>
              </w:rPr>
            </w:pPr>
          </w:p>
          <w:p w14:paraId="4E7EEABC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（3）讨论</w:t>
            </w:r>
          </w:p>
        </w:tc>
      </w:tr>
    </w:tbl>
    <w:tbl>
      <w:tblPr>
        <w:tblStyle w:val="5"/>
        <w:tblW w:w="9645" w:type="dxa"/>
        <w:tblInd w:w="-3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45"/>
      </w:tblGrid>
      <w:tr w14:paraId="4A84F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2F51AAF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有同学析出的晶体颜色偏白，这可能是因为他在加入草酸时加入过量，导致草酸晶体析出，为避免该情况，加入草酸时应该缓慢加入，防止草酸过量</w:t>
            </w:r>
          </w:p>
          <w:p w14:paraId="34EEDC44">
            <w:pPr>
              <w:rPr>
                <w:rFonts w:hint="eastAsia"/>
              </w:rPr>
            </w:pPr>
            <w:r>
              <w:rPr>
                <w:rFonts w:hint="eastAsia"/>
              </w:rPr>
              <w:t>有同学在周五时观察到有较多晶体析出，但下周二做实验时发现晶体大量减少，可能是因为温度的变化导致晶体重新溶解</w:t>
            </w:r>
          </w:p>
        </w:tc>
      </w:tr>
      <w:tr w14:paraId="018DA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29" w:hRule="atLeast"/>
        </w:trPr>
        <w:tc>
          <w:tcPr>
            <w:tcW w:w="9645" w:type="dxa"/>
          </w:tcPr>
          <w:p w14:paraId="6A380110"/>
        </w:tc>
      </w:tr>
      <w:tr w14:paraId="3407B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38" w:hRule="atLeast"/>
        </w:trPr>
        <w:tc>
          <w:tcPr>
            <w:tcW w:w="9645" w:type="dxa"/>
          </w:tcPr>
          <w:p w14:paraId="331B292F"/>
        </w:tc>
      </w:tr>
    </w:tbl>
    <w:p w14:paraId="269298F2"/>
    <w:sectPr>
      <w:footerReference r:id="rId3" w:type="default"/>
      <w:pgSz w:w="11906" w:h="16838"/>
      <w:pgMar w:top="1440" w:right="1800" w:bottom="1440" w:left="180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PS 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50782">
    <w:pPr>
      <w:pStyle w:val="2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24F607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24F607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01228"/>
    <w:multiLevelType w:val="singleLevel"/>
    <w:tmpl w:val="E03012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D667B7A"/>
    <w:multiLevelType w:val="multilevel"/>
    <w:tmpl w:val="1D667B7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  <w:b w:val="0"/>
      </w:rPr>
    </w:lvl>
    <w:lvl w:ilvl="1" w:tentative="0">
      <w:start w:val="3"/>
      <w:numFmt w:val="decimal"/>
      <w:lvlText w:val="%2、"/>
      <w:lvlJc w:val="left"/>
      <w:pPr>
        <w:ind w:left="122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nsid w:val="1FFA63A3"/>
    <w:multiLevelType w:val="multilevel"/>
    <w:tmpl w:val="1FFA63A3"/>
    <w:lvl w:ilvl="0" w:tentative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3">
    <w:nsid w:val="7C615784"/>
    <w:multiLevelType w:val="multilevel"/>
    <w:tmpl w:val="7C615784"/>
    <w:lvl w:ilvl="0" w:tentative="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4">
    <w:nsid w:val="7CC266A0"/>
    <w:multiLevelType w:val="multilevel"/>
    <w:tmpl w:val="7CC266A0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80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PS_1559650426">
    <w15:presenceInfo w15:providerId="WPS Office" w15:userId="24919550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ZmZTk0MmQ2NTUzYmMwY2ExODAwZGVhMmYzN2MyYjkifQ=="/>
  </w:docVars>
  <w:rsids>
    <w:rsidRoot w:val="12657693"/>
    <w:rsid w:val="000518E6"/>
    <w:rsid w:val="001015CE"/>
    <w:rsid w:val="00127447"/>
    <w:rsid w:val="0019335C"/>
    <w:rsid w:val="001D3B76"/>
    <w:rsid w:val="001F4860"/>
    <w:rsid w:val="002B5414"/>
    <w:rsid w:val="0031708C"/>
    <w:rsid w:val="003F0A63"/>
    <w:rsid w:val="004F08B1"/>
    <w:rsid w:val="005076F0"/>
    <w:rsid w:val="005E60D4"/>
    <w:rsid w:val="006A51BF"/>
    <w:rsid w:val="007362CC"/>
    <w:rsid w:val="00777358"/>
    <w:rsid w:val="007E2C70"/>
    <w:rsid w:val="008C0458"/>
    <w:rsid w:val="00927A36"/>
    <w:rsid w:val="009572B4"/>
    <w:rsid w:val="00B131AE"/>
    <w:rsid w:val="00B4342F"/>
    <w:rsid w:val="00B9360D"/>
    <w:rsid w:val="00C04EAC"/>
    <w:rsid w:val="00C71606"/>
    <w:rsid w:val="00D5082F"/>
    <w:rsid w:val="00E7430C"/>
    <w:rsid w:val="00ED15A1"/>
    <w:rsid w:val="00F23AB0"/>
    <w:rsid w:val="00FF57BA"/>
    <w:rsid w:val="0CC03404"/>
    <w:rsid w:val="1162105B"/>
    <w:rsid w:val="12657693"/>
    <w:rsid w:val="17A83D52"/>
    <w:rsid w:val="21561580"/>
    <w:rsid w:val="34CF6B76"/>
    <w:rsid w:val="4AEF62FE"/>
    <w:rsid w:val="4DF27705"/>
    <w:rsid w:val="52E176A7"/>
    <w:rsid w:val="613C63B1"/>
    <w:rsid w:val="62B04A99"/>
    <w:rsid w:val="6732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unhideWhenUsed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3806D51-B496-4459-8D78-D07EEEAB07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2762</Words>
  <Characters>3572</Characters>
  <Lines>29</Lines>
  <Paragraphs>8</Paragraphs>
  <TotalTime>1580</TotalTime>
  <ScaleCrop>false</ScaleCrop>
  <LinksUpToDate>false</LinksUpToDate>
  <CharactersWithSpaces>4076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2026-04-14T09:15:00Z</dcterms:created>
  <dc:creator>Administrator</dc:creator>
  <cp:lastModifiedBy>WPS_1559650426</cp:lastModifiedBy>
  <dcterms:modified xsi:type="dcterms:W3CDTF">2026-06-25T01:07:10Z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2DD2708A29E243BAA69270838FEE5D9B_11</vt:lpwstr>
  </property>
  <property fmtid="{D5CDD505-2E9C-101B-9397-08002B2CF9AE}" pid="4" name="KSOTemplateDocerSaveRecord">
    <vt:lpwstr>eyJoZGlkIjoiMmMwZGVkNjM0MjA0Njg5ZjlmOGQ1M2E1ODdhMzM1ZmEiLCJ1c2VySWQiOiI1NzE0MDEzOTAifQ==</vt:lpwstr>
  </property>
</Properties>
</file>