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AA04A">
      <w:pPr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武汉大学 化学与分子科学学院</w:t>
      </w:r>
    </w:p>
    <w:p w14:paraId="0AB3F8E6">
      <w:pPr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</w:rPr>
        <w:t>基础化学实验02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课程实验报告</w:t>
      </w:r>
    </w:p>
    <w:p w14:paraId="35604401">
      <w:pPr>
        <w:rPr>
          <w:sz w:val="24"/>
        </w:rPr>
      </w:pPr>
      <w:r>
        <w:rPr>
          <w:rFonts w:hint="eastAsia"/>
        </w:rPr>
        <w:t>化学与分子科学学院       化学（强基计划）专业       2026年    4月  14日、21日</w:t>
      </w:r>
    </w:p>
    <w:tbl>
      <w:tblPr>
        <w:tblStyle w:val="9"/>
        <w:tblpPr w:leftFromText="180" w:rightFromText="180" w:vertAnchor="text" w:horzAnchor="page" w:tblpX="1443" w:tblpY="355"/>
        <w:tblOverlap w:val="never"/>
        <w:tblW w:w="9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558"/>
        <w:gridCol w:w="753"/>
        <w:gridCol w:w="981"/>
        <w:gridCol w:w="748"/>
        <w:gridCol w:w="2041"/>
        <w:gridCol w:w="1081"/>
        <w:gridCol w:w="1317"/>
      </w:tblGrid>
      <w:tr w14:paraId="3D554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38" w:type="dxa"/>
            <w:vAlign w:val="center"/>
          </w:tcPr>
          <w:p w14:paraId="491DB9E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147176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三草酸合铁（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Ⅲ</w:t>
            </w:r>
            <w:r>
              <w:rPr>
                <w:rFonts w:hint="eastAsia"/>
                <w:sz w:val="18"/>
                <w:szCs w:val="18"/>
              </w:rPr>
              <w:t>）酸钾的制备及其性质</w:t>
            </w:r>
          </w:p>
        </w:tc>
        <w:tc>
          <w:tcPr>
            <w:tcW w:w="1081" w:type="dxa"/>
            <w:vAlign w:val="center"/>
          </w:tcPr>
          <w:p w14:paraId="5FE4DD6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指导老师</w:t>
            </w:r>
          </w:p>
        </w:tc>
        <w:tc>
          <w:tcPr>
            <w:tcW w:w="1317" w:type="dxa"/>
          </w:tcPr>
          <w:p w14:paraId="6A0E3006">
            <w:pPr>
              <w:ind w:firstLine="180" w:firstLineChars="1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胡锴</w:t>
            </w:r>
          </w:p>
        </w:tc>
      </w:tr>
      <w:tr w14:paraId="76AD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38" w:type="dxa"/>
            <w:vAlign w:val="center"/>
          </w:tcPr>
          <w:p w14:paraId="0BE5D6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0B50ED1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姚阳宁</w:t>
            </w:r>
          </w:p>
        </w:tc>
        <w:tc>
          <w:tcPr>
            <w:tcW w:w="753" w:type="dxa"/>
            <w:vAlign w:val="center"/>
          </w:tcPr>
          <w:p w14:paraId="3AA357D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年级</w:t>
            </w:r>
          </w:p>
        </w:tc>
        <w:tc>
          <w:tcPr>
            <w:tcW w:w="981" w:type="dxa"/>
            <w:vAlign w:val="center"/>
          </w:tcPr>
          <w:p w14:paraId="276D31C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大一</w:t>
            </w:r>
          </w:p>
        </w:tc>
        <w:tc>
          <w:tcPr>
            <w:tcW w:w="748" w:type="dxa"/>
            <w:vAlign w:val="center"/>
          </w:tcPr>
          <w:p w14:paraId="231AE63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学号</w:t>
            </w:r>
          </w:p>
        </w:tc>
        <w:tc>
          <w:tcPr>
            <w:tcW w:w="2041" w:type="dxa"/>
            <w:vAlign w:val="center"/>
          </w:tcPr>
          <w:p w14:paraId="59FDFC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2025302033008</w:t>
            </w:r>
          </w:p>
        </w:tc>
        <w:tc>
          <w:tcPr>
            <w:tcW w:w="1081" w:type="dxa"/>
            <w:vAlign w:val="center"/>
          </w:tcPr>
          <w:p w14:paraId="7FD19E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    绩</w:t>
            </w:r>
          </w:p>
        </w:tc>
        <w:tc>
          <w:tcPr>
            <w:tcW w:w="1317" w:type="dxa"/>
          </w:tcPr>
          <w:p w14:paraId="27CCCBA4"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ins w:id="0" w:author="WPS_1559650426" w:date="2026-06-25T09:19:31Z">
              <w:r>
                <w:rPr>
                  <w:rFonts w:hint="eastAsia"/>
                  <w:sz w:val="18"/>
                  <w:szCs w:val="18"/>
                  <w:lang w:val="en-US" w:eastAsia="zh-CN"/>
                </w:rPr>
                <w:t>A-</w:t>
              </w:r>
            </w:ins>
            <w:bookmarkStart w:id="0" w:name="_GoBack"/>
            <w:bookmarkEnd w:id="0"/>
          </w:p>
        </w:tc>
      </w:tr>
      <w:tr w14:paraId="2EEA0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617" w:type="dxa"/>
            <w:gridSpan w:val="8"/>
          </w:tcPr>
          <w:p w14:paraId="6A886DD2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                                       四、 实验内容（步骤及现象）</w:t>
            </w:r>
          </w:p>
          <w:p w14:paraId="0EE9F7B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实验原理                                       五、 数据记录和处理</w:t>
            </w:r>
          </w:p>
          <w:p w14:paraId="40D10CEF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5114E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6" w:hRule="atLeast"/>
        </w:trPr>
        <w:tc>
          <w:tcPr>
            <w:tcW w:w="9617" w:type="dxa"/>
            <w:gridSpan w:val="8"/>
          </w:tcPr>
          <w:p w14:paraId="3E479034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一.实验目的</w:t>
            </w:r>
          </w:p>
          <w:p w14:paraId="34161EDD">
            <w:r>
              <w:rPr>
                <w:rFonts w:hint="eastAsia"/>
              </w:rPr>
              <w:t>1. 说明简单配合物制备的一般方法，阐述三草酸合铁（Ⅲ）酸钾制备的基本原理。</w:t>
            </w:r>
          </w:p>
          <w:p w14:paraId="6C4EB6D4">
            <w:r>
              <w:rPr>
                <w:rFonts w:hint="eastAsia"/>
              </w:rPr>
              <w:t>2. 能用“溶剂替换法”进行结晶的操作。</w:t>
            </w:r>
          </w:p>
          <w:p w14:paraId="0ADC657B">
            <w:r>
              <w:rPr>
                <w:rFonts w:hint="eastAsia"/>
              </w:rPr>
              <w:t>3. 能说明三草酸合铁（Ⅲ）酸钾的光化学性质及用途。</w:t>
            </w:r>
          </w:p>
          <w:p w14:paraId="63B5FE17">
            <w:r>
              <w:rPr>
                <w:rFonts w:hint="eastAsia"/>
              </w:rPr>
              <w:t>4. 能解释酸度、浓度等对配位平衡的影响，比较配位离子的相对稳定。</w:t>
            </w:r>
          </w:p>
          <w:p w14:paraId="3EBAF6D2"/>
          <w:p w14:paraId="2D133D2E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二.实验原理</w:t>
            </w:r>
          </w:p>
          <w:p w14:paraId="5DAD1718"/>
          <w:p w14:paraId="39D8761E">
            <w:pPr>
              <w:ind w:firstLine="430"/>
            </w:pPr>
            <w:r>
              <w:rPr>
                <w:rFonts w:hint="eastAsia"/>
              </w:rPr>
              <w:t>配合物三草酸合铁（Ⅲ）酸钾（K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[Fe(C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]）为翠绿色的单斜晶体，溶于水，难溶于乙醇。往该配位化合物的水溶液中加入乙醇后，可析出K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[Fe(C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3H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O结晶。此结晶水合物在100℃ 会失去结晶水，230℃分解。此外，三草酸合铁酸钾能吸收光能发生光化学反应，生成黄色的草酸亚铁。</w:t>
            </w:r>
          </w:p>
          <w:p w14:paraId="42FEBDC3">
            <w:pPr>
              <w:ind w:firstLine="430"/>
            </w:pPr>
            <w:r>
              <w:rPr>
                <w:rFonts w:hint="eastAsia"/>
              </w:rPr>
              <w:t>草酸亚铁沉淀颗粒较大，易于沉降，此外 FeC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2 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  在温度高于100℃ 时分解。Fe（</w:t>
            </w:r>
            <w:r>
              <w:rPr>
                <w:rFonts w:hint="eastAsia" w:ascii="宋体" w:hAnsi="宋体" w:eastAsia="宋体"/>
              </w:rPr>
              <w:t>Ⅱ</w:t>
            </w:r>
            <w:r>
              <w:rPr>
                <w:rFonts w:hint="eastAsia"/>
              </w:rPr>
              <w:t>）与六氰合铁（Ⅲ）酸钾反应生成蓝色的 KFe[Fe(CN)</w:t>
            </w:r>
            <w:r>
              <w:rPr>
                <w:rFonts w:hint="eastAsia"/>
                <w:vertAlign w:val="subscript"/>
              </w:rPr>
              <w:t>6</w:t>
            </w:r>
            <w:r>
              <w:rPr>
                <w:rFonts w:hint="eastAsia"/>
              </w:rPr>
              <w:t>]。本实验是以铁(Ⅱ)盐 (NH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FeSO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6H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 摩尔盐为原料，首先摩尔盐与草酸反应制备得到难溶性的FeC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O；然后在有K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存在下，用 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将 FeC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 xml:space="preserve"> 氧化成 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[Fe( 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]，同时有 Fe(OH)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 xml:space="preserve"> 生成；其后加适量的H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溶液，可使其完全转化成配合物；最后利用化合物的溶解性特点，利用溶剂替换法使目标产物从溶液中析出。</w:t>
            </w:r>
          </w:p>
          <w:p w14:paraId="47197ED9">
            <w:pPr>
              <w:ind w:firstLine="430"/>
            </w:pPr>
            <w:r>
              <w:rPr>
                <w:rFonts w:hint="eastAsia"/>
              </w:rPr>
              <w:t>每一种配离子，在水溶液中均同时存在配位和电离过程，即所谓配位平衡：</w:t>
            </w:r>
          </w:p>
          <w:p w14:paraId="5B862457">
            <w:pPr>
              <w:ind w:firstLine="430"/>
              <w:jc w:val="center"/>
            </w:pPr>
            <w:r>
              <w:rPr>
                <w:rFonts w:hint="eastAsia"/>
              </w:rPr>
              <w:t>Fe</w:t>
            </w:r>
            <w:r>
              <w:rPr>
                <w:rFonts w:hint="eastAsia"/>
                <w:vertAlign w:val="superscript"/>
              </w:rPr>
              <w:t xml:space="preserve">3+ </w:t>
            </w:r>
            <w:r>
              <w:rPr>
                <w:rFonts w:hint="eastAsia"/>
              </w:rPr>
              <w:t>+3C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  <w:vertAlign w:val="superscript"/>
              </w:rPr>
              <w:t xml:space="preserve">2- </w:t>
            </w:r>
            <w:r>
              <w:rPr>
                <w:rFonts w:hint="eastAsia"/>
              </w:rPr>
              <w:t>= [Fe(C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perscript"/>
              </w:rPr>
              <w:t>3-</w:t>
            </w:r>
          </w:p>
          <w:p w14:paraId="2BA42F86">
            <w:pPr>
              <w:ind w:firstLine="430"/>
            </w:pPr>
            <w:r>
              <w:rPr>
                <w:rFonts w:hint="eastAsia"/>
              </w:rPr>
              <w:t>其平衡常数用K</w:t>
            </w:r>
            <w:r>
              <w:rPr>
                <w:rFonts w:hint="eastAsia"/>
                <w:vertAlign w:val="subscript"/>
              </w:rPr>
              <w:t>稳</w:t>
            </w:r>
            <w:r>
              <w:rPr>
                <w:rFonts w:hint="eastAsia"/>
              </w:rPr>
              <w:t>表示，根据结合配体数目不同，分为一级、二级、三级</w:t>
            </w:r>
            <w:r>
              <w:rPr>
                <w:rFonts w:hint="eastAsia" w:asciiTheme="minorEastAsia" w:hAnsiTheme="minorEastAsia"/>
              </w:rPr>
              <w:t>…</w:t>
            </w:r>
            <w:r>
              <w:rPr>
                <w:rFonts w:hint="eastAsia" w:ascii="宋体" w:hAnsi="宋体" w:eastAsia="宋体"/>
              </w:rPr>
              <w:t>…</w:t>
            </w:r>
            <w:r>
              <w:rPr>
                <w:rFonts w:hint="eastAsia"/>
              </w:rPr>
              <w:t>稳定常数。平衡常数反应在一定程度上反映了配合物的稳定性。如其他化学平衡一样，配位平衡也会因为外界环境的变化而发生移动，如向K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[Fe(C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]在溶液中加入酸、碱、沉淀剂或C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  <w:vertAlign w:val="superscript"/>
              </w:rPr>
              <w:t>2-</w:t>
            </w:r>
            <w:r>
              <w:rPr>
                <w:rFonts w:hint="eastAsia"/>
              </w:rPr>
              <w:t>配位能力强的配合剂，将会改变C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  <w:vertAlign w:val="superscript"/>
              </w:rPr>
              <w:t>2-</w:t>
            </w:r>
            <w:r>
              <w:rPr>
                <w:rFonts w:hint="eastAsia"/>
              </w:rPr>
              <w:t>或Fe</w:t>
            </w:r>
            <w:r>
              <w:rPr>
                <w:rFonts w:hint="eastAsia"/>
                <w:vertAlign w:val="superscript"/>
              </w:rPr>
              <w:t>3+</w:t>
            </w:r>
            <w:r>
              <w:rPr>
                <w:rFonts w:hint="eastAsia"/>
              </w:rPr>
              <w:t>离子的浓度，使配位平衡移动，甚至平衡遭到破坏或转化成另一种配合物。</w:t>
            </w:r>
          </w:p>
          <w:p w14:paraId="0D398F3D">
            <w:pPr>
              <w:ind w:firstLine="430"/>
            </w:pPr>
          </w:p>
          <w:p w14:paraId="4194A2F5">
            <w:pPr>
              <w:ind w:firstLine="430"/>
              <w:rPr>
                <w:b/>
                <w:bCs/>
                <w:sz w:val="24"/>
              </w:rPr>
            </w:pPr>
          </w:p>
          <w:p w14:paraId="7D6B1674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三.实验试剂及仪器（试剂物理常数、装置图等）</w:t>
            </w:r>
          </w:p>
          <w:p w14:paraId="049E2FFB"/>
          <w:p w14:paraId="2F94C639"/>
          <w:p w14:paraId="0901EA73">
            <w:pPr>
              <w:rPr>
                <w:rFonts w:ascii="Cambria Math" w:hAnsi="Cambria Math"/>
                <w:i/>
              </w:rPr>
            </w:pPr>
            <w:r>
              <w:rPr>
                <w:rFonts w:hint="eastAsia"/>
              </w:rPr>
              <w:t>三草酸合铁酸钾   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[Fe(C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]  M</w:t>
            </w:r>
            <w:r>
              <w:rPr>
                <w:rFonts w:hint="eastAsia"/>
                <w:vertAlign w:val="subscript"/>
              </w:rPr>
              <w:t>r</w:t>
            </w:r>
            <w:r>
              <w:rPr>
                <w:rFonts w:hint="eastAsia"/>
              </w:rPr>
              <w:t xml:space="preserve">=437.20 </w:t>
            </w:r>
            <w:r>
              <w:rPr>
                <w:rFonts w:hint="eastAsia" w:ascii="Cambria Math" w:hAnsi="Cambria Math"/>
                <w:i/>
              </w:rPr>
              <w:t xml:space="preserve"> </w:t>
            </w:r>
            <m:oMath>
              <m:r>
                <m:rPr/>
                <w:rPr>
                  <w:rFonts w:hint="eastAsia"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mol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</w:p>
          <w:p w14:paraId="32D57C94">
            <w:pPr>
              <w:rPr>
                <w:rFonts w:ascii="Cambria Math" w:hAnsi="Cambria Math"/>
                <w:i/>
              </w:rPr>
            </w:pPr>
            <w:r>
              <w:rPr>
                <w:rFonts w:hint="eastAsia"/>
              </w:rPr>
              <w:t>六水合硫酸亚铁铵  (NH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FeSO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6H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  M</w:t>
            </w:r>
            <w:r>
              <w:rPr>
                <w:rFonts w:hint="eastAsia"/>
                <w:vertAlign w:val="subscript"/>
              </w:rPr>
              <w:t>r</w:t>
            </w:r>
            <w:r>
              <w:rPr>
                <w:rFonts w:hint="eastAsia"/>
              </w:rPr>
              <w:t>=392.17</w:t>
            </w:r>
            <w:r>
              <w:rPr>
                <w:rFonts w:hint="eastAsia" w:ascii="Cambria Math" w:hAnsi="Cambria Math"/>
                <w:i/>
              </w:rPr>
              <w:t xml:space="preserve"> </w:t>
            </w:r>
            <m:oMath>
              <m:r>
                <m:rPr/>
                <w:rPr>
                  <w:rFonts w:hint="eastAsia"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mol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</w:p>
          <w:p w14:paraId="15F39794">
            <w:pPr>
              <w:rPr>
                <w:vertAlign w:val="superscript"/>
              </w:rPr>
            </w:pPr>
            <w:r>
              <w:rPr>
                <w:rFonts w:hint="eastAsia"/>
              </w:rPr>
              <w:t>二水合草酸   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  M</w:t>
            </w:r>
            <w:r>
              <w:rPr>
                <w:rFonts w:hint="eastAsia"/>
                <w:vertAlign w:val="subscript"/>
              </w:rPr>
              <w:t>r</w:t>
            </w:r>
            <w:r>
              <w:rPr>
                <w:rFonts w:hint="eastAsia"/>
              </w:rPr>
              <w:t xml:space="preserve">=126.06 </w:t>
            </w:r>
            <w:r>
              <w:rPr>
                <w:rFonts w:hint="eastAsia" w:ascii="Cambria Math" w:hAnsi="Cambria Math"/>
                <w:i/>
              </w:rPr>
              <w:t xml:space="preserve"> </w:t>
            </w:r>
            <m:oMath>
              <m:r>
                <m:rPr/>
                <w:rPr>
                  <w:rFonts w:hint="eastAsia"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mol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</w:p>
          <w:p w14:paraId="7E61678B">
            <w:r>
              <w:rPr>
                <w:rFonts w:hint="eastAsia"/>
              </w:rPr>
              <w:t>水合草酸钾   K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   M</w:t>
            </w:r>
            <w:r>
              <w:rPr>
                <w:rFonts w:hint="eastAsia"/>
                <w:vertAlign w:val="subscript"/>
              </w:rPr>
              <w:t>r</w:t>
            </w:r>
            <w:r>
              <w:rPr>
                <w:rFonts w:hint="eastAsia"/>
              </w:rPr>
              <w:t>=184.23</w:t>
            </w:r>
            <m:oMath>
              <m:r>
                <m:rPr/>
                <w:rPr>
                  <w:rFonts w:hint="eastAsia"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mol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</w:p>
          <w:p w14:paraId="756330C2"/>
          <w:p w14:paraId="4CBBACFE"/>
          <w:p w14:paraId="00DDD6E7"/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46"/>
              <w:gridCol w:w="2346"/>
              <w:gridCol w:w="2347"/>
              <w:gridCol w:w="2347"/>
            </w:tblGrid>
            <w:tr w14:paraId="40D319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46" w:type="dxa"/>
                </w:tcPr>
                <w:p w14:paraId="5FF529E7">
                  <w:r>
                    <w:rPr>
                      <w:rFonts w:hint="eastAsia"/>
                    </w:rPr>
                    <w:t>试剂</w:t>
                  </w:r>
                </w:p>
              </w:tc>
              <w:tc>
                <w:tcPr>
                  <w:tcW w:w="2346" w:type="dxa"/>
                </w:tcPr>
                <w:p w14:paraId="5B555C28">
                  <w:r>
                    <w:rPr>
                      <w:rFonts w:hint="eastAsia"/>
                    </w:rPr>
                    <w:t>浓度</w:t>
                  </w:r>
                </w:p>
              </w:tc>
              <w:tc>
                <w:tcPr>
                  <w:tcW w:w="2347" w:type="dxa"/>
                </w:tcPr>
                <w:p w14:paraId="74BD512E">
                  <w:r>
                    <w:rPr>
                      <w:rFonts w:hint="eastAsia"/>
                    </w:rPr>
                    <w:t>试剂</w:t>
                  </w:r>
                </w:p>
              </w:tc>
              <w:tc>
                <w:tcPr>
                  <w:tcW w:w="2347" w:type="dxa"/>
                </w:tcPr>
                <w:p w14:paraId="1DE04C12">
                  <w:r>
                    <w:rPr>
                      <w:rFonts w:hint="eastAsia"/>
                    </w:rPr>
                    <w:t>浓度</w:t>
                  </w:r>
                </w:p>
              </w:tc>
            </w:tr>
            <w:tr w14:paraId="438FCD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46" w:type="dxa"/>
                </w:tcPr>
                <w:p w14:paraId="2429B9E2">
                  <w:r>
                    <w:rPr>
                      <w:rFonts w:hint="eastAsia"/>
                    </w:rPr>
                    <w:t>H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O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溶液</w:t>
                  </w:r>
                </w:p>
              </w:tc>
              <w:tc>
                <w:tcPr>
                  <w:tcW w:w="2346" w:type="dxa"/>
                </w:tcPr>
                <w:p w14:paraId="6FCCE48C">
                  <w:r>
                    <w:rPr>
                      <w:rFonts w:hint="eastAsia"/>
                    </w:rPr>
                    <w:t xml:space="preserve">6% </w:t>
                  </w:r>
                </w:p>
              </w:tc>
              <w:tc>
                <w:tcPr>
                  <w:tcW w:w="2347" w:type="dxa"/>
                </w:tcPr>
                <w:p w14:paraId="2268B9B6">
                  <w:r>
                    <w:rPr>
                      <w:rFonts w:hint="eastAsia"/>
                    </w:rPr>
                    <w:t>KSCN溶液</w:t>
                  </w:r>
                </w:p>
              </w:tc>
              <w:tc>
                <w:tcPr>
                  <w:tcW w:w="2347" w:type="dxa"/>
                </w:tcPr>
                <w:p w14:paraId="26A92F7E">
                  <w:r>
                    <w:rPr>
                      <w:rFonts w:hint="eastAsia"/>
                    </w:rPr>
                    <w:t>1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  <w:r>
                    <w:rPr>
                      <w:rFonts w:hint="eastAsia"/>
                    </w:rPr>
                    <w:t xml:space="preserve"> </w:t>
                  </w:r>
                </w:p>
              </w:tc>
            </w:tr>
            <w:tr w14:paraId="0227F6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46" w:type="dxa"/>
                </w:tcPr>
                <w:p w14:paraId="7EC550E7">
                  <w:r>
                    <w:rPr>
                      <w:rFonts w:hint="eastAsia"/>
                    </w:rPr>
                    <w:t>H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C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O</w:t>
                  </w:r>
                  <w:r>
                    <w:rPr>
                      <w:rFonts w:hint="eastAsia"/>
                      <w:vertAlign w:val="subscript"/>
                    </w:rPr>
                    <w:t>4</w:t>
                  </w:r>
                  <w:r>
                    <w:rPr>
                      <w:rFonts w:hint="eastAsia"/>
                    </w:rPr>
                    <w:t>溶液</w:t>
                  </w:r>
                </w:p>
              </w:tc>
              <w:tc>
                <w:tcPr>
                  <w:tcW w:w="2346" w:type="dxa"/>
                </w:tcPr>
                <w:p w14:paraId="72BDA700">
                  <w:r>
                    <w:rPr>
                      <w:rFonts w:hint="eastAsia"/>
                    </w:rPr>
                    <w:t>0.5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/>
                          </w:rPr>
                          <m:t>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  <w:r>
                    <w:rPr>
                      <w:rFonts w:hint="eastAsia"/>
                    </w:rPr>
                    <w:t xml:space="preserve"> </w:t>
                  </w:r>
                </w:p>
              </w:tc>
              <w:tc>
                <w:tcPr>
                  <w:tcW w:w="2347" w:type="dxa"/>
                </w:tcPr>
                <w:p w14:paraId="70BC9938">
                  <w:r>
                    <w:rPr>
                      <w:rFonts w:hint="eastAsia"/>
                    </w:rPr>
                    <w:t>HAc溶液</w:t>
                  </w:r>
                </w:p>
              </w:tc>
              <w:tc>
                <w:tcPr>
                  <w:tcW w:w="2347" w:type="dxa"/>
                </w:tcPr>
                <w:p w14:paraId="0E4EDAAE">
                  <w:r>
                    <w:rPr>
                      <w:rFonts w:hint="eastAsia"/>
                    </w:rPr>
                    <w:t>6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  <w:r>
                    <w:rPr>
                      <w:rFonts w:hint="eastAsia"/>
                    </w:rPr>
                    <w:t xml:space="preserve"> </w:t>
                  </w:r>
                </w:p>
              </w:tc>
            </w:tr>
            <w:tr w14:paraId="637926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46" w:type="dxa"/>
                </w:tcPr>
                <w:p w14:paraId="52374CB6">
                  <w:r>
                    <w:rPr>
                      <w:rFonts w:hint="eastAsia"/>
                    </w:rPr>
                    <w:t>K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C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O</w:t>
                  </w:r>
                  <w:r>
                    <w:rPr>
                      <w:rFonts w:hint="eastAsia"/>
                      <w:vertAlign w:val="subscript"/>
                    </w:rPr>
                    <w:t>4</w:t>
                  </w:r>
                  <w:r>
                    <w:rPr>
                      <w:rFonts w:hint="eastAsia"/>
                    </w:rPr>
                    <w:t>溶液</w:t>
                  </w:r>
                </w:p>
              </w:tc>
              <w:tc>
                <w:tcPr>
                  <w:tcW w:w="2346" w:type="dxa"/>
                </w:tcPr>
                <w:p w14:paraId="2E86D1B0">
                  <w:r>
                    <w:rPr>
                      <w:rFonts w:hint="eastAsia"/>
                    </w:rPr>
                    <w:t>0.1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/>
                          </w:rPr>
                          <m:t>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  <w:r>
                    <w:rPr>
                      <w:rFonts w:hint="eastAsia"/>
                    </w:rPr>
                    <w:t xml:space="preserve"> </w:t>
                  </w:r>
                </w:p>
              </w:tc>
              <w:tc>
                <w:tcPr>
                  <w:tcW w:w="2347" w:type="dxa"/>
                </w:tcPr>
                <w:p w14:paraId="0527292E">
                  <w:r>
                    <w:rPr>
                      <w:rFonts w:hint="eastAsia"/>
                    </w:rPr>
                    <w:t>H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SO</w:t>
                  </w:r>
                  <w:r>
                    <w:rPr>
                      <w:rFonts w:hint="eastAsia"/>
                      <w:vertAlign w:val="subscript"/>
                    </w:rPr>
                    <w:t>4</w:t>
                  </w:r>
                  <w:r>
                    <w:rPr>
                      <w:rFonts w:hint="eastAsia"/>
                    </w:rPr>
                    <w:t>溶液</w:t>
                  </w:r>
                </w:p>
              </w:tc>
              <w:tc>
                <w:tcPr>
                  <w:tcW w:w="2347" w:type="dxa"/>
                </w:tcPr>
                <w:p w14:paraId="4A636DD3">
                  <w:r>
                    <w:rPr>
                      <w:rFonts w:hint="eastAsia"/>
                    </w:rPr>
                    <w:t>3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  <w:r>
                    <w:rPr>
                      <w:rFonts w:hint="eastAsia"/>
                    </w:rPr>
                    <w:t xml:space="preserve"> </w:t>
                  </w:r>
                </w:p>
              </w:tc>
            </w:tr>
            <w:tr w14:paraId="7F9362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46" w:type="dxa"/>
                </w:tcPr>
                <w:p w14:paraId="39CB7BFA">
                  <w:r>
                    <w:rPr>
                      <w:rFonts w:hint="eastAsia"/>
                    </w:rPr>
                    <w:t>K</w:t>
                  </w:r>
                  <w:r>
                    <w:rPr>
                      <w:rFonts w:hint="eastAsia"/>
                      <w:vertAlign w:val="subscript"/>
                    </w:rPr>
                    <w:t>3</w:t>
                  </w:r>
                  <w:r>
                    <w:rPr>
                      <w:rFonts w:hint="eastAsia"/>
                    </w:rPr>
                    <w:t>Fe(CN)</w:t>
                  </w:r>
                  <w:r>
                    <w:rPr>
                      <w:rFonts w:hint="eastAsia"/>
                      <w:vertAlign w:val="subscript"/>
                    </w:rPr>
                    <w:t>6</w:t>
                  </w:r>
                  <w:r>
                    <w:rPr>
                      <w:rFonts w:hint="eastAsia"/>
                    </w:rPr>
                    <w:t>溶液</w:t>
                  </w:r>
                </w:p>
              </w:tc>
              <w:tc>
                <w:tcPr>
                  <w:tcW w:w="2346" w:type="dxa"/>
                </w:tcPr>
                <w:p w14:paraId="4E5FF3F8">
                  <w:r>
                    <w:rPr>
                      <w:rFonts w:hint="eastAsia"/>
                    </w:rPr>
                    <w:t>0.5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  <w:r>
                    <w:rPr>
                      <w:rFonts w:hint="eastAsia"/>
                    </w:rPr>
                    <w:t xml:space="preserve"> </w:t>
                  </w:r>
                </w:p>
              </w:tc>
              <w:tc>
                <w:tcPr>
                  <w:tcW w:w="2347" w:type="dxa"/>
                </w:tcPr>
                <w:p w14:paraId="521F5C3E">
                  <w:r>
                    <w:rPr>
                      <w:rFonts w:hint="eastAsia"/>
                    </w:rPr>
                    <w:t>氨水</w:t>
                  </w:r>
                </w:p>
              </w:tc>
              <w:tc>
                <w:tcPr>
                  <w:tcW w:w="2347" w:type="dxa"/>
                </w:tcPr>
                <w:p w14:paraId="182286A0">
                  <w:r>
                    <w:rPr>
                      <w:rFonts w:hint="eastAsia"/>
                    </w:rPr>
                    <w:t>2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  <w:r>
                    <w:rPr>
                      <w:rFonts w:hint="eastAsia"/>
                    </w:rPr>
                    <w:t xml:space="preserve"> </w:t>
                  </w:r>
                </w:p>
              </w:tc>
            </w:tr>
            <w:tr w14:paraId="3B982D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46" w:type="dxa"/>
                </w:tcPr>
                <w:p w14:paraId="542DC91B">
                  <w:r>
                    <w:rPr>
                      <w:rFonts w:hint="eastAsia"/>
                    </w:rPr>
                    <w:t>CaCl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溶液</w:t>
                  </w:r>
                </w:p>
              </w:tc>
              <w:tc>
                <w:tcPr>
                  <w:tcW w:w="2346" w:type="dxa"/>
                </w:tcPr>
                <w:p w14:paraId="7B88FB21">
                  <w:r>
                    <w:rPr>
                      <w:rFonts w:hint="eastAsia"/>
                    </w:rPr>
                    <w:t>0.5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  <w:r>
                    <w:rPr>
                      <w:rFonts w:hint="eastAsia"/>
                    </w:rPr>
                    <w:t xml:space="preserve"> </w:t>
                  </w:r>
                </w:p>
              </w:tc>
              <w:tc>
                <w:tcPr>
                  <w:tcW w:w="2347" w:type="dxa"/>
                </w:tcPr>
                <w:p w14:paraId="51171786">
                  <w:r>
                    <w:rPr>
                      <w:rFonts w:hint="eastAsia"/>
                    </w:rPr>
                    <w:t>Na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S溶液</w:t>
                  </w:r>
                </w:p>
              </w:tc>
              <w:tc>
                <w:tcPr>
                  <w:tcW w:w="2347" w:type="dxa"/>
                </w:tcPr>
                <w:p w14:paraId="7DEE574D">
                  <w:r>
                    <w:rPr>
                      <w:rFonts w:hint="eastAsia"/>
                    </w:rPr>
                    <w:t>0.5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  <w:r>
                    <w:rPr>
                      <w:rFonts w:hint="eastAsia"/>
                    </w:rPr>
                    <w:t xml:space="preserve"> </w:t>
                  </w:r>
                </w:p>
              </w:tc>
            </w:tr>
            <w:tr w14:paraId="461911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46" w:type="dxa"/>
                </w:tcPr>
                <w:p w14:paraId="580A9355">
                  <w:r>
                    <w:rPr>
                      <w:rFonts w:hint="eastAsia"/>
                    </w:rPr>
                    <w:t>FeCl</w:t>
                  </w:r>
                  <w:r>
                    <w:rPr>
                      <w:rFonts w:hint="eastAsia"/>
                      <w:vertAlign w:val="subscript"/>
                    </w:rPr>
                    <w:t>3</w:t>
                  </w:r>
                  <w:r>
                    <w:rPr>
                      <w:rFonts w:hint="eastAsia"/>
                    </w:rPr>
                    <w:t>溶液</w:t>
                  </w:r>
                </w:p>
              </w:tc>
              <w:tc>
                <w:tcPr>
                  <w:tcW w:w="2346" w:type="dxa"/>
                </w:tcPr>
                <w:p w14:paraId="28C2F840">
                  <w:r>
                    <w:rPr>
                      <w:rFonts w:hint="eastAsia"/>
                    </w:rPr>
                    <w:t>0.2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</w:p>
              </w:tc>
              <w:tc>
                <w:tcPr>
                  <w:tcW w:w="2347" w:type="dxa"/>
                </w:tcPr>
                <w:p w14:paraId="5ABA76F4">
                  <w:r>
                    <w:rPr>
                      <w:rFonts w:hint="eastAsia"/>
                    </w:rPr>
                    <w:t>NH</w:t>
                  </w:r>
                  <w:r>
                    <w:rPr>
                      <w:rFonts w:hint="eastAsia"/>
                      <w:vertAlign w:val="subscript"/>
                    </w:rPr>
                    <w:t>4</w:t>
                  </w:r>
                  <w:r>
                    <w:rPr>
                      <w:rFonts w:hint="eastAsia"/>
                    </w:rPr>
                    <w:t>F溶液</w:t>
                  </w:r>
                </w:p>
              </w:tc>
              <w:tc>
                <w:tcPr>
                  <w:tcW w:w="2347" w:type="dxa"/>
                </w:tcPr>
                <w:p w14:paraId="3E726853">
                  <w:r>
                    <w:rPr>
                      <w:rFonts w:hint="eastAsia"/>
                    </w:rPr>
                    <w:t>1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  <w:r>
                    <w:rPr>
                      <w:rFonts w:hint="eastAsia"/>
                    </w:rPr>
                    <w:t xml:space="preserve"> </w:t>
                  </w:r>
                </w:p>
              </w:tc>
            </w:tr>
            <w:tr w14:paraId="09D00A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46" w:type="dxa"/>
                </w:tcPr>
                <w:p w14:paraId="5C38C260">
                  <w:r>
                    <w:rPr>
                      <w:rFonts w:hint="eastAsia"/>
                    </w:rPr>
                    <w:t>NaOH溶液</w:t>
                  </w:r>
                </w:p>
              </w:tc>
              <w:tc>
                <w:tcPr>
                  <w:tcW w:w="2346" w:type="dxa"/>
                </w:tcPr>
                <w:p w14:paraId="0885C4A8">
                  <w:r>
                    <w:rPr>
                      <w:rFonts w:hint="eastAsia"/>
                    </w:rPr>
                    <w:t>2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mol·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oMath>
                </w:p>
              </w:tc>
              <w:tc>
                <w:tcPr>
                  <w:tcW w:w="2347" w:type="dxa"/>
                </w:tcPr>
                <w:p w14:paraId="0ED6041A">
                  <w:r>
                    <w:rPr>
                      <w:rFonts w:hint="eastAsia"/>
                    </w:rPr>
                    <w:t>饱和酒石酸氢钾溶液</w:t>
                  </w:r>
                </w:p>
              </w:tc>
              <w:tc>
                <w:tcPr>
                  <w:tcW w:w="2347" w:type="dxa"/>
                </w:tcPr>
                <w:p w14:paraId="43680D39">
                  <w:pPr>
                    <w:keepNext/>
                    <w:ind w:firstLine="945" w:firstLineChars="450"/>
                  </w:pPr>
                  <w:r>
                    <w:rPr>
                      <w:rFonts w:hint="eastAsia"/>
                    </w:rPr>
                    <w:t>\</w:t>
                  </w:r>
                </w:p>
              </w:tc>
            </w:tr>
          </w:tbl>
          <w:p w14:paraId="4CE1ED12">
            <w:pPr>
              <w:pStyle w:val="3"/>
            </w:pPr>
            <w:r>
              <w:rPr>
                <w:rFonts w:hint="eastAsia"/>
              </w:rPr>
              <w:t xml:space="preserve">表格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表格 \* ARABIC</w:instrText>
            </w:r>
            <w:r>
              <w:instrText xml:space="preserve">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</w:rPr>
              <w:t>实验所用试剂</w:t>
            </w:r>
          </w:p>
          <w:p w14:paraId="73C7F2D0"/>
          <w:p w14:paraId="4E7A35BE"/>
          <w:p w14:paraId="1D1F07DD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四.实验内容（步骤及现象）</w:t>
            </w:r>
          </w:p>
          <w:p w14:paraId="7D48514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1.制备三草酸合铁（Ⅲ）酸钾</w:t>
            </w:r>
          </w:p>
          <w:p w14:paraId="6A6FF572">
            <w:r>
              <w:rPr>
                <w:rFonts w:hint="eastAsia"/>
              </w:rPr>
              <w:t>a.制 FeC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</w:p>
          <w:p w14:paraId="30740A28">
            <w:pPr>
              <w:ind w:firstLine="420" w:firstLineChars="200"/>
            </w:pPr>
            <w:r>
              <w:rPr>
                <w:rFonts w:hint="eastAsia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4205605</wp:posOffset>
                  </wp:positionH>
                  <wp:positionV relativeFrom="paragraph">
                    <wp:posOffset>234315</wp:posOffset>
                  </wp:positionV>
                  <wp:extent cx="1806575" cy="1355725"/>
                  <wp:effectExtent l="0" t="0" r="3175" b="0"/>
                  <wp:wrapTight wrapText="bothSides">
                    <wp:wrapPolygon>
                      <wp:start x="0" y="0"/>
                      <wp:lineTo x="0" y="21246"/>
                      <wp:lineTo x="21410" y="21246"/>
                      <wp:lineTo x="21410" y="0"/>
                      <wp:lineTo x="0" y="0"/>
                    </wp:wrapPolygon>
                  </wp:wrapTight>
                  <wp:docPr id="158512553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125535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575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称取 7.60 g (NH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FeSO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6H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 ，加数滴3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rPr>
                <w:rFonts w:hint="eastAsia"/>
              </w:rPr>
              <w:t xml:space="preserve">  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，另称取12.55g  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 ，将它们分别用蒸馏水溶解。</w:t>
            </w:r>
          </w:p>
          <w:p w14:paraId="6656ACC6">
            <w:pPr>
              <w:ind w:firstLine="420" w:firstLineChars="200"/>
            </w:pPr>
            <w:r>
              <w:rPr>
                <w:rFonts w:hint="eastAsia"/>
              </w:rPr>
              <w:t>将两溶液徐徐混合，溶液快速变为明艳的黄色（如图1所示），加热至沸，同时不断搅拌以免暴沸。</w:t>
            </w:r>
          </w:p>
          <w:p w14:paraId="5ECAA6D0">
            <w:pPr>
              <w:ind w:firstLine="420" w:firstLineChars="200"/>
            </w:pPr>
            <w:r>
              <w:rPr>
                <w:rFonts w:hint="eastAsia"/>
              </w:rPr>
              <w:t>维持微沸约 4min后停止加热，略冷却待固体沉降后，进行倾滗，倾倒出上层清液后，加入热水洗涤，待沉降完全后继续倾滗，同时取倾滗液于试管中，将其中加入氯化钡溶液，产生白色沉淀，继续使用热水洗涤，重复进行以上操作至检验不再产生白色沉淀。得到制备好的草酸亚铁固体。</w:t>
            </w:r>
          </w:p>
          <w:p w14:paraId="4360CF7D"/>
          <w:p w14:paraId="56E38EA1">
            <w:r>
              <w:rPr>
                <w:rFonts w:hint="eastAsia"/>
              </w:rPr>
              <w:t>b. 进行氧化与配位反应制备 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[Fe(C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]</w:t>
            </w:r>
          </w:p>
          <w:p w14:paraId="06FE3DE2">
            <w:pPr>
              <w:ind w:firstLine="420" w:firstLineChars="200"/>
            </w:pP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4206240</wp:posOffset>
                      </wp:positionH>
                      <wp:positionV relativeFrom="paragraph">
                        <wp:posOffset>1466850</wp:posOffset>
                      </wp:positionV>
                      <wp:extent cx="1822450" cy="635"/>
                      <wp:effectExtent l="0" t="0" r="0" b="0"/>
                      <wp:wrapSquare wrapText="bothSides"/>
                      <wp:docPr id="6015927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24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B57F53">
                                  <w:pPr>
                                    <w:pStyle w:val="3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图2 滴加过氧化氢时的溶液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331.2pt;margin-top:115.5pt;height:0.05pt;width:143.5pt;mso-wrap-distance-bottom:0pt;mso-wrap-distance-left:9pt;mso-wrap-distance-right:9pt;mso-wrap-distance-top:0pt;z-index:251662336;mso-width-relative:page;mso-height-relative:page;" fillcolor="#FFFFFF" filled="t" stroked="f" coordsize="21600,21600" o:gfxdata="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xsd6tkAAAALAQAADwAAAAAAAAABACAAAAAiAAAA&#10;ZHJzL2Rvd25yZXYueG1sUEsBAhQAFAAAAAgAh07iQEE5k20/AgAAeAQAAA4AAAAAAAAAAQAgAAAA&#10;KAEAAGRycy9lMm9Eb2MueG1sUEsFBgAAAAAGAAYAWQEAANkFAAAAAA==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03B57F53">
                            <w:pPr>
                              <w:pStyle w:val="3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图2 滴加过氧化氢时的溶液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4387215</wp:posOffset>
                  </wp:positionH>
                  <wp:positionV relativeFrom="paragraph">
                    <wp:posOffset>43180</wp:posOffset>
                  </wp:positionV>
                  <wp:extent cx="1822450" cy="1366520"/>
                  <wp:effectExtent l="0" t="0" r="6350" b="5080"/>
                  <wp:wrapSquare wrapText="bothSides"/>
                  <wp:docPr id="188833238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332385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450" cy="1366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称5.31g K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O，加 16.0mL 蒸馏水，微热使之溶解，所得K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溶液加到已洗净的 FeC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O中，将盛混合物的容器置于40℃左右的热水中，慢慢滴加10.0 mL 6％H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溶液，边加入边充分搅拌。</w:t>
            </w:r>
          </w:p>
          <w:p w14:paraId="16380897">
            <w:pPr>
              <w:ind w:firstLine="420" w:firstLineChars="200"/>
            </w:pPr>
            <w:r>
              <w:rPr>
                <w:rFonts w:hint="eastAsia"/>
              </w:rPr>
              <w:t>此时溶液变为红褐色，溶液中产生较多的红色絮状固体（如图2所示），后期加入草酸时，液面产生较多的气泡。</w:t>
            </w:r>
          </w:p>
          <w:p w14:paraId="3036B2B8">
            <w:pPr>
              <w:ind w:firstLine="420" w:firstLineChars="200"/>
            </w:pPr>
            <w:r>
              <w:rPr>
                <w:rFonts w:hint="eastAsia"/>
              </w:rPr>
              <w:t>加完 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后，取 1 滴所得悬浊液于点滴板凹穴中，加 1 滴  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Fe(CN)</w:t>
            </w:r>
            <w:r>
              <w:rPr>
                <w:rFonts w:hint="eastAsia"/>
                <w:vertAlign w:val="subscript"/>
              </w:rPr>
              <w:t>6</w:t>
            </w:r>
            <w:r>
              <w:rPr>
                <w:rFonts w:hint="eastAsia"/>
              </w:rPr>
              <w:t>溶液，凹穴内溶液变蓝。</w:t>
            </w:r>
          </w:p>
          <w:p w14:paraId="13545FE1">
            <w:pPr>
              <w:ind w:firstLine="420" w:firstLineChars="200"/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4204970</wp:posOffset>
                      </wp:positionH>
                      <wp:positionV relativeFrom="paragraph">
                        <wp:posOffset>1708785</wp:posOffset>
                      </wp:positionV>
                      <wp:extent cx="1806575" cy="635"/>
                      <wp:effectExtent l="0" t="0" r="0" b="0"/>
                      <wp:wrapSquare wrapText="bothSides"/>
                      <wp:docPr id="129707253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657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45DA2E">
                                  <w:pPr>
                                    <w:pStyle w:val="3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 3 开始滴加草酸时的浊液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331.1pt;margin-top:134.55pt;height:0.05pt;width:142.25pt;mso-wrap-distance-bottom:0pt;mso-wrap-distance-left:9pt;mso-wrap-distance-right:9pt;mso-wrap-distance-top:0pt;z-index:251663360;mso-width-relative:page;mso-height-relative:page;" fillcolor="#FFFFFF" filled="t" stroked="f" coordsize="21600,21600" o:gfxdata="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+WXkTaAAAACwEAAA8AAAAAAAAAAQAgAAAA&#10;IgAAAGRycy9kb3ducmV2LnhtbFBLAQIUABQAAAAIAIdO4kDNNDZsQgIAAHsEAAAOAAAAAAAAAAEA&#10;IAAAACkBAABkcnMvZTJvRG9jLnhtbFBLBQYAAAAABgAGAFkBAADdBQAAAAA=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6745DA2E">
                            <w:pPr>
                              <w:pStyle w:val="3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 3 开始滴加草酸时的浊液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hint="eastAsia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4204970</wp:posOffset>
                  </wp:positionH>
                  <wp:positionV relativeFrom="paragraph">
                    <wp:posOffset>297180</wp:posOffset>
                  </wp:positionV>
                  <wp:extent cx="1806575" cy="1354455"/>
                  <wp:effectExtent l="0" t="0" r="3175" b="0"/>
                  <wp:wrapSquare wrapText="bothSides"/>
                  <wp:docPr id="80193507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93507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575" cy="135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将上述已加入足量H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溶液加热至沸并充分搅拌，再一次性加入 5.7 mL 0.5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rPr>
                <w:rFonts w:hint="eastAsia"/>
              </w:rPr>
              <w:t xml:space="preserve"> 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溶液，在保持微沸的情况下，继续滴加0.5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rPr>
                <w:rFonts w:hint="eastAsia"/>
              </w:rPr>
              <w:t xml:space="preserve"> 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溶液，至溶液完全变为透明的草绿色。共加入20.3mL的草酸溶液。</w:t>
            </w:r>
          </w:p>
          <w:p w14:paraId="1D775273">
            <w: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4205605</wp:posOffset>
                      </wp:positionH>
                      <wp:positionV relativeFrom="page">
                        <wp:posOffset>4648200</wp:posOffset>
                      </wp:positionV>
                      <wp:extent cx="1806575" cy="198120"/>
                      <wp:effectExtent l="0" t="0" r="3175" b="0"/>
                      <wp:wrapTight wrapText="bothSides">
                        <wp:wrapPolygon>
                          <wp:start x="0" y="0"/>
                          <wp:lineTo x="0" y="18692"/>
                          <wp:lineTo x="21410" y="18692"/>
                          <wp:lineTo x="21410" y="0"/>
                          <wp:lineTo x="0" y="0"/>
                        </wp:wrapPolygon>
                      </wp:wrapTight>
                      <wp:docPr id="1779906527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6575" cy="19812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72F015">
                                  <w:pPr>
                                    <w:pStyle w:val="3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图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instrText xml:space="preserve">SEQ 图表 \* ARABIC</w:instrTex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生成的草酸亚铁悬浊液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331.15pt;margin-top:366pt;height:15.6pt;width:142.25pt;mso-position-vertical-relative:page;mso-wrap-distance-left:9pt;mso-wrap-distance-right:9pt;z-index:-251656192;mso-width-relative:page;mso-height-relative:page;" fillcolor="#FFFFFF" filled="t" stroked="f" coordsize="21600,21600" wrapcoords="0 0 0 18692 21410 18692 21410 0 0 0" o:gfxdata="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NezYTaAAAACwEAAA8AAAAAAAAAAQAg&#10;AAAAIgAAAGRycy9kb3ducmV2LnhtbFBLAQIUABQAAAAIAIdO4kBAa0vnRQIAAH4EAAAOAAAAAAAA&#10;AAEAIAAAACkBAABkcnMvZTJvRG9jLnhtbFBLBQYAAAAABgAGAFkBAADgBQAAAAA=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1A72F015">
                            <w:pPr>
                              <w:pStyle w:val="3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图 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fldChar w:fldCharType="begin"/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instrText xml:space="preserve">SEQ 图表 \* ARABIC</w:instrTex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instrText xml:space="preserve"> </w:instrTex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fldChar w:fldCharType="separate"/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1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生成的草酸亚铁悬浊液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hint="eastAsia"/>
              </w:rPr>
              <w:t xml:space="preserve">    滴加过程中，溶液开始呈现暗红褐色，具有较多的不溶性絮状固体。</w:t>
            </w:r>
          </w:p>
          <w:p w14:paraId="62B83D4F">
            <w:r>
              <w:rPr>
                <w:rFonts w:hint="eastAsia"/>
              </w:rPr>
              <w:t>且开始加入草酸时，溶液无显著性变化，随着滴加的草酸的量的增多，固体快速溶液，颜色快速由褐色褪色至草绿色。</w:t>
            </w:r>
          </w:p>
        </w:tc>
      </w:tr>
      <w:tr w14:paraId="0BC21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3" w:hRule="atLeast"/>
        </w:trPr>
        <w:tc>
          <w:tcPr>
            <w:tcW w:w="9617" w:type="dxa"/>
            <w:gridSpan w:val="8"/>
          </w:tcPr>
          <w:p w14:paraId="4A5EB8F1">
            <w:r>
              <w:rPr>
                <w:rFonts w:hint="eastAsia"/>
              </w:rPr>
              <w:t>c</w:t>
            </w:r>
            <w:r>
              <w:t>.用溶剂替换法析出结晶</w:t>
            </w:r>
          </w:p>
          <w:p w14:paraId="4BBA4106">
            <w:pPr>
              <w:ind w:firstLine="420" w:firstLineChars="200"/>
            </w:pPr>
            <w:r>
              <w:t>往所得透明的绿色溶液中加入</w:t>
            </w:r>
            <w:r>
              <w:rPr>
                <w:rFonts w:hint="eastAsia"/>
              </w:rPr>
              <w:t>一定体积的</w:t>
            </w:r>
            <w:r>
              <w:t>乙醇，将一小段棉线悬挂在溶液中</w:t>
            </w:r>
            <w:r>
              <w:rPr>
                <w:rFonts w:hint="eastAsia"/>
              </w:rPr>
              <w:t>（如图4-1所示）</w:t>
            </w:r>
            <w:r>
              <w:t>。将烧杯盖好，在暗处放置</w:t>
            </w:r>
            <w:r>
              <w:rPr>
                <w:rFonts w:hint="eastAsia"/>
              </w:rPr>
              <w:t>一星期。</w:t>
            </w:r>
          </w:p>
          <w:p w14:paraId="14CACABF">
            <w:pPr>
              <w:ind w:firstLine="420" w:firstLineChars="200"/>
            </w:pPr>
            <w: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474345</wp:posOffset>
                  </wp:positionH>
                  <wp:positionV relativeFrom="paragraph">
                    <wp:posOffset>762000</wp:posOffset>
                  </wp:positionV>
                  <wp:extent cx="1809115" cy="1356360"/>
                  <wp:effectExtent l="0" t="0" r="635" b="0"/>
                  <wp:wrapSquare wrapText="bothSides"/>
                  <wp:docPr id="6568091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809120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115" cy="135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一星期后，棉线及烧杯底部有大量绿色</w:t>
            </w:r>
            <w:r>
              <w:t>晶体析出</w:t>
            </w:r>
            <w:r>
              <w:rPr>
                <w:rFonts w:hint="eastAsia"/>
              </w:rPr>
              <w:t>（如图4-2所示）</w:t>
            </w:r>
            <w:r>
              <w:t>，减压过滤，往晶体上滴少量乙醇，继续抽干</w:t>
            </w:r>
            <w:r>
              <w:rPr>
                <w:rFonts w:hint="eastAsia"/>
              </w:rPr>
              <w:t>，搜集滤液于烧杯中</w:t>
            </w:r>
            <w:r>
              <w:t>，置于表面皿上，放入</w:t>
            </w:r>
            <w:r>
              <w:rPr>
                <w:rFonts w:hint="eastAsia"/>
              </w:rPr>
              <w:t>110℃</w:t>
            </w:r>
            <w:r>
              <w:t>烘箱内烘</w:t>
            </w:r>
            <w:r>
              <w:rPr>
                <w:rFonts w:hint="eastAsia"/>
              </w:rPr>
              <w:t>干一段时间</w:t>
            </w:r>
            <w:r>
              <w:t>，</w:t>
            </w:r>
            <w:r>
              <w:rPr>
                <w:rFonts w:hint="eastAsia"/>
              </w:rPr>
              <w:t>得到黄绿色固体，称量得到其质量为3.80g。</w:t>
            </w:r>
          </w:p>
          <w:p w14:paraId="5D1BC3EB">
            <w:pPr>
              <w:ind w:firstLine="420" w:firstLineChars="200"/>
            </w:pPr>
            <w: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2284095</wp:posOffset>
                  </wp:positionH>
                  <wp:positionV relativeFrom="paragraph">
                    <wp:posOffset>168275</wp:posOffset>
                  </wp:positionV>
                  <wp:extent cx="1786255" cy="1339850"/>
                  <wp:effectExtent l="0" t="0" r="4445" b="0"/>
                  <wp:wrapSquare wrapText="bothSides"/>
                  <wp:docPr id="167669479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694799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255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4067175</wp:posOffset>
                  </wp:positionH>
                  <wp:positionV relativeFrom="paragraph">
                    <wp:posOffset>146685</wp:posOffset>
                  </wp:positionV>
                  <wp:extent cx="1790065" cy="1342390"/>
                  <wp:effectExtent l="0" t="0" r="635" b="0"/>
                  <wp:wrapSquare wrapText="bothSides"/>
                  <wp:docPr id="114544996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449966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065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8AB450F">
            <w:pPr>
              <w:ind w:firstLine="420" w:firstLineChars="200"/>
            </w:pPr>
          </w:p>
          <w:p w14:paraId="28F60518">
            <w:pPr>
              <w:ind w:firstLine="420" w:firstLineChars="200"/>
            </w:pPr>
          </w:p>
          <w:p w14:paraId="126A6906">
            <w:pPr>
              <w:ind w:firstLine="420" w:firstLineChars="200"/>
            </w:pPr>
          </w:p>
          <w:p w14:paraId="5192F10B">
            <w:pPr>
              <w:ind w:firstLine="420" w:firstLineChars="200"/>
            </w:pPr>
          </w:p>
          <w:p w14:paraId="7162D3B3">
            <w:pPr>
              <w:ind w:firstLine="420" w:firstLineChars="200"/>
            </w:pPr>
          </w:p>
          <w:p w14:paraId="49669064">
            <w:pPr>
              <w:ind w:firstLine="420" w:firstLineChars="200"/>
            </w:pPr>
          </w:p>
          <w:p w14:paraId="5E949F42">
            <w:pPr>
              <w:ind w:firstLine="420" w:firstLineChars="200"/>
            </w:pPr>
            <w: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136525</wp:posOffset>
                      </wp:positionV>
                      <wp:extent cx="1786255" cy="193675"/>
                      <wp:effectExtent l="0" t="0" r="4445" b="0"/>
                      <wp:wrapSquare wrapText="bothSides"/>
                      <wp:docPr id="1998679107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6255" cy="1936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62CF7E">
                                  <w:pPr>
                                    <w:pStyle w:val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4-2 静置一星期后析出的晶体</w:t>
                                  </w:r>
                                </w:p>
                                <w:p w14:paraId="507850AE">
                                  <w:pPr>
                                    <w:pStyle w:val="3"/>
                                    <w:rPr>
                                      <w:sz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180pt;margin-top:10.75pt;height:15.25pt;width:140.65pt;mso-wrap-distance-bottom:0pt;mso-wrap-distance-left:9pt;mso-wrap-distance-right:9pt;mso-wrap-distance-top:0pt;z-index:251668480;mso-width-relative:page;mso-height-relative:page;" fillcolor="#FFFFFF" filled="t" stroked="f" coordsize="21600,21600" o:gfxdata="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R+dJdkAAAAJAQAADwAAAAAAAAABACAA&#10;AAAiAAAAZHJzL2Rvd25yZXYueG1sUEsBAhQAFAAAAAgAh07iQOVdiKdFAgAAfgQAAA4AAAAAAAAA&#10;AQAgAAAAKAEAAGRycy9lMm9Eb2MueG1sUEsFBgAAAAAGAAYAWQEAAN8FAAAAAA=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462CF7E">
                            <w:pPr>
                              <w:pStyle w:val="3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4-2 静置一星期后析出的晶体</w:t>
                            </w:r>
                          </w:p>
                          <w:p w14:paraId="507850AE">
                            <w:pPr>
                              <w:pStyle w:val="3"/>
                              <w:rPr>
                                <w:sz w:val="21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4109085</wp:posOffset>
                      </wp:positionH>
                      <wp:positionV relativeFrom="paragraph">
                        <wp:posOffset>132715</wp:posOffset>
                      </wp:positionV>
                      <wp:extent cx="1790065" cy="635"/>
                      <wp:effectExtent l="0" t="0" r="0" b="0"/>
                      <wp:wrapSquare wrapText="bothSides"/>
                      <wp:docPr id="1762776165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9006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1DFAF7">
                                  <w:pPr>
                                    <w:pStyle w:val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4-3 过滤后搜集的滤液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323.55pt;margin-top:10.45pt;height:0.05pt;width:140.95pt;mso-wrap-distance-bottom:0pt;mso-wrap-distance-left:9pt;mso-wrap-distance-right:9pt;mso-wrap-distance-top:0pt;z-index:251670528;mso-width-relative:page;mso-height-relative:page;" fillcolor="#FFFFFF" filled="t" stroked="f" coordsize="21600,21600" o:gfxdata="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1HQWstoAAAAJAQAADwAAAAAAAAABACAAAAAi&#10;AAAAZHJzL2Rvd25yZXYueG1sUEsBAhQAFAAAAAgAh07iQM0RbNBBAgAAewQAAA4AAAAAAAAAAQAg&#10;AAAAKQEAAGRycy9lMm9Eb2MueG1sUEsFBgAAAAAGAAYAWQEAANwFAAAAAA==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1E1DFAF7">
                            <w:pPr>
                              <w:pStyle w:val="3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4-3 过滤后搜集的滤液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131445</wp:posOffset>
                      </wp:positionV>
                      <wp:extent cx="1809115" cy="635"/>
                      <wp:effectExtent l="0" t="0" r="0" b="0"/>
                      <wp:wrapSquare wrapText="bothSides"/>
                      <wp:docPr id="859808987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911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6B52D5">
                                  <w:pPr>
                                    <w:pStyle w:val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4-1 所制得的绿色三草酸合铁酸钾溶液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35.5pt;margin-top:10.35pt;height:0.05pt;width:142.45pt;mso-wrap-distance-bottom:0pt;mso-wrap-distance-left:9pt;mso-wrap-distance-right:9pt;mso-wrap-distance-top:0pt;z-index:251666432;mso-width-relative:page;mso-height-relative:page;" fillcolor="#FFFFFF" filled="t" stroked="f" coordsize="21600,21600" o:gfxdata="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pOgs9kAAAAIAQAADwAAAAAAAAABACAAAAAi&#10;AAAAZHJzL2Rvd25yZXYueG1sUEsBAhQAFAAAAAgAh07iQNwjDKJCAgAAegQAAA4AAAAAAAAAAQAg&#10;AAAAKAEAAGRycy9lMm9Eb2MueG1sUEsFBgAAAAAGAAYAWQEAANwFAAAAAA==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726B52D5">
                            <w:pPr>
                              <w:pStyle w:val="3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4-1 所制得的绿色三草酸合铁酸钾溶液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BB0B741">
            <w:pPr>
              <w:ind w:firstLine="420" w:firstLineChars="200"/>
            </w:pPr>
          </w:p>
          <w:p w14:paraId="3AD13B3A">
            <w:pPr>
              <w:ind w:firstLine="420" w:firstLineChars="200"/>
            </w:pPr>
          </w:p>
          <w:p w14:paraId="4F697BEC">
            <w:pPr>
              <w:ind w:firstLine="420" w:firstLineChars="200"/>
            </w:pPr>
          </w:p>
          <w:p w14:paraId="6C7A52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2.产品的光化学检验</w:t>
            </w:r>
          </w:p>
          <w:p w14:paraId="5B55C1DE">
            <w:pPr>
              <w:rPr>
                <w:b/>
                <w:bCs/>
              </w:rPr>
            </w:pPr>
          </w:p>
          <w:p w14:paraId="0F847209">
            <w:pPr>
              <w:ind w:firstLine="430"/>
            </w:pPr>
            <w:r>
              <w:t>取</w:t>
            </w:r>
            <w:r>
              <w:rPr>
                <w:rFonts w:hint="eastAsia"/>
              </w:rPr>
              <w:t>搜集的滤</w:t>
            </w:r>
            <w:r>
              <w:t>液</w:t>
            </w:r>
            <w:r>
              <w:rPr>
                <w:rFonts w:hint="eastAsia"/>
              </w:rPr>
              <w:t>适量</w:t>
            </w:r>
            <w:r>
              <w:t>与等体积的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Fe(CN)</w:t>
            </w:r>
            <w:r>
              <w:rPr>
                <w:rFonts w:hint="eastAsia"/>
                <w:vertAlign w:val="subscript"/>
              </w:rPr>
              <w:t>6</w:t>
            </w:r>
            <w:r>
              <w:rPr>
                <w:rFonts w:hint="eastAsia"/>
              </w:rPr>
              <w:t>溶液</w:t>
            </w:r>
            <w:r>
              <w:t>混合均匀。用毛笔蘸此混合液在白纸上写字，</w:t>
            </w:r>
            <w:r>
              <w:rPr>
                <w:rFonts w:hint="eastAsia"/>
              </w:rPr>
              <w:t>置于窗台上</w:t>
            </w:r>
            <w:r>
              <w:t>，</w:t>
            </w:r>
            <w:r>
              <w:rPr>
                <w:rFonts w:hint="eastAsia"/>
              </w:rPr>
              <w:t>字迹</w:t>
            </w:r>
            <w:r>
              <w:t>由浅黄色变为蓝色。</w:t>
            </w:r>
          </w:p>
          <w:p w14:paraId="41E19AF0">
            <w:pPr>
              <w:ind w:firstLine="430"/>
            </w:pPr>
            <w: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669925</wp:posOffset>
                  </wp:positionH>
                  <wp:positionV relativeFrom="paragraph">
                    <wp:posOffset>18415</wp:posOffset>
                  </wp:positionV>
                  <wp:extent cx="2250440" cy="1548765"/>
                  <wp:effectExtent l="0" t="0" r="0" b="0"/>
                  <wp:wrapSquare wrapText="bothSides"/>
                  <wp:docPr id="61257801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578016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440" cy="154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2918460</wp:posOffset>
                  </wp:positionH>
                  <wp:positionV relativeFrom="paragraph">
                    <wp:posOffset>85090</wp:posOffset>
                  </wp:positionV>
                  <wp:extent cx="1791335" cy="1480820"/>
                  <wp:effectExtent l="0" t="0" r="0" b="5080"/>
                  <wp:wrapSquare wrapText="bothSides"/>
                  <wp:docPr id="55939809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398097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148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C9831CC">
            <w: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1365250</wp:posOffset>
                      </wp:positionV>
                      <wp:extent cx="2155825" cy="635"/>
                      <wp:effectExtent l="0" t="0" r="0" b="0"/>
                      <wp:wrapSquare wrapText="bothSides"/>
                      <wp:docPr id="1109942634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582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4325A2">
                                  <w:pPr>
                                    <w:pStyle w:val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图5-1 用混合液所写的“福”（晒前）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52.6pt;margin-top:107.5pt;height:0.05pt;width:169.75pt;mso-wrap-distance-bottom:0pt;mso-wrap-distance-left:9pt;mso-wrap-distance-right:9pt;mso-wrap-distance-top:0pt;z-index:251673600;mso-width-relative:page;mso-height-relative:page;" fillcolor="#FFFFFF" filled="t" stroked="f" coordsize="21600,21600" o:gfxdata="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a2u1doAAAALAQAADwAAAAAAAAABACAA&#10;AAAiAAAAZHJzL2Rvd25yZXYueG1sUEsBAhQAFAAAAAgAh07iQE/CheZEAgAAewQAAA4AAAAAAAAA&#10;AQAgAAAAKQEAAGRycy9lMm9Eb2MueG1sUEsFBgAAAAAGAAYAWQEAAN8FAAAAAA==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384325A2">
                            <w:pPr>
                              <w:pStyle w:val="3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图5-1 用混合液所写的“福”（晒前）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2887345</wp:posOffset>
                      </wp:positionH>
                      <wp:positionV relativeFrom="paragraph">
                        <wp:posOffset>1368425</wp:posOffset>
                      </wp:positionV>
                      <wp:extent cx="2319020" cy="635"/>
                      <wp:effectExtent l="0" t="0" r="5080" b="0"/>
                      <wp:wrapSquare wrapText="bothSides"/>
                      <wp:docPr id="1838414193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1902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2A378F">
                                  <w:pPr>
                                    <w:pStyle w:val="3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图5-2用混合液所写的“福”（晒后）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227.35pt;margin-top:107.75pt;height:0.05pt;width:182.6pt;mso-wrap-distance-bottom:0pt;mso-wrap-distance-left:9pt;mso-wrap-distance-right:9pt;mso-wrap-distance-top:0pt;z-index:251674624;mso-width-relative:page;mso-height-relative:page;" fillcolor="#FFFFFF" filled="t" stroked="f" coordsize="21600,21600" o:gfxdata="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MEvsRNsAAAALAQAADwAAAAAAAAABACAA&#10;AAAiAAAAZHJzL2Rvd25yZXYueG1sUEsBAhQAFAAAAAgAh07iQE7QqMFDAgAAewQAAA4AAAAAAAAA&#10;AQAgAAAAKgEAAGRycy9lMm9Eb2MueG1sUEsFBgAAAAAGAAYAWQEAAN8FAAAAAA==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312A378F">
                            <w:pPr>
                              <w:pStyle w:val="3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图5-2用混合液所写的“福”（晒后）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68260F3C"/>
          <w:p w14:paraId="43B61590"/>
          <w:p w14:paraId="5562FCB6"/>
          <w:p w14:paraId="0F734F91"/>
          <w:p w14:paraId="49E0E304"/>
          <w:p w14:paraId="558C2187"/>
          <w:p w14:paraId="1EBBAF32"/>
          <w:p w14:paraId="3766EA2D"/>
          <w:p w14:paraId="32746BFE"/>
          <w:p w14:paraId="5AFE89AC"/>
          <w:p w14:paraId="51EF5E3C">
            <w:r>
              <w:rPr>
                <w:rFonts w:hint="eastAsia"/>
              </w:rPr>
              <w:t>3.配合物的性质</w:t>
            </w:r>
          </w:p>
          <w:p w14:paraId="3EB508EC">
            <w:pPr>
              <w:ind w:firstLine="420"/>
            </w:pPr>
            <w: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4107815</wp:posOffset>
                  </wp:positionH>
                  <wp:positionV relativeFrom="paragraph">
                    <wp:posOffset>118745</wp:posOffset>
                  </wp:positionV>
                  <wp:extent cx="1908810" cy="1431925"/>
                  <wp:effectExtent l="0" t="0" r="0" b="0"/>
                  <wp:wrapSquare wrapText="bothSides"/>
                  <wp:docPr id="53471297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712970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10" cy="143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称取0.21g产物，配制成50mL溶液，溶液用于检测草酸根离子的实验。</w:t>
            </w:r>
          </w:p>
          <w:p w14:paraId="7DF69E24">
            <w:r>
              <w:rPr>
                <w:rFonts w:hint="eastAsia"/>
              </w:rPr>
              <w:t>a.确定配合物的内外界</w:t>
            </w:r>
          </w:p>
          <w:p w14:paraId="59077A0E">
            <w:r>
              <w:rPr>
                <w:rFonts w:hint="eastAsia"/>
              </w:rPr>
              <w:t>（1）检定K</w:t>
            </w:r>
            <w:r>
              <w:rPr>
                <w:rFonts w:hint="eastAsia"/>
                <w:vertAlign w:val="superscript"/>
              </w:rPr>
              <w:t>+</w:t>
            </w:r>
            <w:r>
              <w:rPr>
                <w:rFonts w:hint="eastAsia"/>
              </w:rPr>
              <w:t>：</w:t>
            </w:r>
          </w:p>
          <w:p w14:paraId="6C0F38CB">
            <w:pPr>
              <w:ind w:firstLine="420"/>
            </w:pPr>
            <w:r>
              <w:t xml:space="preserve">取少量 </w:t>
            </w:r>
            <w:r>
              <w:rPr>
                <w:rFonts w:hint="eastAsia"/>
              </w:rPr>
              <w:t>0.1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rPr>
                <w:rFonts w:hint="eastAsia"/>
              </w:rPr>
              <w:t>K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溶液</w:t>
            </w:r>
            <w:r>
              <w:t>及产品溶液，分别与饱和酒石酸氢钠NaHC</w:t>
            </w:r>
            <w:r>
              <w:rPr>
                <w:vertAlign w:val="subscript"/>
              </w:rPr>
              <w:t>4</w:t>
            </w:r>
            <w:r>
              <w:t>H</w:t>
            </w:r>
            <w:r>
              <w:rPr>
                <w:vertAlign w:val="subscript"/>
              </w:rPr>
              <w:t>4</w:t>
            </w:r>
            <w:r>
              <w:t>O</w:t>
            </w:r>
            <w:r>
              <w:rPr>
                <w:vertAlign w:val="subscript"/>
              </w:rPr>
              <w:t>6</w:t>
            </w:r>
            <w:r>
              <w:t>溶液作用</w:t>
            </w:r>
            <w:r>
              <w:rPr>
                <w:rFonts w:hint="eastAsia"/>
              </w:rPr>
              <w:t>，</w:t>
            </w:r>
            <w:r>
              <w:t>充分摇匀，</w:t>
            </w:r>
            <w:r>
              <w:rPr>
                <w:rFonts w:hint="eastAsia"/>
              </w:rPr>
              <w:t>观察试管内现象。</w:t>
            </w:r>
          </w:p>
          <w:p w14:paraId="44F6978C">
            <w:pPr>
              <w:ind w:firstLine="420"/>
            </w:pPr>
            <w: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4111625</wp:posOffset>
                      </wp:positionH>
                      <wp:positionV relativeFrom="paragraph">
                        <wp:posOffset>365125</wp:posOffset>
                      </wp:positionV>
                      <wp:extent cx="1872615" cy="635"/>
                      <wp:effectExtent l="0" t="0" r="0" b="0"/>
                      <wp:wrapSquare wrapText="bothSides"/>
                      <wp:docPr id="7549736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261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E39C35">
                                  <w:pPr>
                                    <w:pStyle w:val="3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6 加入饱和酒石酸氢钾后的草酸钾（右）和样品溶液（左）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323.75pt;margin-top:28.75pt;height:0.05pt;width:147.45pt;mso-wrap-distance-bottom:0pt;mso-wrap-distance-left:9pt;mso-wrap-distance-right:9pt;mso-wrap-distance-top:0pt;z-index:251676672;mso-width-relative:page;mso-height-relative:page;" fillcolor="#FFFFFF" filled="t" stroked="f" coordsize="21600,21600" o:gfxdata="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6xl/9kAAAAJAQAADwAAAAAAAAABACAAAAAi&#10;AAAAZHJzL2Rvd25yZXYueG1sUEsBAhQAFAAAAAgAh07iQLTU4xpCAgAAeQQAAA4AAAAAAAAAAQAg&#10;AAAAKAEAAGRycy9lMm9Eb2MueG1sUEsFBgAAAAAGAAYAWQEAANwFAAAAAA==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09E39C35">
                            <w:pPr>
                              <w:pStyle w:val="3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6 加入饱和酒石酸氢钾后的草酸钾（右）和样品溶液（左）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hint="eastAsia"/>
              </w:rPr>
              <w:t>现象：加入饱和酒石酸氢钾后，草酸钾溶液中快速产生白色晶体，而样品溶液无明显现象，一段时间后，两试管中均产生较多的白色晶体。</w:t>
            </w:r>
          </w:p>
          <w:p w14:paraId="7F9E9083">
            <w:pPr>
              <w:ind w:firstLine="420"/>
            </w:pPr>
          </w:p>
          <w:p w14:paraId="33ADDAE1"/>
          <w:p w14:paraId="710E6CAE">
            <w: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4140200</wp:posOffset>
                  </wp:positionH>
                  <wp:positionV relativeFrom="paragraph">
                    <wp:posOffset>59690</wp:posOffset>
                  </wp:positionV>
                  <wp:extent cx="1891665" cy="1418590"/>
                  <wp:effectExtent l="0" t="0" r="0" b="0"/>
                  <wp:wrapSquare wrapText="bothSides"/>
                  <wp:docPr id="2658089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0891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665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（2）检定C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  <w:vertAlign w:val="superscript"/>
              </w:rPr>
              <w:t>2-</w:t>
            </w:r>
            <w:r>
              <w:rPr>
                <w:rFonts w:hint="eastAsia"/>
              </w:rPr>
              <w:t>：</w:t>
            </w:r>
          </w:p>
          <w:p w14:paraId="6716A38B">
            <w:r>
              <w:rPr>
                <w:rFonts w:hint="eastAsia"/>
              </w:rPr>
              <w:t xml:space="preserve">    </w:t>
            </w:r>
            <w:r>
              <w:t>在少量</w:t>
            </w:r>
            <w:r>
              <w:rPr>
                <w:rFonts w:hint="eastAsia"/>
              </w:rPr>
              <w:t>0.1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rPr>
                <w:rFonts w:hint="eastAsia"/>
              </w:rPr>
              <w:t>K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溶液</w:t>
            </w:r>
            <w:r>
              <w:t>及产品溶液中分别加入 2 滴 0.5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>CaCl</w:t>
            </w:r>
            <w:r>
              <w:rPr>
                <w:vertAlign w:val="subscript"/>
              </w:rPr>
              <w:t>2</w:t>
            </w:r>
            <w:r>
              <w:rPr>
                <w:rFonts w:hint="eastAsia"/>
              </w:rPr>
              <w:t>溶液</w:t>
            </w:r>
          </w:p>
          <w:p w14:paraId="5A3D3DF6">
            <w:pPr>
              <w:ind w:firstLine="420"/>
            </w:pPr>
          </w:p>
          <w:p w14:paraId="49739BEA">
            <w:pPr>
              <w:ind w:firstLine="420"/>
            </w:pPr>
            <w:r>
              <w:rPr>
                <w:rFonts w:hint="eastAsia"/>
              </w:rPr>
              <w:t>现象：草酸钾溶液中快速产生大量白色固体，而样品溶液中一段时间内无明显现象。</w:t>
            </w:r>
          </w:p>
          <w:p w14:paraId="4E3107E6">
            <w:pPr>
              <w:ind w:firstLine="420"/>
            </w:pPr>
            <w: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4143375</wp:posOffset>
                      </wp:positionH>
                      <wp:positionV relativeFrom="paragraph">
                        <wp:posOffset>267335</wp:posOffset>
                      </wp:positionV>
                      <wp:extent cx="1891665" cy="635"/>
                      <wp:effectExtent l="0" t="0" r="0" b="0"/>
                      <wp:wrapSquare wrapText="bothSides"/>
                      <wp:docPr id="1389468089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166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7F44DD">
                                  <w:pPr>
                                    <w:pStyle w:val="3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7 加入氯化钙后的草酸钾（左）和产品溶液（右）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326.25pt;margin-top:21.05pt;height:0.05pt;width:148.95pt;mso-wrap-distance-bottom:0pt;mso-wrap-distance-left:9pt;mso-wrap-distance-right:9pt;mso-wrap-distance-top:0pt;z-index:251678720;mso-width-relative:page;mso-height-relative:page;" fillcolor="#FFFFFF" filled="t" stroked="f" coordsize="21600,21600" o:gfxdata="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8t3qbZAAAACQEAAA8AAAAAAAAAAQAgAAAA&#10;IgAAAGRycy9kb3ducmV2LnhtbFBLAQIUABQAAAAIAIdO4kCyDCHlQwIAAHsEAAAOAAAAAAAAAAEA&#10;IAAAACgBAABkcnMvZTJvRG9jLnhtbFBLBQYAAAAABgAGAFkBAADdBQAAAAA=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327F44DD">
                            <w:pPr>
                              <w:pStyle w:val="3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7 加入氯化钙后的草酸钾（左）和产品溶液（右）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1B0F837"/>
          <w:p w14:paraId="678F2E58">
            <w:r>
              <w:drawing>
                <wp:anchor distT="0" distB="0" distL="114300" distR="114300" simplePos="0" relativeHeight="251679744" behindDoc="0" locked="0" layoutInCell="1" allowOverlap="1">
                  <wp:simplePos x="0" y="0"/>
                  <wp:positionH relativeFrom="column">
                    <wp:posOffset>4126865</wp:posOffset>
                  </wp:positionH>
                  <wp:positionV relativeFrom="paragraph">
                    <wp:posOffset>40005</wp:posOffset>
                  </wp:positionV>
                  <wp:extent cx="1908175" cy="1431290"/>
                  <wp:effectExtent l="0" t="0" r="0" b="0"/>
                  <wp:wrapSquare wrapText="bothSides"/>
                  <wp:docPr id="206681325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813257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43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71C0216">
            <w:r>
              <w:t>（3）检定 Fe</w:t>
            </w:r>
            <w:r>
              <w:rPr>
                <w:vertAlign w:val="superscript"/>
              </w:rPr>
              <w:t>3+</w:t>
            </w:r>
            <w:r>
              <w:rPr>
                <w:rFonts w:hint="eastAsia"/>
              </w:rPr>
              <w:t>：</w:t>
            </w:r>
          </w:p>
          <w:p w14:paraId="7EF68A3C">
            <w:pPr>
              <w:ind w:firstLine="420" w:firstLineChars="200"/>
            </w:pPr>
            <w: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4126865</wp:posOffset>
                      </wp:positionH>
                      <wp:positionV relativeFrom="paragraph">
                        <wp:posOffset>1002030</wp:posOffset>
                      </wp:positionV>
                      <wp:extent cx="1908175" cy="635"/>
                      <wp:effectExtent l="0" t="0" r="0" b="0"/>
                      <wp:wrapSquare wrapText="bothSides"/>
                      <wp:docPr id="754224184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817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68F748">
                                  <w:pPr>
                                    <w:pStyle w:val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8 加入硫氰酸钾后的氯化铁（左）和产品溶液（右）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324.95pt;margin-top:78.9pt;height:0.05pt;width:150.25pt;mso-wrap-distance-bottom:0pt;mso-wrap-distance-left:9pt;mso-wrap-distance-right:9pt;mso-wrap-distance-top:0pt;z-index:251680768;mso-width-relative:page;mso-height-relative:page;" fillcolor="#FFFFFF" filled="t" stroked="f" coordsize="21600,21600" o:gfxdata="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ZXh5m2gAAAAsBAAAPAAAAAAAAAAEAIAAA&#10;ACIAAABkcnMvZG93bnJldi54bWxQSwECFAAUAAAACACHTuJAKrm8dEMCAAB6BAAADgAAAAAAAAAB&#10;ACAAAAApAQAAZHJzL2Uyb0RvYy54bWxQSwUGAAAAAAYABgBZAQAA3gUAAAAA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2468F748">
                            <w:pPr>
                              <w:pStyle w:val="3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8 加入硫氰酸钾后的氯化铁（左）和产品溶液（右）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t>在少量 0.2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 xml:space="preserve"> FeCl</w:t>
            </w:r>
            <w:r>
              <w:rPr>
                <w:vertAlign w:val="subscript"/>
              </w:rPr>
              <w:t>3</w:t>
            </w:r>
            <w:r>
              <w:rPr>
                <w:rFonts w:hint="eastAsia"/>
              </w:rPr>
              <w:t>溶液</w:t>
            </w:r>
            <w:r>
              <w:t>及产品溶液中，分别加入 1 滴 1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 xml:space="preserve"> KSCN溶液</w:t>
            </w:r>
            <w:r>
              <w:rPr>
                <w:rFonts w:hint="eastAsia"/>
              </w:rPr>
              <w:t>。</w:t>
            </w:r>
          </w:p>
          <w:p w14:paraId="5FCACAD1">
            <w:pPr>
              <w:ind w:firstLine="420" w:firstLineChars="200"/>
            </w:pPr>
          </w:p>
          <w:p w14:paraId="0F79FAA2">
            <w:pPr>
              <w:ind w:firstLine="420" w:firstLineChars="200"/>
            </w:pPr>
            <w:r>
              <w:rPr>
                <w:rFonts w:hint="eastAsia"/>
              </w:rPr>
              <w:t>现象：氯化铁溶液中颜色快速为深血红色，而样品溶液无明显变化。</w:t>
            </w:r>
          </w:p>
          <w:p w14:paraId="60BD7CC9">
            <w:pPr>
              <w:ind w:firstLine="420" w:firstLineChars="200"/>
            </w:pPr>
          </w:p>
          <w:p w14:paraId="3A47E270">
            <w:pPr>
              <w:ind w:firstLine="420" w:firstLineChars="200"/>
            </w:pPr>
          </w:p>
          <w:p w14:paraId="6DD695D2">
            <w:pPr>
              <w:ind w:firstLine="420"/>
            </w:pPr>
            <w:r>
              <w:rPr>
                <w:rFonts w:hint="eastAsia"/>
              </w:rPr>
              <w:t>结论：</w:t>
            </w:r>
          </w:p>
          <w:p w14:paraId="0935D5F5">
            <w:pPr>
              <w:ind w:firstLine="420"/>
            </w:pPr>
            <w:r>
              <w:rPr>
                <w:rFonts w:hint="eastAsia"/>
              </w:rPr>
              <w:t>从上述实验中可以看出，K</w:t>
            </w:r>
            <w:r>
              <w:rPr>
                <w:rFonts w:hint="eastAsia"/>
                <w:vertAlign w:val="superscript"/>
              </w:rPr>
              <w:t>+</w:t>
            </w:r>
            <w:r>
              <w:rPr>
                <w:rFonts w:hint="eastAsia"/>
              </w:rPr>
              <w:t>位于外界，Fe（</w:t>
            </w:r>
            <w:r>
              <w:rPr>
                <w:rFonts w:hint="eastAsia" w:asciiTheme="minorEastAsia" w:hAnsiTheme="minorEastAsia"/>
              </w:rPr>
              <w:t>Ⅲ</w:t>
            </w:r>
            <w:r>
              <w:rPr>
                <w:rFonts w:hint="eastAsia"/>
              </w:rPr>
              <w:t>）和草酸根均位于内界。</w:t>
            </w:r>
          </w:p>
          <w:p w14:paraId="384B08B9">
            <w:pPr>
              <w:ind w:firstLine="420"/>
            </w:pPr>
            <w: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4108450</wp:posOffset>
                      </wp:positionH>
                      <wp:positionV relativeFrom="paragraph">
                        <wp:posOffset>1614170</wp:posOffset>
                      </wp:positionV>
                      <wp:extent cx="1922145" cy="635"/>
                      <wp:effectExtent l="0" t="0" r="0" b="0"/>
                      <wp:wrapSquare wrapText="bothSides"/>
                      <wp:docPr id="2112240316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214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76F85B">
                                  <w:pPr>
                                    <w:pStyle w:val="3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9 加入酸后的产品溶液（左为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HAc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，右为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H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SO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  <w:vertAlign w:val="subscript"/>
                                    </w:rPr>
                                    <w:t>4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323.5pt;margin-top:127.1pt;height:0.05pt;width:151.35pt;mso-wrap-distance-bottom:0pt;mso-wrap-distance-left:9pt;mso-wrap-distance-right:9pt;mso-wrap-distance-top:0pt;z-index:251682816;mso-width-relative:page;mso-height-relative:page;" fillcolor="#FFFFFF" filled="t" stroked="f" coordsize="21600,21600" o:gfxdata="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XEn2edwAAAALAQAADwAAAAAAAAABACAA&#10;AAAiAAAAZHJzL2Rvd25yZXYueG1sUEsBAhQAFAAAAAgAh07iQGQT4dZCAgAAewQAAA4AAAAAAAAA&#10;AQAgAAAAKwEAAGRycy9lMm9Eb2MueG1sUEsFBgAAAAAGAAYAWQEAAN8FAAAAAA==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7776F85B">
                            <w:pPr>
                              <w:pStyle w:val="3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9 加入酸后的产品溶液（左为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HAc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，右为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H</w:t>
                            </w:r>
                            <w:r>
                              <w:rPr>
                                <w:sz w:val="13"/>
                                <w:szCs w:val="1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SO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）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4108450</wp:posOffset>
                  </wp:positionH>
                  <wp:positionV relativeFrom="paragraph">
                    <wp:posOffset>115570</wp:posOffset>
                  </wp:positionV>
                  <wp:extent cx="1922145" cy="1441450"/>
                  <wp:effectExtent l="0" t="0" r="1905" b="6350"/>
                  <wp:wrapSquare wrapText="bothSides"/>
                  <wp:docPr id="97789599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89599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457" cy="1442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F89005C">
            <w:pPr>
              <w:ind w:firstLine="420"/>
            </w:pPr>
          </w:p>
          <w:p w14:paraId="4894CC69">
            <w:r>
              <w:t>b. 酸度对配合平衡的影响</w:t>
            </w:r>
          </w:p>
          <w:p w14:paraId="38B241E4">
            <w:pPr>
              <w:ind w:firstLine="420" w:firstLineChars="200"/>
            </w:pPr>
            <w:r>
              <w:t>（1）在两支盛少量产品溶液的试管中，各加 1 滴 1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>KSCN 溶液，然后分别滴加 6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>的 HAc 和 3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 xml:space="preserve"> H</w:t>
            </w:r>
            <w:r>
              <w:rPr>
                <w:vertAlign w:val="subscript"/>
              </w:rPr>
              <w:t>2</w:t>
            </w:r>
            <w:r>
              <w:t>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。</w:t>
            </w:r>
          </w:p>
          <w:p w14:paraId="7AF1FA6F">
            <w:pPr>
              <w:ind w:firstLine="420" w:firstLineChars="200"/>
            </w:pPr>
            <w:r>
              <w:rPr>
                <w:rFonts w:hint="eastAsia"/>
              </w:rPr>
              <w:t>加入乙酸后，试管内溶液颜色变深，而加入硫酸后溶液快速由黄绿色变为血红色。</w:t>
            </w:r>
          </w:p>
          <w:p w14:paraId="23C00529">
            <w:pPr>
              <w:ind w:firstLine="420" w:firstLineChars="200"/>
            </w:pPr>
          </w:p>
          <w:p w14:paraId="54D90579">
            <w:pPr>
              <w:ind w:firstLine="420" w:firstLineChars="200"/>
            </w:pPr>
            <w: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4091305</wp:posOffset>
                  </wp:positionH>
                  <wp:positionV relativeFrom="paragraph">
                    <wp:posOffset>27940</wp:posOffset>
                  </wp:positionV>
                  <wp:extent cx="1934210" cy="1450340"/>
                  <wp:effectExtent l="0" t="0" r="8890" b="0"/>
                  <wp:wrapSquare wrapText="bothSides"/>
                  <wp:docPr id="26351448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14488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210" cy="145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1C73425">
            <w:pPr>
              <w:ind w:firstLine="420" w:firstLineChars="200"/>
            </w:pPr>
          </w:p>
          <w:p w14:paraId="0AA7CDD6">
            <w:pPr>
              <w:ind w:firstLine="420" w:firstLineChars="200"/>
            </w:pPr>
          </w:p>
          <w:p w14:paraId="54D7A32F">
            <w:pPr>
              <w:ind w:firstLine="420" w:firstLineChars="200"/>
            </w:pPr>
          </w:p>
          <w:p w14:paraId="54FE59A0">
            <w:pPr>
              <w:ind w:firstLine="420" w:firstLineChars="200"/>
            </w:pPr>
          </w:p>
          <w:p w14:paraId="5958DCE2">
            <w:pPr>
              <w:ind w:firstLine="420" w:firstLineChars="200"/>
            </w:pPr>
          </w:p>
          <w:p w14:paraId="35C3942F">
            <w:pPr>
              <w:ind w:firstLine="420" w:firstLineChars="200"/>
            </w:pPr>
            <w: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4091305</wp:posOffset>
                      </wp:positionH>
                      <wp:positionV relativeFrom="paragraph">
                        <wp:posOffset>314325</wp:posOffset>
                      </wp:positionV>
                      <wp:extent cx="1881505" cy="577215"/>
                      <wp:effectExtent l="0" t="0" r="4445" b="0"/>
                      <wp:wrapSquare wrapText="bothSides"/>
                      <wp:docPr id="1040623882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81505" cy="57721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B9D6ED">
                                  <w:pPr>
                                    <w:pStyle w:val="3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10 加入氨水后的产品溶液（左为样品，右为加入氨水的溶液）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322.15pt;margin-top:24.75pt;height:45.45pt;width:148.15pt;mso-wrap-distance-bottom:0pt;mso-wrap-distance-left:9pt;mso-wrap-distance-right:9pt;mso-wrap-distance-top:0pt;z-index:251684864;mso-width-relative:page;mso-height-relative:page;" fillcolor="#FFFFFF" filled="t" stroked="f" coordsize="21600,21600" o:gfxdata="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yVWEtcAAAAKAQAADwAAAAAAAAABACAAAAAi&#10;AAAAZHJzL2Rvd25yZXYueG1sUEsBAhQAFAAAAAgAh07iQGQ1oEBEAgAAfgQAAA4AAAAAAAAAAQAg&#10;AAAAJgEAAGRycy9lMm9Eb2MueG1sUEsFBgAAAAAGAAYAWQEAANwFAAAAAA=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7B9D6ED">
                            <w:pPr>
                              <w:pStyle w:val="3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10 加入氨水后的产品溶液（左为样品，右为加入氨水的溶液）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t>（2）在少量产品溶液中滴加 2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>氨水</w:t>
            </w:r>
            <w:r>
              <w:rPr>
                <w:rFonts w:hint="eastAsia"/>
              </w:rPr>
              <w:t>，溶液中快速产生红褐色沉淀。</w:t>
            </w:r>
          </w:p>
          <w:p w14:paraId="68187897">
            <w:pPr>
              <w:ind w:firstLine="420" w:firstLineChars="200"/>
            </w:pPr>
          </w:p>
          <w:p w14:paraId="0FAA2031">
            <w:pPr>
              <w:ind w:firstLine="420" w:firstLineChars="200"/>
            </w:pPr>
          </w:p>
          <w:p w14:paraId="61C01677">
            <w:pPr>
              <w:ind w:firstLine="420" w:firstLineChars="200"/>
            </w:pPr>
          </w:p>
          <w:p w14:paraId="7EB40C65">
            <w:pPr>
              <w:ind w:firstLine="420" w:firstLineChars="200"/>
            </w:pPr>
          </w:p>
          <w:p w14:paraId="7DCF6762">
            <w:pPr>
              <w:ind w:firstLine="420" w:firstLineChars="200"/>
            </w:pPr>
          </w:p>
          <w:p w14:paraId="4F67CA8C">
            <w:pPr>
              <w:ind w:firstLine="420" w:firstLineChars="200"/>
            </w:pPr>
          </w:p>
          <w:p w14:paraId="29FC690A">
            <w:pPr>
              <w:ind w:firstLine="420" w:firstLineChars="200"/>
            </w:pPr>
          </w:p>
          <w:p w14:paraId="66E0700E">
            <w:r>
              <w:rPr>
                <w:rFonts w:hint="eastAsia"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4090035</wp:posOffset>
                  </wp:positionH>
                  <wp:positionV relativeFrom="paragraph">
                    <wp:posOffset>0</wp:posOffset>
                  </wp:positionV>
                  <wp:extent cx="1936115" cy="1451610"/>
                  <wp:effectExtent l="0" t="0" r="6985" b="0"/>
                  <wp:wrapSquare wrapText="bothSides"/>
                  <wp:docPr id="88708275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82750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115" cy="145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c</w:t>
            </w:r>
            <w:r>
              <w:t>.</w:t>
            </w:r>
            <w:r>
              <w:rPr>
                <w:rFonts w:hint="eastAsia"/>
              </w:rPr>
              <w:t>沉淀反应</w:t>
            </w:r>
            <w:r>
              <w:t>对配合平衡的影响</w:t>
            </w:r>
          </w:p>
          <w:p w14:paraId="327965DA">
            <w:pPr>
              <w:ind w:firstLine="420" w:firstLineChars="200"/>
            </w:pPr>
            <w:r>
              <w:rPr>
                <w:rFonts w:hint="eastAsia"/>
              </w:rPr>
              <w:t>在少量产品溶液中滴加1滴0.5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rPr>
                <w:rFonts w:hint="eastAsia"/>
              </w:rPr>
              <w:t>Na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S溶液，发生如下反应：</w:t>
            </w:r>
          </w:p>
          <w:p w14:paraId="54722E3C">
            <w:pPr>
              <w:ind w:firstLine="420" w:firstLineChars="20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</w:rPr>
                      <m:t>+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2−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FeS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↓</m:t>
                </m:r>
              </m:oMath>
            </m:oMathPara>
          </w:p>
          <w:p w14:paraId="627CA4BE">
            <w:pPr>
              <w:ind w:firstLine="420" w:firstLineChars="200"/>
              <w:rPr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3S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2−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e(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</w:rPr>
                      <m:t>]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3−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=S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↓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+2FeS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↓</m:t>
                </m:r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2−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</m:oMath>
            </m:oMathPara>
          </w:p>
          <w:p w14:paraId="575972E6">
            <w:pPr>
              <w:ind w:firstLine="420" w:firstLineChars="200"/>
            </w:pPr>
            <w: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4091940</wp:posOffset>
                      </wp:positionH>
                      <wp:positionV relativeFrom="paragraph">
                        <wp:posOffset>454025</wp:posOffset>
                      </wp:positionV>
                      <wp:extent cx="1936115" cy="393700"/>
                      <wp:effectExtent l="0" t="0" r="6985" b="6350"/>
                      <wp:wrapSquare wrapText="bothSides"/>
                      <wp:docPr id="889956544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6115" cy="3937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F505A9">
                                  <w:pPr>
                                    <w:pStyle w:val="3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11 加入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硫化钠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品溶液（左为样品，右为加入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硫化钠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322.2pt;margin-top:35.75pt;height:31pt;width:152.45pt;mso-wrap-distance-bottom:0pt;mso-wrap-distance-left:9pt;mso-wrap-distance-right:9pt;mso-wrap-distance-top:0pt;z-index:251686912;mso-width-relative:page;mso-height-relative:page;" fillcolor="#FFFFFF" filled="t" stroked="f" coordsize="21600,21600" o:gfxdata="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lIuXHYAAAACgEAAA8AAAAAAAAAAQAg&#10;AAAAIgAAAGRycy9kb3ducmV2LnhtbFBLAQIUABQAAAAIAIdO4kCWTuh/RwIAAH0EAAAOAAAAAAAA&#10;AAEAIAAAACcBAABkcnMvZTJvRG9jLnhtbFBLBQYAAAAABgAGAFkBAADgBQAAAAA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CF505A9">
                            <w:pPr>
                              <w:pStyle w:val="3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11 加入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硫化钠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品溶液（左为样品，右为加入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硫化钠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）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t>加入硫化钠后，溶液中快速产生黑色无定型沉淀，此处没有黄色的固体生成，推测原因是由于样品中仍有较多的F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  <w:vertAlign w:val="superscript"/>
              </w:rPr>
              <w:t>2+</w:t>
            </w:r>
            <w:r>
              <w:rPr>
                <w:rFonts w:hint="eastAsia"/>
              </w:rPr>
              <w:t>，致使其生成硫化亚铁，而不是与三草酸合铁酸钾反应。</w:t>
            </w:r>
          </w:p>
          <w:p w14:paraId="2F381209">
            <w:pPr>
              <w:ind w:firstLine="420" w:firstLineChars="200"/>
            </w:pPr>
          </w:p>
          <w:p w14:paraId="6EC5C7BE">
            <w:pPr>
              <w:ind w:firstLine="420" w:firstLineChars="200"/>
            </w:pPr>
          </w:p>
          <w:p w14:paraId="528C8B16">
            <w:pPr>
              <w:rPr>
                <w:b/>
                <w:bCs/>
              </w:rPr>
            </w:pPr>
            <w:r>
              <w:rPr>
                <w:b/>
                <w:bCs/>
              </w:rPr>
              <w:t>d.配合物相互转变及稳定性比较</w:t>
            </w:r>
          </w:p>
          <w:p w14:paraId="76BFF582">
            <w:pPr>
              <w:ind w:firstLine="420" w:firstLineChars="200"/>
            </w:pPr>
            <w:r>
              <w:t>（1）往少量 0.2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 xml:space="preserve"> FeCl</w:t>
            </w:r>
            <w:r>
              <w:rPr>
                <w:vertAlign w:val="subscript"/>
              </w:rPr>
              <w:t>3</w:t>
            </w:r>
            <w:r>
              <w:t>溶液中加 1 滴 1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 xml:space="preserve"> KSCN，溶液立即变为血红色，再往溶液中滴入 1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 xml:space="preserve"> NH</w:t>
            </w:r>
            <w:r>
              <w:rPr>
                <w:vertAlign w:val="subscript"/>
              </w:rPr>
              <w:t>4</w:t>
            </w:r>
            <w:r>
              <w:t>F，至血红色褪去。</w:t>
            </w:r>
          </w:p>
          <w:p w14:paraId="7588B92A">
            <w:pPr>
              <w:ind w:firstLine="420" w:firstLineChars="200"/>
            </w:pPr>
            <w:r>
              <w:t>将所得 FeF</w:t>
            </w:r>
            <w:r>
              <w:rPr>
                <w:vertAlign w:val="subscript"/>
              </w:rPr>
              <w:t>2</w:t>
            </w:r>
            <w:r>
              <w:rPr>
                <w:rFonts w:hint="eastAsia"/>
                <w:vertAlign w:val="superscript"/>
              </w:rPr>
              <w:t>+</w:t>
            </w:r>
            <w:r>
              <w:t xml:space="preserve"> 溶液分为两份，往一份溶液中加入 1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 xml:space="preserve"> KSCN，</w:t>
            </w:r>
            <w:r>
              <w:rPr>
                <w:rFonts w:hint="eastAsia"/>
              </w:rPr>
              <w:t>溶液并未变为血红色，且带有微黄绿色；</w:t>
            </w:r>
          </w:p>
          <w:p w14:paraId="5400F45F">
            <w:pPr>
              <w:ind w:firstLine="420" w:firstLineChars="200"/>
            </w:pPr>
            <w:r>
              <w:t>另一</w:t>
            </w:r>
            <w:r>
              <w:rPr>
                <w:rFonts w:hint="eastAsia"/>
              </w:rPr>
              <w:t>份</w:t>
            </w:r>
            <w:r>
              <w:t>FeF</w:t>
            </w:r>
            <w:r>
              <w:rPr>
                <w:vertAlign w:val="subscript"/>
              </w:rPr>
              <w:t>2</w:t>
            </w:r>
            <w:r>
              <w:rPr>
                <w:rFonts w:hint="eastAsia"/>
                <w:vertAlign w:val="superscript"/>
              </w:rPr>
              <w:t>+</w:t>
            </w:r>
            <w:r>
              <w:t>溶液中滴入 1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>K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t>，至溶液转为黄绿色，再往此溶液中滴入 1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>NH</w:t>
            </w:r>
            <w:r>
              <w:rPr>
                <w:rFonts w:hint="eastAsia"/>
                <w:vertAlign w:val="subscript"/>
              </w:rPr>
              <w:t>4</w:t>
            </w:r>
            <w:r>
              <w:t>F，至黄绿色刚好褪去</w:t>
            </w:r>
            <w:r>
              <w:rPr>
                <w:rFonts w:hint="eastAsia"/>
              </w:rPr>
              <w:t>。过程中加入草酸钾约四滴，而氟化铵约六滴。</w:t>
            </w:r>
          </w:p>
          <w:p w14:paraId="59679934">
            <w:pPr>
              <w:ind w:firstLine="420" w:firstLineChars="200"/>
            </w:pPr>
            <w:r>
              <w:rPr>
                <w:rFonts w:hint="eastAsia"/>
              </w:rPr>
              <w:t>（2）在0.5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rPr>
                <w:rFonts w:hint="eastAsia"/>
              </w:rPr>
              <w:t xml:space="preserve"> 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Fe(CN)</w:t>
            </w:r>
            <w:r>
              <w:rPr>
                <w:rFonts w:hint="eastAsia"/>
                <w:vertAlign w:val="subscript"/>
              </w:rPr>
              <w:t>6</w:t>
            </w:r>
            <w:r>
              <w:rPr>
                <w:rFonts w:hint="eastAsia"/>
              </w:rPr>
              <w:t>溶液和产品溶液中分别加入2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mol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·</m:t>
                  </m:r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hint="eastAsia"/>
              </w:rPr>
              <w:t>NaOH，六氰合铁酸钾中无明显现象，而产品溶液中生成红褐色絮状固体；</w:t>
            </w:r>
          </w:p>
          <w:p w14:paraId="4F6A95CA">
            <w:pPr>
              <w:ind w:firstLine="420" w:firstLineChars="200"/>
            </w:pPr>
            <w:r>
              <w:rPr>
                <w:rFonts w:hint="eastAsia"/>
              </w:rPr>
              <w:t>对于以下两个转化：</w:t>
            </w:r>
          </w:p>
          <w:p w14:paraId="20933339">
            <w:pPr>
              <w:ind w:firstLine="420" w:firstLineChars="200"/>
              <w:rPr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eSCN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  <m:box>
                  <m:boxPr>
                    <m:opEmu m:val="1"/>
                    <m:ctrlPr>
                      <w:rPr>
                        <w:rFonts w:ascii="Cambria Math" w:hAnsi="Cambria Math"/>
                        <w:iCs/>
                      </w:rPr>
                    </m:ctrlPr>
                  </m:boxPr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⇔"/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groupChrPr>
                          <m:e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e>
                        </m:groupCh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box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Fe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2+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</m:box>
              </m:oMath>
            </m:oMathPara>
          </w:p>
          <w:p w14:paraId="600943F6">
            <w:pPr>
              <w:ind w:firstLine="420" w:firstLineChars="200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Fe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  <m:box>
                  <m:boxPr>
                    <m:opEmu m:val="1"/>
                    <m:ctrlPr>
                      <w:rPr>
                        <w:rFonts w:ascii="Cambria Math" w:hAnsi="Cambria Math"/>
                        <w:iCs/>
                      </w:rPr>
                    </m:ctrlPr>
                  </m:boxPr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⇔"/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groupChrPr>
                          <m:e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e>
                        </m:groupCh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box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[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</w:rPr>
                              <m:t>e(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</w:rPr>
                              <m:t>)</m:t>
                            </m: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]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3−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</m:box>
              </m:oMath>
            </m:oMathPara>
          </w:p>
          <w:p w14:paraId="7C7D0469">
            <w:pPr>
              <w:ind w:firstLine="420" w:firstLineChars="200"/>
              <w:rPr>
                <w:iCs/>
              </w:rPr>
            </w:pPr>
            <w:r>
              <w:rPr>
                <w:rFonts w:hint="eastAsia"/>
                <w:iCs/>
              </w:rPr>
              <w:t>由上叙现象可以知道，稳定程度有</w:t>
            </w:r>
          </w:p>
          <w:p w14:paraId="48EC1E16">
            <w:pPr>
              <w:ind w:firstLine="420" w:firstLineChars="200"/>
              <w:jc w:val="center"/>
              <w:rPr>
                <w:vertAlign w:val="superscript"/>
              </w:rPr>
            </w:pPr>
            <w:r>
              <w:rPr>
                <w:rFonts w:hint="eastAsia"/>
              </w:rPr>
              <w:t>Fe(CN)</w:t>
            </w:r>
            <w:r>
              <w:rPr>
                <w:rFonts w:hint="eastAsia"/>
                <w:vertAlign w:val="subscript"/>
              </w:rPr>
              <w:t>6</w:t>
            </w:r>
            <w:r>
              <w:rPr>
                <w:rFonts w:hint="eastAsia"/>
                <w:vertAlign w:val="superscript"/>
              </w:rPr>
              <w:t>3-</w:t>
            </w:r>
            <w:r>
              <w:rPr>
                <w:rFonts w:hint="eastAsia"/>
              </w:rPr>
              <w:t>&gt;[Fe(C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perscript"/>
              </w:rPr>
              <w:t>3-</w:t>
            </w:r>
            <w:r>
              <w:rPr>
                <w:rFonts w:hint="eastAsia"/>
              </w:rPr>
              <w:t>&gt;FeF</w:t>
            </w:r>
            <w:r>
              <w:rPr>
                <w:rFonts w:hint="eastAsia"/>
                <w:vertAlign w:val="superscript"/>
              </w:rPr>
              <w:t>2+</w:t>
            </w:r>
            <w:r>
              <w:rPr>
                <w:rFonts w:hint="eastAsia"/>
              </w:rPr>
              <w:t>&gt;FeSCN</w:t>
            </w:r>
            <w:r>
              <w:rPr>
                <w:rFonts w:hint="eastAsia"/>
                <w:vertAlign w:val="superscript"/>
              </w:rPr>
              <w:t>2+</w:t>
            </w:r>
          </w:p>
          <w:p w14:paraId="6CA441BF">
            <w:pPr>
              <w:ind w:firstLine="420" w:firstLineChars="200"/>
              <w:rPr>
                <w:ins w:id="1" w:author="WPS_1559650426" w:date="2026-06-25T09:17:41Z"/>
                <w:rFonts w:hint="default" w:eastAsiaTheme="minorEastAsia"/>
                <w:vertAlign w:val="baseline"/>
                <w:lang w:val="en-US" w:eastAsia="zh-CN"/>
              </w:rPr>
            </w:pPr>
            <w:ins w:id="2" w:author="WPS_1559650426" w:date="2026-06-25T09:17:41Z">
              <w:r>
                <w:rPr>
                  <w:rFonts w:hint="eastAsia"/>
                  <w:vertAlign w:val="baseline"/>
                  <w:lang w:val="en-US" w:eastAsia="zh-CN"/>
                </w:rPr>
                <w:t>是否与理论相符？</w:t>
              </w:r>
            </w:ins>
          </w:p>
          <w:p w14:paraId="39840019">
            <w:pPr>
              <w:ind w:firstLine="420" w:firstLineChars="200"/>
              <w:rPr>
                <w:vertAlign w:val="superscript"/>
              </w:rPr>
            </w:pPr>
          </w:p>
          <w:p w14:paraId="7D39C1E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五、数据记录和处理</w:t>
            </w:r>
          </w:p>
          <w:p w14:paraId="1FD5FB6A">
            <w:pPr>
              <w:ind w:firstLine="420" w:firstLineChars="200"/>
            </w:pPr>
            <w:r>
              <w:rPr>
                <w:rFonts w:hint="eastAsia"/>
              </w:rPr>
              <w:t>使用原料：</w:t>
            </w:r>
          </w:p>
          <w:p w14:paraId="1E65610D">
            <w:pPr>
              <w:ind w:firstLine="420" w:firstLineChars="200"/>
            </w:pPr>
            <w:r>
              <w:rPr>
                <w:rFonts w:hint="eastAsia"/>
              </w:rPr>
              <w:t>m((NH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FeSO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6H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O)=7.60g</w:t>
            </w:r>
          </w:p>
          <w:p w14:paraId="5455EA4E">
            <w:pPr>
              <w:ind w:firstLine="420" w:firstLineChars="200"/>
            </w:pPr>
            <w:r>
              <w:rPr>
                <w:rFonts w:hint="eastAsia"/>
              </w:rPr>
              <w:t>m(H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O)=12.55g</w:t>
            </w:r>
          </w:p>
          <w:p w14:paraId="5F46D296">
            <w:pPr>
              <w:ind w:firstLine="420" w:firstLineChars="200"/>
            </w:pPr>
            <w:r>
              <w:rPr>
                <w:rFonts w:hint="eastAsia"/>
              </w:rPr>
              <w:t>m(K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O)=5.31g</w:t>
            </w:r>
          </w:p>
          <w:p w14:paraId="1B0ECF76">
            <w:pPr>
              <w:ind w:firstLine="420" w:firstLineChars="200"/>
            </w:pPr>
          </w:p>
          <w:p w14:paraId="528DED92">
            <w:pPr>
              <w:ind w:firstLine="420" w:firstLineChars="200"/>
            </w:pPr>
            <w:r>
              <w:rPr>
                <w:rFonts w:hint="eastAsia"/>
              </w:rPr>
              <w:t>产品质量m=3.86g</w:t>
            </w:r>
          </w:p>
          <w:p w14:paraId="0C6E1DCA">
            <w:pPr>
              <w:ind w:firstLine="420" w:firstLineChars="200"/>
            </w:pPr>
          </w:p>
          <w:p w14:paraId="0E744432">
            <w:pPr>
              <w:ind w:firstLine="420" w:firstLineChars="200"/>
            </w:pPr>
            <w:r>
              <w:rPr>
                <w:rFonts w:hint="eastAsia"/>
              </w:rPr>
              <w:t>由于n((NH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FeSO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6H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O)=0.0194mol</w:t>
            </w:r>
            <w:r>
              <w:rPr>
                <w:rFonts w:hint="eastAsia" w:ascii="宋体" w:hAnsi="宋体" w:eastAsia="宋体"/>
              </w:rPr>
              <w:t>≈</w:t>
            </w:r>
            <w:r>
              <w:rPr>
                <w:rFonts w:hint="eastAsia"/>
              </w:rPr>
              <w:t>0.01mol</w:t>
            </w:r>
          </w:p>
          <w:p w14:paraId="7B834E04">
            <w:pPr>
              <w:ind w:firstLine="420" w:firstLineChars="200"/>
            </w:pPr>
            <w:r>
              <w:rPr>
                <w:rFonts w:hint="eastAsia"/>
              </w:rPr>
              <w:t>n(H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 w:ascii="宋体" w:hAnsi="宋体" w:eastAsia="宋体"/>
                <w:vertAlign w:val="subscript"/>
              </w:rPr>
              <w:t>·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O)</w:t>
            </w:r>
            <w:r>
              <w:rPr>
                <w:rFonts w:hint="eastAsia" w:ascii="宋体" w:hAnsi="宋体" w:eastAsia="宋体"/>
              </w:rPr>
              <w:t xml:space="preserve"> ≈</w:t>
            </w:r>
            <w:r>
              <w:rPr>
                <w:rFonts w:hint="eastAsia"/>
              </w:rPr>
              <w:t>0.1mol</w:t>
            </w:r>
          </w:p>
          <w:p w14:paraId="5BAAC8D5">
            <w:pPr>
              <w:ind w:firstLine="420" w:firstLineChars="200"/>
            </w:pPr>
          </w:p>
          <w:p w14:paraId="68C88135">
            <w:pPr>
              <w:ind w:firstLine="420" w:firstLineChars="200"/>
            </w:pPr>
            <w:r>
              <w:rPr>
                <w:rFonts w:hint="eastAsia"/>
              </w:rPr>
              <w:t>故产虑以Fe记：</w:t>
            </w:r>
          </w:p>
          <w:p w14:paraId="06EF1354">
            <w:pPr>
              <w:ind w:firstLine="420" w:firstLineChars="200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产品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摩尔盐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摩尔盐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</w:rPr>
                          <m:t>三草酸合铁酸钾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Cs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×100%</m:t>
                </m:r>
              </m:oMath>
            </m:oMathPara>
          </w:p>
          <w:p w14:paraId="382BACD5">
            <w:pPr>
              <w:ind w:firstLine="420" w:firstLineChars="20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代入得产率</w:t>
            </w:r>
            <w:r>
              <w:rPr>
                <w:rFonts w:hint="eastAsia" w:asciiTheme="minorEastAsia" w:hAnsiTheme="minorEastAsia"/>
              </w:rPr>
              <w:t>ω</w:t>
            </w:r>
            <w:r>
              <w:rPr>
                <w:rFonts w:hint="eastAsia"/>
              </w:rPr>
              <w:t>=44.85%</w:t>
            </w:r>
            <w:ins w:id="3" w:author="WPS_1559650426" w:date="2026-06-25T09:18:01Z">
              <w:r>
                <w:rPr>
                  <w:rFonts w:hint="eastAsia"/>
                  <w:lang w:val="en-US" w:eastAsia="zh-CN"/>
                </w:rPr>
                <w:t xml:space="preserve"> </w:t>
              </w:r>
            </w:ins>
            <w:ins w:id="4" w:author="WPS_1559650426" w:date="2026-06-25T09:18:03Z">
              <w:r>
                <w:rPr>
                  <w:rFonts w:hint="eastAsia"/>
                  <w:lang w:val="en-US" w:eastAsia="zh-CN"/>
                </w:rPr>
                <w:t>（</w:t>
              </w:r>
            </w:ins>
            <w:ins w:id="5" w:author="WPS_1559650426" w:date="2026-06-25T09:18:04Z">
              <w:r>
                <w:rPr>
                  <w:rFonts w:hint="eastAsia"/>
                  <w:lang w:val="en-US" w:eastAsia="zh-CN"/>
                </w:rPr>
                <w:t>理论</w:t>
              </w:r>
            </w:ins>
            <w:ins w:id="6" w:author="WPS_1559650426" w:date="2026-06-25T09:18:07Z">
              <w:r>
                <w:rPr>
                  <w:rFonts w:hint="eastAsia"/>
                  <w:lang w:val="en-US" w:eastAsia="zh-CN"/>
                </w:rPr>
                <w:t>产率</w:t>
              </w:r>
            </w:ins>
            <w:ins w:id="7" w:author="WPS_1559650426" w:date="2026-06-25T09:18:08Z">
              <w:r>
                <w:rPr>
                  <w:rFonts w:hint="eastAsia"/>
                  <w:lang w:val="en-US" w:eastAsia="zh-CN"/>
                </w:rPr>
                <w:t>计算</w:t>
              </w:r>
            </w:ins>
            <w:ins w:id="8" w:author="WPS_1559650426" w:date="2026-06-25T09:18:12Z">
              <w:r>
                <w:rPr>
                  <w:rFonts w:hint="eastAsia"/>
                  <w:lang w:val="en-US" w:eastAsia="zh-CN"/>
                </w:rPr>
                <w:t>有误</w:t>
              </w:r>
            </w:ins>
            <w:ins w:id="9" w:author="WPS_1559650426" w:date="2026-06-25T09:18:13Z">
              <w:r>
                <w:rPr>
                  <w:rFonts w:hint="eastAsia"/>
                  <w:lang w:val="en-US" w:eastAsia="zh-CN"/>
                </w:rPr>
                <w:t>）</w:t>
              </w:r>
            </w:ins>
          </w:p>
          <w:p w14:paraId="77AB0F0C">
            <w:pPr>
              <w:ind w:firstLine="420" w:firstLineChars="200"/>
            </w:pPr>
            <w:r>
              <w:rPr>
                <w:rFonts w:hint="eastAsia"/>
              </w:rPr>
              <w:t>制备结果的产率偏低，但是产率与部分文献中同方法所得结果基本一致</w:t>
            </w:r>
            <w:r>
              <w:rPr>
                <w:rFonts w:hint="eastAsia"/>
                <w:vertAlign w:val="superscript"/>
              </w:rPr>
              <w:t>[1]</w:t>
            </w:r>
            <w:r>
              <w:rPr>
                <w:rFonts w:hint="eastAsia"/>
              </w:rPr>
              <w:t>，均在40%上下，关于此方法产率较低原因，可以归结为以下几点：</w:t>
            </w:r>
            <w:r>
              <w:t xml:space="preserve"> </w:t>
            </w:r>
          </w:p>
          <w:p w14:paraId="12CA5478">
            <w:pPr>
              <w:ind w:firstLine="420"/>
            </w:pPr>
            <w:r>
              <w:rPr>
                <w:rFonts w:hint="eastAsia"/>
              </w:rPr>
              <w:t>首先是由于母液中残留较多。三草酸合铁酸钾在0℃时溶解度为4.7g，在100℃时溶解度为117.7g，因而理想情况下在25℃时其溶解度应接近33g，在母液中仍会残留有较多未析出的产物。造成这一情况的原因，主要来自于所加入的乙醇量不足，溶液极性降低程度不大，导致析出量不显著。这一点也可由得到的滤液后续变化可知，由于洗涤的过程中继续加入乙醇，使得在实验结束的时候继续析出固体。另一方面是环境温度较高，其溶解度仍较大。本实验中由于大量的草酸根离子造成的同离子效应，其条件溶度积常数K</w:t>
            </w:r>
            <w:r>
              <w:rPr>
                <w:rFonts w:hint="eastAsia"/>
                <w:vertAlign w:val="subscript"/>
              </w:rPr>
              <w:t>sp</w:t>
            </w:r>
            <w:r>
              <w:rPr>
                <w:rFonts w:hint="eastAsia" w:ascii="宋体" w:hAnsi="宋体" w:eastAsia="宋体"/>
                <w:vertAlign w:val="superscript"/>
              </w:rPr>
              <w:t>'</w:t>
            </w:r>
            <w:r>
              <w:rPr>
                <w:rFonts w:hint="eastAsia"/>
              </w:rPr>
              <w:t>并不会特别大，故此并不为主要原因。</w:t>
            </w:r>
          </w:p>
          <w:p w14:paraId="34CC1453">
            <w:pPr>
              <w:ind w:firstLine="420"/>
            </w:pPr>
            <w:r>
              <w:rPr>
                <w:rFonts w:hint="eastAsia"/>
              </w:rPr>
              <w:t>进一步实验可以去探究所加入的乙醇最适宜的量，使得产物中三草酸合铁酸钾析出量尽可能多，而杂质析出量尽可能少。</w:t>
            </w:r>
          </w:p>
          <w:p w14:paraId="4CC01842">
            <w:pPr>
              <w:ind w:firstLine="420"/>
            </w:pPr>
            <w:r>
              <w:rPr>
                <w:rFonts w:hint="eastAsia"/>
              </w:rPr>
              <w:t>除此之外，生成三草酸合铁酸钾过程中，所加入的草酸量及其带来的pH变化也为产率造成影响。实验中加入的大量草酸，一方面草酸根浓度的上升会引起产物溶解度的大幅降低，同时其还原性又会使得三价铁含量下降，造成产率降低。pH改变带来的影响是同步于草酸加入量的影响的。</w:t>
            </w:r>
          </w:p>
          <w:p w14:paraId="1E69B83A"/>
          <w:p w14:paraId="57CBD3AC"/>
          <w:p w14:paraId="0CD61420"/>
          <w:p w14:paraId="18D44EF4"/>
          <w:p w14:paraId="1496BCB4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六、 结论、问题和讨论（习题、实验讨论、反思及改进）</w:t>
            </w:r>
          </w:p>
          <w:p w14:paraId="13E62715">
            <w:pPr>
              <w:rPr>
                <w:b/>
                <w:bCs/>
                <w:sz w:val="24"/>
              </w:rPr>
            </w:pPr>
          </w:p>
          <w:p w14:paraId="3B22D7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1）思考题</w:t>
            </w:r>
          </w:p>
          <w:p w14:paraId="66181FE5">
            <w:pPr>
              <w:rPr>
                <w:sz w:val="24"/>
              </w:rPr>
            </w:pPr>
          </w:p>
          <w:p w14:paraId="7EAFB2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  <w:p w14:paraId="23D4F2C8">
            <w:r>
              <w:rPr>
                <w:rFonts w:hint="eastAsia"/>
              </w:rPr>
              <w:t>（1）加入H2O2过慢会导致氧化速率过慢，制备效率不高；</w:t>
            </w:r>
          </w:p>
          <w:p w14:paraId="59041F30">
            <w:r>
              <w:rPr>
                <w:rFonts w:hint="eastAsia"/>
              </w:rPr>
              <w:t xml:space="preserve">     加入H2O2过快会导致氧化不均，氧化剂利用效率不高；</w:t>
            </w:r>
          </w:p>
          <w:p w14:paraId="7C1392B2">
            <w:r>
              <w:rPr>
                <w:rFonts w:hint="eastAsia"/>
              </w:rPr>
              <w:t xml:space="preserve">     H2O2的氧化性较强，而且还原产物不会对制备产物纯度造成干扰；</w:t>
            </w:r>
          </w:p>
          <w:p w14:paraId="28473466"/>
          <w:p w14:paraId="0E84ABA9">
            <w:r>
              <w:rPr>
                <w:rFonts w:hint="eastAsia"/>
              </w:rPr>
              <w:t>（2）不可，水合三草酸合铁酸钾在加热条件下会分解，使得产物纯度大幅降低，同时溶液中也会有很多杂离子，使得蒸干后剩余较多的杂质；</w:t>
            </w:r>
          </w:p>
          <w:p w14:paraId="0A402E34"/>
          <w:p w14:paraId="685CE851">
            <w:pPr>
              <w:rPr>
                <w:vanish/>
              </w:rPr>
            </w:pPr>
            <w:r>
              <w:rPr>
                <w:rFonts w:hint="eastAsia"/>
              </w:rPr>
              <w:t>（3）洗出SO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  <w:vertAlign w:val="superscript"/>
              </w:rPr>
              <w:t>2-</w:t>
            </w:r>
            <w:r>
              <w:rPr>
                <w:rFonts w:hint="eastAsia"/>
              </w:rPr>
              <w:t>、NH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  <w:vertAlign w:val="superscript"/>
              </w:rPr>
              <w:t>+</w:t>
            </w:r>
            <w:r>
              <w:rPr>
                <w:rFonts w:hint="eastAsia"/>
              </w:rPr>
              <w:t>和部分</w:t>
            </w:r>
            <w:r>
              <w:rPr>
                <w:rFonts w:hint="eastAsia"/>
                <w:vanish/>
              </w:rPr>
              <w:t>H</w:t>
            </w:r>
            <w:r>
              <w:rPr>
                <w:rFonts w:hint="eastAsia"/>
                <w:vanish/>
                <w:vertAlign w:val="superscript"/>
              </w:rPr>
              <w:t>+</w:t>
            </w:r>
          </w:p>
          <w:p w14:paraId="4B2959E6">
            <w:pPr>
              <w:rPr>
                <w:vanish/>
              </w:rPr>
            </w:pPr>
          </w:p>
          <w:p w14:paraId="0828A9C7">
            <w:pPr>
              <w:rPr>
                <w:vanish/>
              </w:rPr>
            </w:pPr>
            <w:r>
              <w:rPr>
                <w:rFonts w:hint="eastAsia"/>
                <w:vanish/>
              </w:rPr>
              <w:t>（4）可以，如使用三氯化铁和草酸反应生成三草酸合铁酸钾，采用将两种物质混合研磨后溶解于水中，再采用溶剂替换法得到晶体</w:t>
            </w:r>
            <w:r>
              <w:rPr>
                <w:rFonts w:hint="eastAsia"/>
                <w:vanish/>
                <w:vertAlign w:val="superscript"/>
              </w:rPr>
              <w:t>[2]</w:t>
            </w:r>
            <w:r>
              <w:rPr>
                <w:rFonts w:hint="eastAsia"/>
                <w:vanish/>
              </w:rPr>
              <w:t>，该方法综合产率达到89.0%</w:t>
            </w:r>
          </w:p>
          <w:p w14:paraId="722E7DC1">
            <w:pPr>
              <w:rPr>
                <w:vanish/>
              </w:rPr>
            </w:pPr>
            <w:r>
              <w:rPr>
                <w:rFonts w:hint="eastAsia"/>
                <w:vanish/>
              </w:rPr>
              <w:t>常用的方法有，由硫酸亚铁铵合成，由废铁屑合成、由三氯化铁合成和由草酸铁合成，比较这些方法，</w:t>
            </w:r>
          </w:p>
          <w:p w14:paraId="113CCEFE">
            <w:pPr>
              <w:rPr>
                <w:vanish/>
              </w:rPr>
            </w:pPr>
            <w:r>
              <w:rPr>
                <w:rFonts w:hint="eastAsia"/>
                <w:vanish/>
              </w:rPr>
              <w:t>由三氯化铁合成的路线快速且产率高，适用于工业化生产</w:t>
            </w:r>
            <w:r>
              <w:rPr>
                <w:rFonts w:hint="eastAsia"/>
                <w:vanish/>
                <w:vertAlign w:val="superscript"/>
              </w:rPr>
              <w:t>[3]</w:t>
            </w:r>
            <w:r>
              <w:rPr>
                <w:rFonts w:hint="eastAsia"/>
                <w:vanish/>
              </w:rPr>
              <w:t>;</w:t>
            </w:r>
          </w:p>
          <w:p w14:paraId="276569A3">
            <w:pPr>
              <w:rPr>
                <w:vanish/>
              </w:rPr>
            </w:pPr>
          </w:p>
          <w:p w14:paraId="2CF73A11">
            <w:pPr>
              <w:rPr>
                <w:vanish/>
              </w:rPr>
            </w:pPr>
            <w:r>
              <w:rPr>
                <w:rFonts w:hint="eastAsia"/>
                <w:vanish/>
              </w:rPr>
              <w:t>（5）开始加入的硫酸亚铁铵和得到三草酸合铁酸钾时滴加的草酸</w:t>
            </w:r>
          </w:p>
          <w:p w14:paraId="6BD9FE94">
            <w:pPr>
              <w:rPr>
                <w:vanish/>
              </w:rPr>
            </w:pPr>
            <w:r>
              <w:rPr>
                <w:rFonts w:hint="eastAsia"/>
                <w:vanish/>
              </w:rPr>
              <w:t>前者会造成大量的原料浪费，后者所滴加过量的草酸会使得pH降低，使得Fe(</w:t>
            </w:r>
            <w:r>
              <w:rPr>
                <w:rFonts w:hint="eastAsia" w:ascii="宋体" w:hAnsi="宋体" w:eastAsia="宋体"/>
                <w:vanish/>
              </w:rPr>
              <w:t>Ⅲ</w:t>
            </w:r>
            <w:r>
              <w:rPr>
                <w:rFonts w:hint="eastAsia"/>
                <w:vanish/>
              </w:rPr>
              <w:t>)氧化性增强，使得产率降低；逐滴滴加的草酸为了控制滴加的量，根据滴加后烧杯内的现象，决定是否滴入下一滴；</w:t>
            </w:r>
          </w:p>
          <w:p w14:paraId="4FF4073D">
            <w:pPr>
              <w:rPr>
                <w:vanish/>
              </w:rPr>
            </w:pPr>
          </w:p>
          <w:p w14:paraId="326B3B63">
            <w:pPr>
              <w:rPr>
                <w:vanish/>
              </w:rPr>
            </w:pPr>
            <w:r>
              <w:rPr>
                <w:rFonts w:hint="eastAsia"/>
                <w:vanish/>
              </w:rPr>
              <w:t>（6）使用硫酸亚铁铵的用量来计算产率；</w:t>
            </w:r>
          </w:p>
          <w:p w14:paraId="547367D6">
            <w:pPr>
              <w:rPr>
                <w:vanish/>
              </w:rPr>
            </w:pPr>
          </w:p>
          <w:p w14:paraId="7B447BCA">
            <w:pPr>
              <w:rPr>
                <w:vanish/>
              </w:rPr>
            </w:pPr>
            <w:r>
              <w:rPr>
                <w:rFonts w:hint="eastAsia"/>
                <w:vanish/>
              </w:rPr>
              <w:t>2.稳定性一方面由于中心离子电子构型来决定，同时又受到配体的特性来决定，如强场配体CN</w:t>
            </w:r>
            <w:r>
              <w:rPr>
                <w:rFonts w:hint="eastAsia"/>
                <w:vanish/>
                <w:vertAlign w:val="superscript"/>
              </w:rPr>
              <w:t>-</w:t>
            </w:r>
            <w:r>
              <w:rPr>
                <w:rFonts w:hint="eastAsia"/>
                <w:vanish/>
              </w:rPr>
              <w:t>对Fe</w:t>
            </w:r>
            <w:r>
              <w:rPr>
                <w:rFonts w:hint="eastAsia"/>
                <w:vanish/>
                <w:vertAlign w:val="superscript"/>
              </w:rPr>
              <w:t>3+</w:t>
            </w:r>
            <w:r>
              <w:rPr>
                <w:rFonts w:hint="eastAsia"/>
                <w:vanish/>
              </w:rPr>
              <w:t>的稳定化作用大于弱配体F</w:t>
            </w:r>
            <w:r>
              <w:rPr>
                <w:rFonts w:hint="eastAsia"/>
                <w:vanish/>
                <w:vertAlign w:val="superscript"/>
              </w:rPr>
              <w:t>-</w:t>
            </w:r>
          </w:p>
          <w:p w14:paraId="1D6297EA">
            <w:pPr>
              <w:rPr>
                <w:vanish/>
              </w:rPr>
            </w:pPr>
            <w:r>
              <w:rPr>
                <w:rFonts w:hint="eastAsia"/>
                <w:vanish/>
              </w:rPr>
              <w:t>补充思考题：</w:t>
            </w:r>
          </w:p>
          <w:p w14:paraId="295F786F">
            <w:pPr>
              <w:rPr>
                <w:vanish/>
              </w:rPr>
            </w:pPr>
            <w:r>
              <w:rPr>
                <w:rFonts w:hint="eastAsia"/>
                <w:vanish/>
              </w:rPr>
              <w:t>3.产物组成可以通过对样品进行热重分析来进行检测；</w:t>
            </w:r>
          </w:p>
          <w:p w14:paraId="4961E7E2">
            <w:pPr>
              <w:rPr>
                <w:vanish/>
              </w:rPr>
            </w:pPr>
          </w:p>
          <w:p w14:paraId="3B7E77D7">
            <w:pPr>
              <w:rPr>
                <w:vanish/>
              </w:rPr>
            </w:pPr>
            <w:r>
              <w:rPr>
                <w:rFonts w:hint="eastAsia"/>
                <w:vanish/>
              </w:rPr>
              <w:t>4.将三氯化铁和草酸置于玛瑙研钵中研磨，然后将其转入烧杯中，加入适量蒸馏水溶解、过滤；滤液中加少量无水乙醇，放于暗处静置结晶，抽滤，干燥，得到产品</w:t>
            </w:r>
            <w:r>
              <w:rPr>
                <w:rFonts w:hint="eastAsia"/>
                <w:vanish/>
                <w:vertAlign w:val="superscript"/>
              </w:rPr>
              <w:t>[2]</w:t>
            </w:r>
            <w:r>
              <w:rPr>
                <w:rFonts w:hint="eastAsia"/>
                <w:vanish/>
              </w:rPr>
              <w:t>；</w:t>
            </w:r>
          </w:p>
          <w:p w14:paraId="05E10CC0">
            <w:pPr>
              <w:rPr>
                <w:vanish/>
              </w:rPr>
            </w:pPr>
          </w:p>
          <w:p w14:paraId="07FED725">
            <w:pPr>
              <w:rPr>
                <w:vanish/>
              </w:rPr>
            </w:pPr>
            <w:r>
              <w:rPr>
                <w:rFonts w:hint="eastAsia"/>
                <w:vanish/>
              </w:rPr>
              <w:t>5.（1）pH：本实验中最重要的pH调控在于加入草酸得到产品的过程，需要较严格地确保pH在3~4之间</w:t>
            </w:r>
            <w:r>
              <w:rPr>
                <w:rFonts w:hint="eastAsia"/>
                <w:vanish/>
                <w:vertAlign w:val="superscript"/>
              </w:rPr>
              <w:t>[1]</w:t>
            </w:r>
            <w:r>
              <w:rPr>
                <w:rFonts w:hint="eastAsia"/>
                <w:vanish/>
              </w:rPr>
              <w:t>;</w:t>
            </w:r>
          </w:p>
          <w:p w14:paraId="1E0DB9D4">
            <w:pPr>
              <w:rPr>
                <w:vanish/>
              </w:rPr>
            </w:pPr>
            <w:r>
              <w:rPr>
                <w:rFonts w:hint="eastAsia"/>
                <w:vanish/>
              </w:rPr>
              <w:t>（2）温度：如在氧化二价铁的时候控制温度在40℃左右，既保证较快的反应速率，同时也减少过氧化氢的分解；</w:t>
            </w:r>
          </w:p>
          <w:p w14:paraId="3823566B">
            <w:pPr>
              <w:rPr>
                <w:vanish/>
              </w:rPr>
            </w:pPr>
            <w:r>
              <w:rPr>
                <w:rFonts w:hint="eastAsia"/>
                <w:vanish/>
              </w:rPr>
              <w:t>（3）样品加入顺序：如向草酸中加入硫酸亚铁铵得到草酸亚铁固体，可以提高铁的利用率，同时又如先加入草酸钾后再加入草酸，以提高配位率；</w:t>
            </w:r>
          </w:p>
          <w:p w14:paraId="2B315AFC">
            <w:pPr>
              <w:rPr>
                <w:vanish/>
              </w:rPr>
            </w:pPr>
            <w:r>
              <w:rPr>
                <w:rFonts w:hint="eastAsia"/>
                <w:vanish/>
              </w:rPr>
              <w:t xml:space="preserve"> </w:t>
            </w:r>
          </w:p>
          <w:p w14:paraId="571D7C0E">
            <w:pPr>
              <w:rPr>
                <w:vanish/>
              </w:rPr>
            </w:pPr>
            <w:r>
              <w:rPr>
                <w:rFonts w:hint="eastAsia"/>
                <w:vanish/>
              </w:rPr>
              <w:t>6.</w:t>
            </w:r>
          </w:p>
          <w:p w14:paraId="4C41BECD">
            <w:pPr>
              <w:rPr>
                <w:vanish/>
              </w:rPr>
            </w:pPr>
            <w:r>
              <w:rPr>
                <w:rFonts w:hint="eastAsia"/>
                <w:vanish/>
              </w:rPr>
              <w:t>（1）二草酸合铜酸钾：</w:t>
            </w:r>
          </w:p>
          <w:p w14:paraId="1E097C50">
            <w:pPr>
              <w:ind w:firstLine="420" w:firstLineChars="200"/>
              <w:rPr>
                <w:vanish/>
              </w:rPr>
            </w:pPr>
            <w:r>
              <w:rPr>
                <w:rFonts w:hint="eastAsia"/>
                <w:vanish/>
              </w:rPr>
              <w:t>先将硫酸铜和氢氧化钠反应制得氢氧化铜，然后将其煮沸处理得到氧化铜，再将生成的氧化铜与草酸氢钾反应得到产物</w:t>
            </w:r>
          </w:p>
          <w:p w14:paraId="2728DE21">
            <w:pPr>
              <w:ind w:firstLine="420" w:firstLineChars="200"/>
              <w:rPr>
                <w:vanish/>
              </w:rPr>
            </w:pPr>
            <w:r>
              <w:rPr>
                <w:rFonts w:hint="eastAsia"/>
                <w:vanish/>
              </w:rPr>
              <w:t>或者直接使用氢氧化铜与草酸氢钾反应得到</w:t>
            </w:r>
            <w:r>
              <w:rPr>
                <w:rFonts w:hint="eastAsia"/>
                <w:vanish/>
                <w:vertAlign w:val="superscript"/>
              </w:rPr>
              <w:t>[4]</w:t>
            </w:r>
            <w:r>
              <w:rPr>
                <w:rFonts w:hint="eastAsia"/>
                <w:vanish/>
              </w:rPr>
              <w:t>;</w:t>
            </w:r>
          </w:p>
          <w:p w14:paraId="1A392608">
            <w:pPr>
              <w:rPr>
                <w:vanish/>
              </w:rPr>
            </w:pPr>
            <w:r>
              <w:rPr>
                <w:rFonts w:hint="eastAsia"/>
                <w:vanish/>
              </w:rPr>
              <w:t>（2）</w:t>
            </w:r>
            <w:r>
              <w:rPr>
                <w:vanish/>
              </w:rPr>
              <w:t>三草酸合锰酸钾</w:t>
            </w:r>
            <w:r>
              <w:rPr>
                <w:rFonts w:hint="eastAsia"/>
                <w:vanish/>
              </w:rPr>
              <w:t>：</w:t>
            </w:r>
          </w:p>
          <w:p w14:paraId="148967B4">
            <w:pPr>
              <w:ind w:firstLine="420"/>
              <w:rPr>
                <w:vanish/>
              </w:rPr>
            </w:pPr>
            <w:r>
              <w:rPr>
                <w:rFonts w:hint="eastAsia"/>
                <w:vanish/>
              </w:rPr>
              <w:t>将二氧化锰与草酸混合，充分反应后再分批加入碳酸钾，得到酒红色溶液，含有产物离子；</w:t>
            </w:r>
          </w:p>
          <w:p w14:paraId="58594517">
            <w:pPr>
              <w:ind w:firstLine="420"/>
              <w:rPr>
                <w:vanish/>
              </w:rPr>
            </w:pPr>
          </w:p>
          <w:p w14:paraId="5E69FAA0">
            <w:pPr>
              <w:rPr>
                <w:vanish/>
              </w:rPr>
            </w:pPr>
            <w:r>
              <w:rPr>
                <w:vanish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2670175</wp:posOffset>
                  </wp:positionH>
                  <wp:positionV relativeFrom="paragraph">
                    <wp:posOffset>50800</wp:posOffset>
                  </wp:positionV>
                  <wp:extent cx="3340100" cy="2318385"/>
                  <wp:effectExtent l="0" t="0" r="0" b="5715"/>
                  <wp:wrapSquare wrapText="bothSides"/>
                  <wp:docPr id="60058331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583315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00" cy="231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vanish/>
              </w:rPr>
              <w:t>7.</w:t>
            </w:r>
          </w:p>
          <w:p w14:paraId="28DA0623">
            <w:pPr>
              <w:rPr>
                <w:vanish/>
                <w:vertAlign w:val="subscript"/>
              </w:rPr>
            </w:pPr>
            <w:r>
              <w:rPr>
                <w:rFonts w:hint="eastAsia"/>
                <w:vanish/>
              </w:rPr>
              <w:t>A: Fe(OH)</w:t>
            </w:r>
            <w:r>
              <w:rPr>
                <w:rFonts w:hint="eastAsia"/>
                <w:vanish/>
                <w:vertAlign w:val="subscript"/>
              </w:rPr>
              <w:t xml:space="preserve">3      </w:t>
            </w:r>
          </w:p>
          <w:p w14:paraId="1EFC3FA5">
            <w:pPr>
              <w:rPr>
                <w:vanish/>
                <w:vertAlign w:val="subscript"/>
              </w:rPr>
            </w:pPr>
            <w:r>
              <w:rPr>
                <w:rFonts w:hint="eastAsia"/>
                <w:vanish/>
              </w:rPr>
              <w:t>B: BaC</w:t>
            </w:r>
            <w:r>
              <w:rPr>
                <w:rFonts w:hint="eastAsia"/>
                <w:vanish/>
                <w:vertAlign w:val="subscript"/>
              </w:rPr>
              <w:t>2</w:t>
            </w:r>
            <w:r>
              <w:rPr>
                <w:rFonts w:hint="eastAsia"/>
                <w:vanish/>
              </w:rPr>
              <w:t>O</w:t>
            </w:r>
            <w:r>
              <w:rPr>
                <w:rFonts w:hint="eastAsia"/>
                <w:vanish/>
                <w:vertAlign w:val="subscript"/>
              </w:rPr>
              <w:t xml:space="preserve">4      </w:t>
            </w:r>
          </w:p>
          <w:p w14:paraId="1A30F3F8">
            <w:pPr>
              <w:rPr>
                <w:vanish/>
                <w:vertAlign w:val="subscript"/>
              </w:rPr>
            </w:pPr>
            <w:r>
              <w:rPr>
                <w:rFonts w:hint="eastAsia"/>
                <w:vanish/>
              </w:rPr>
              <w:t>C: BaSO</w:t>
            </w:r>
            <w:r>
              <w:rPr>
                <w:rFonts w:hint="eastAsia"/>
                <w:vanish/>
                <w:vertAlign w:val="subscript"/>
              </w:rPr>
              <w:t xml:space="preserve">4       </w:t>
            </w:r>
          </w:p>
          <w:p w14:paraId="44A0136B">
            <w:r>
              <w:rPr>
                <w:rFonts w:hint="eastAsia"/>
                <w:vanish/>
              </w:rPr>
              <w:t xml:space="preserve">D: 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[Fe(C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]</w:t>
            </w:r>
          </w:p>
          <w:p w14:paraId="1844882F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①: 三草酸合铁酸钾溶液</w:t>
            </w:r>
          </w:p>
          <w:p w14:paraId="29CB3698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②：氯化铁、草酸和氯化钾混合溶液</w:t>
            </w:r>
          </w:p>
          <w:p w14:paraId="49E93F34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③：硫氰酸铁溶液</w:t>
            </w:r>
          </w:p>
          <w:p w14:paraId="7D26BDAB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④：氟化铁溶液</w:t>
            </w:r>
          </w:p>
          <w:p w14:paraId="4CE296CE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⑤：三草酸合铁酸钾溶液</w:t>
            </w:r>
          </w:p>
          <w:p w14:paraId="659E3540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⑥：草酸钾和草酸钠溶液</w:t>
            </w:r>
          </w:p>
          <w:p w14:paraId="2129C667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⑦：三草酸合铁酸钾溶液</w:t>
            </w:r>
          </w:p>
          <w:p w14:paraId="3CEC6D2C">
            <w:pPr>
              <w:rPr>
                <w:rFonts w:hint="eastAsia" w:asciiTheme="minorEastAsia" w:hAnsiTheme="minorEastAsia"/>
                <w:vanish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3653790</wp:posOffset>
                      </wp:positionH>
                      <wp:positionV relativeFrom="paragraph">
                        <wp:posOffset>1639570</wp:posOffset>
                      </wp:positionV>
                      <wp:extent cx="2374900" cy="635"/>
                      <wp:effectExtent l="0" t="0" r="0" b="0"/>
                      <wp:wrapSquare wrapText="bothSides"/>
                      <wp:docPr id="1955973906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49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5DB6A1">
                                  <w:pPr>
                                    <w:pStyle w:val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 13 热重过程中TG-DTA图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287.7pt;margin-top:129.1pt;height:0.05pt;width:187pt;mso-wrap-distance-bottom:0pt;mso-wrap-distance-left:9pt;mso-wrap-distance-right:9pt;mso-wrap-distance-top:0pt;z-index:251691008;mso-width-relative:page;mso-height-relative:page;" fillcolor="#FFFFFF" filled="t" stroked="f" coordsize="21600,21600" o:gfxdata="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mkghvtsAAAALAQAADwAAAAAAAAABACAA&#10;AAAiAAAAZHJzL2Rvd25yZXYueG1sUEsBAhQAFAAAAAgAh07iQId9mIFDAgAAewQAAA4AAAAAAAAA&#10;AQAgAAAAKgEAAGRycy9lMm9Eb2MueG1sUEsFBgAAAAAGAAYAWQEAAN8FAAAAAA==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625DB6A1">
                            <w:pPr>
                              <w:pStyle w:val="3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 13 热重过程中TG-DTA图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hint="eastAsia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3653790</wp:posOffset>
                  </wp:positionH>
                  <wp:positionV relativeFrom="paragraph">
                    <wp:posOffset>32385</wp:posOffset>
                  </wp:positionV>
                  <wp:extent cx="2374900" cy="1550035"/>
                  <wp:effectExtent l="0" t="0" r="6350" b="0"/>
                  <wp:wrapSquare wrapText="bothSides"/>
                  <wp:docPr id="199070565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70565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5" b="16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0" cy="155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2670175</wp:posOffset>
                      </wp:positionH>
                      <wp:positionV relativeFrom="paragraph">
                        <wp:posOffset>31750</wp:posOffset>
                      </wp:positionV>
                      <wp:extent cx="3340100" cy="635"/>
                      <wp:effectExtent l="0" t="0" r="0" b="0"/>
                      <wp:wrapSquare wrapText="bothSides"/>
                      <wp:docPr id="371172203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01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001700">
                                  <w:pPr>
                                    <w:pStyle w:val="3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图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12 转化图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210.25pt;margin-top:2.5pt;height:0.05pt;width:263pt;mso-wrap-distance-bottom:0pt;mso-wrap-distance-left:9pt;mso-wrap-distance-right:9pt;mso-wrap-distance-top:0pt;z-index:251688960;mso-width-relative:page;mso-height-relative:page;" fillcolor="#FFFFFF" filled="t" stroked="f" coordsize="21600,21600" o:gfxdata="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/T8i1wAAAAcBAAAPAAAAAAAAAAEAIAAAACIAAABk&#10;cnMvZG93bnJldi54bWxQSwECFAAUAAAACACHTuJADbUyhkACAAB6BAAADgAAAAAAAAABACAAAAAm&#10;AQAAZHJzL2Uyb0RvYy54bWxQSwUGAAAAAAYABgBZAQAA2AUAAAAA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0A001700">
                            <w:pPr>
                              <w:pStyle w:val="3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图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12 转化图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A9E4100">
            <w:pPr>
              <w:rPr>
                <w:rFonts w:hint="eastAsia" w:asciiTheme="minorEastAsia" w:hAnsiTheme="minorEastAsia"/>
                <w:vanish/>
              </w:rPr>
            </w:pPr>
          </w:p>
          <w:p w14:paraId="7A3644E4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8.</w:t>
            </w:r>
          </w:p>
          <w:p w14:paraId="37E4BBB5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由图13可知，在约100℃处，PET出现吸收峰，失重约10%，与3H</w:t>
            </w:r>
            <w:r>
              <w:rPr>
                <w:rFonts w:hint="eastAsia" w:asciiTheme="minorEastAsia" w:hAnsiTheme="minorEastAsia"/>
                <w:vanish/>
                <w:vertAlign w:val="subscript"/>
              </w:rPr>
              <w:t>2</w:t>
            </w:r>
            <w:r>
              <w:rPr>
                <w:rFonts w:hint="eastAsia" w:asciiTheme="minorEastAsia" w:hAnsiTheme="minorEastAsia"/>
                <w:vanish/>
              </w:rPr>
              <w:t>O（11%）相接近；在约400℃处，PET出现明显吸收峰，失重约25%，与失去2CO</w:t>
            </w:r>
            <w:r>
              <w:rPr>
                <w:rFonts w:hint="eastAsia" w:asciiTheme="minorEastAsia" w:hAnsiTheme="minorEastAsia"/>
                <w:vanish/>
                <w:vertAlign w:val="subscript"/>
              </w:rPr>
              <w:t>2</w:t>
            </w:r>
            <w:r>
              <w:rPr>
                <w:rFonts w:hint="eastAsia" w:asciiTheme="minorEastAsia" w:hAnsiTheme="minorEastAsia"/>
                <w:vanish/>
              </w:rPr>
              <w:t>+1CO相接近；在约450℃处，失重约10%，与1.5CO相接近；在630℃处，PET出现一个小吸收峰，失重约5%，与0.5CO</w:t>
            </w:r>
            <w:r>
              <w:rPr>
                <w:rFonts w:hint="eastAsia" w:asciiTheme="minorEastAsia" w:hAnsiTheme="minorEastAsia"/>
                <w:vanish/>
                <w:vertAlign w:val="subscript"/>
              </w:rPr>
              <w:t>2</w:t>
            </w:r>
            <w:r>
              <w:rPr>
                <w:rFonts w:hint="eastAsia" w:asciiTheme="minorEastAsia" w:hAnsiTheme="minorEastAsia"/>
                <w:vanish/>
              </w:rPr>
              <w:t>相接近；在此后TG几乎不变，与FeO+1.5K</w:t>
            </w:r>
            <w:r>
              <w:rPr>
                <w:rFonts w:hint="eastAsia" w:asciiTheme="minorEastAsia" w:hAnsiTheme="minorEastAsia"/>
                <w:vanish/>
                <w:vertAlign w:val="subscript"/>
              </w:rPr>
              <w:t>2</w:t>
            </w:r>
            <w:r>
              <w:rPr>
                <w:rFonts w:hint="eastAsia" w:asciiTheme="minorEastAsia" w:hAnsiTheme="minorEastAsia"/>
                <w:vanish/>
              </w:rPr>
              <w:t>CO</w:t>
            </w:r>
            <w:r>
              <w:rPr>
                <w:rFonts w:hint="eastAsia" w:asciiTheme="minorEastAsia" w:hAnsiTheme="minorEastAsia"/>
                <w:vanish/>
                <w:vertAlign w:val="subscript"/>
              </w:rPr>
              <w:t>3</w:t>
            </w:r>
            <w:r>
              <w:rPr>
                <w:rFonts w:hint="eastAsia" w:asciiTheme="minorEastAsia" w:hAnsiTheme="minorEastAsia"/>
                <w:vanish/>
              </w:rPr>
              <w:t>几乎一致</w:t>
            </w:r>
          </w:p>
          <w:p w14:paraId="2C6D4A97">
            <w:pPr>
              <w:rPr>
                <w:rFonts w:hint="eastAsia" w:asciiTheme="minorEastAsia" w:hAnsiTheme="minorEastAsia"/>
                <w:vanish/>
              </w:rPr>
            </w:pPr>
          </w:p>
          <w:p w14:paraId="02DA075E">
            <w:pPr>
              <w:rPr>
                <w:rFonts w:hint="eastAsia" w:asciiTheme="minorEastAsia" w:hAnsiTheme="minorEastAsia"/>
                <w:vanish/>
              </w:rPr>
            </w:pPr>
          </w:p>
          <w:p w14:paraId="584D2F9D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其他一些问题的讨论：</w:t>
            </w:r>
          </w:p>
          <w:p w14:paraId="3CC19212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drawing>
                <wp:anchor distT="0" distB="0" distL="114300" distR="114300" simplePos="0" relativeHeight="251692032" behindDoc="0" locked="0" layoutInCell="1" allowOverlap="1">
                  <wp:simplePos x="0" y="0"/>
                  <wp:positionH relativeFrom="column">
                    <wp:posOffset>2491740</wp:posOffset>
                  </wp:positionH>
                  <wp:positionV relativeFrom="paragraph">
                    <wp:posOffset>128905</wp:posOffset>
                  </wp:positionV>
                  <wp:extent cx="3534410" cy="1139825"/>
                  <wp:effectExtent l="0" t="0" r="8890" b="3175"/>
                  <wp:wrapSquare wrapText="bothSides"/>
                  <wp:docPr id="173012318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123181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851" cy="11399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Theme="minorEastAsia" w:hAnsiTheme="minorEastAsia"/>
                <w:vanish/>
              </w:rPr>
              <w:t>1.为什么是硫酸亚铁铵？</w:t>
            </w:r>
          </w:p>
          <w:p w14:paraId="68163074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比较不同文献中草酸亚铁的制备方法，有些直接会使用硫酸亚铁铵，另一些则会使用废铁屑与盐酸，以及氯化铵与硫酸亚铁；</w:t>
            </w:r>
          </w:p>
          <w:p w14:paraId="5BD9700E">
            <w:pPr>
              <w:rPr>
                <w:rFonts w:hint="eastAsia" w:asciiTheme="minorEastAsia" w:hAnsiTheme="minorEastAsia"/>
                <w:vanish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2491740</wp:posOffset>
                      </wp:positionH>
                      <wp:positionV relativeFrom="paragraph">
                        <wp:posOffset>1718310</wp:posOffset>
                      </wp:positionV>
                      <wp:extent cx="3534410" cy="635"/>
                      <wp:effectExtent l="0" t="0" r="0" b="0"/>
                      <wp:wrapSquare wrapText="bothSides"/>
                      <wp:docPr id="346098867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344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C85B4F">
                                  <w:pPr>
                                    <w:pStyle w:val="3"/>
                                    <w:rPr>
                                      <w:rFonts w:hint="eastAsia" w:asciiTheme="minorEastAsia" w:hAnsiTheme="minorEastAsia"/>
                                      <w:vanish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/>
                                      <w:vanish/>
                                      <w:sz w:val="21"/>
                                    </w:rPr>
                                    <w:t>图14 两种离子结构</w:t>
                                  </w:r>
                                </w:p>
                                <w:p w14:paraId="5D33C5B4">
                                  <w:r>
                                    <w:rPr>
                                      <w:rFonts w:hint="eastAsia"/>
                                    </w:rPr>
                                    <w:t>图 15 两种晶体结构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left:196.2pt;margin-top:135.3pt;height:0.05pt;width:278.3pt;mso-wrap-distance-bottom:0pt;mso-wrap-distance-left:9pt;mso-wrap-distance-right:9pt;mso-wrap-distance-top:0pt;z-index:251694080;mso-width-relative:page;mso-height-relative:page;" fillcolor="#FFFFFF" filled="t" stroked="f" coordsize="21600,21600" o:gfxdata="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DD9eH2wAAAAsBAAAPAAAAAAAAAAEAIAAA&#10;ACIAAABkcnMvZG93bnJldi54bWxQSwECFAAUAAAACACHTuJAano9nEICAAB6BAAADgAAAAAAAAAB&#10;ACAAAAAqAQAAZHJzL2Uyb0RvYy54bWxQSwUGAAAAAAYABgBZAQAA3gUAAAAA&#10;">
                      <v:fill on="t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2AC85B4F">
                            <w:pPr>
                              <w:pStyle w:val="3"/>
                              <w:rPr>
                                <w:rFonts w:hint="eastAsia" w:asciiTheme="minorEastAsia" w:hAnsiTheme="minorEastAsia"/>
                                <w:vanish/>
                                <w:sz w:val="21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vanish/>
                                <w:sz w:val="21"/>
                              </w:rPr>
                              <w:t>图14 两种离子结构</w:t>
                            </w:r>
                          </w:p>
                          <w:p w14:paraId="5D33C5B4">
                            <w:r>
                              <w:rPr>
                                <w:rFonts w:hint="eastAsia"/>
                              </w:rPr>
                              <w:t>图 15 两种晶体结构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/>
                <w:vanish/>
              </w:rPr>
              <w:drawing>
                <wp:anchor distT="0" distB="0" distL="114300" distR="114300" simplePos="0" relativeHeight="251693056" behindDoc="0" locked="0" layoutInCell="1" allowOverlap="1">
                  <wp:simplePos x="0" y="0"/>
                  <wp:positionH relativeFrom="column">
                    <wp:posOffset>2491740</wp:posOffset>
                  </wp:positionH>
                  <wp:positionV relativeFrom="paragraph">
                    <wp:posOffset>278130</wp:posOffset>
                  </wp:positionV>
                  <wp:extent cx="3534410" cy="1383030"/>
                  <wp:effectExtent l="0" t="0" r="8890" b="7620"/>
                  <wp:wrapSquare wrapText="bothSides"/>
                  <wp:docPr id="479866435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866435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410" cy="1383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Theme="minorEastAsia" w:hAnsiTheme="minorEastAsia"/>
                <w:vanish/>
              </w:rPr>
              <w:t>硫酸亚铁与硫酸亚铁铵是不同策略中显著的差异，硫酸亚铁铵是一种通常环境下比较稳定的亚铁盐，而硫酸亚铁并非如此，这种差异的主要原因来源于硫酸亚铁铵中正负电荷分布更为接近，致使晶格能较大，更为稳定</w:t>
            </w:r>
            <w:r>
              <w:rPr>
                <w:rFonts w:hint="eastAsia" w:asciiTheme="minorEastAsia" w:hAnsiTheme="minorEastAsia"/>
                <w:vanish/>
                <w:vertAlign w:val="superscript"/>
              </w:rPr>
              <w:t>[5]</w:t>
            </w:r>
            <w:r>
              <w:rPr>
                <w:rFonts w:hint="eastAsia" w:asciiTheme="minorEastAsia" w:hAnsiTheme="minorEastAsia"/>
                <w:vanish/>
              </w:rPr>
              <w:t>。</w:t>
            </w:r>
          </w:p>
          <w:p w14:paraId="5D606ADB">
            <w:pPr>
              <w:rPr>
                <w:rFonts w:hint="eastAsia" w:asciiTheme="minorEastAsia" w:hAnsiTheme="minorEastAsia"/>
                <w:vanish/>
              </w:rPr>
            </w:pPr>
          </w:p>
          <w:p w14:paraId="568079EF">
            <w:pPr>
              <w:rPr>
                <w:rFonts w:hint="eastAsia" w:asciiTheme="minorEastAsia" w:hAnsiTheme="minorEastAsia"/>
                <w:vanish/>
              </w:rPr>
            </w:pPr>
          </w:p>
          <w:p w14:paraId="4118C4DC">
            <w:pPr>
              <w:rPr>
                <w:rFonts w:hint="eastAsia" w:asciiTheme="minorEastAsia" w:hAnsiTheme="minorEastAsia"/>
                <w:vanish/>
              </w:rPr>
            </w:pPr>
          </w:p>
          <w:p w14:paraId="693458EC">
            <w:pPr>
              <w:rPr>
                <w:rFonts w:hint="eastAsia" w:asciiTheme="minorEastAsia" w:hAnsiTheme="minorEastAsia"/>
                <w:vanish/>
              </w:rPr>
            </w:pPr>
          </w:p>
          <w:p w14:paraId="0FBBB435">
            <w:pPr>
              <w:rPr>
                <w:rFonts w:hint="eastAsia" w:asciiTheme="minorEastAsia" w:hAnsiTheme="minorEastAsia"/>
                <w:vanish/>
              </w:rPr>
            </w:pPr>
          </w:p>
          <w:p w14:paraId="3F9D5911">
            <w:pPr>
              <w:rPr>
                <w:rFonts w:hint="eastAsia" w:asciiTheme="minorEastAsia" w:hAnsiTheme="minorEastAsia"/>
                <w:vanish/>
              </w:rPr>
            </w:pPr>
          </w:p>
          <w:p w14:paraId="4F85DC3C">
            <w:pPr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2.草酸亚铁的倾滗：</w:t>
            </w:r>
          </w:p>
          <w:p w14:paraId="4AB7A81F">
            <w:pPr>
              <w:ind w:firstLine="420" w:firstLineChars="200"/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在倾滗过程中，明显地发现加入热水后，烧杯内固体快速沉降，且倾滗时滤液更为清澈，反之，当加入的水温度降低后，固体长时间悬浮，形成难以分离的浊液；</w:t>
            </w:r>
          </w:p>
          <w:p w14:paraId="623B1A01">
            <w:pPr>
              <w:ind w:firstLine="420" w:firstLineChars="200"/>
              <w:rPr>
                <w:rFonts w:hint="eastAsia" w:asciiTheme="minorEastAsia" w:hAnsiTheme="minorEastAsia"/>
                <w:vanish/>
              </w:rPr>
            </w:pPr>
            <w:r>
              <w:rPr>
                <w:rFonts w:hint="eastAsia" w:asciiTheme="minorEastAsia" w:hAnsiTheme="minorEastAsia"/>
                <w:vanish/>
              </w:rPr>
              <w:t>由于制备的草酸亚铁粒径比较小，所以在低温水下其表现出较强的胶体性质，从而难以被分离，且吸附有较多的固体使之成为浊液；</w:t>
            </w:r>
          </w:p>
          <w:p w14:paraId="07585031">
            <w:pPr>
              <w:ind w:firstLine="420" w:firstLineChars="200"/>
              <w:rPr>
                <w:rFonts w:hint="eastAsia" w:asciiTheme="minorEastAsia" w:hAnsiTheme="minorEastAsia"/>
                <w:vanish/>
              </w:rPr>
            </w:pPr>
          </w:p>
          <w:p w14:paraId="62092AC9">
            <w:pPr>
              <w:jc w:val="center"/>
            </w:pPr>
            <w:r>
              <w:rPr>
                <w:rFonts w:hint="eastAsia"/>
              </w:rPr>
              <w:t>参考文献</w:t>
            </w:r>
          </w:p>
          <w:p w14:paraId="14BB49B3">
            <w:r>
              <w:rPr>
                <w:rFonts w:hint="eastAsia"/>
              </w:rPr>
              <w:t xml:space="preserve">[1] </w:t>
            </w:r>
            <w:r>
              <w:t>Sheng-Xiong XIAO,Xiao-Lun WANG,Ai-Ling BAI,Bin-Jiao YANG,Xian-Li GUO,Yu JIANG ZHANG,Jian-Hong JIANG,Wen-Qi LIU. Improvements on Synthesis of Potassium Tris(oxalato) Ferrate(</w:t>
            </w:r>
            <w:r>
              <w:rPr>
                <w:rFonts w:hint="eastAsia" w:ascii="宋体" w:hAnsi="宋体" w:eastAsia="宋体" w:cs="宋体"/>
              </w:rPr>
              <w:t>Ⅲ</w:t>
            </w:r>
            <w:r>
              <w:t>) Trihydrate[J].University Chemistry, 2016, 31(7): 72-76.</w:t>
            </w:r>
          </w:p>
          <w:p w14:paraId="700701FC">
            <w:r>
              <w:rPr>
                <w:rFonts w:hint="eastAsia"/>
              </w:rPr>
              <w:t xml:space="preserve">[2] </w:t>
            </w:r>
            <w:r>
              <w:t>钟国清. 三草酸合铁(</w:t>
            </w:r>
            <w:r>
              <w:rPr>
                <w:rFonts w:hint="eastAsia" w:ascii="宋体" w:hAnsi="宋体" w:eastAsia="宋体" w:cs="宋体"/>
              </w:rPr>
              <w:t>Ⅲ</w:t>
            </w:r>
            <w:r>
              <w:t xml:space="preserve">)酸钾绿色合成与结构表征[J]. 实验技术与管理,2016,33(9):34-37. </w:t>
            </w:r>
          </w:p>
          <w:p w14:paraId="57E415F5">
            <w:r>
              <w:rPr>
                <w:rFonts w:hint="eastAsia"/>
              </w:rPr>
              <w:t xml:space="preserve">[3] </w:t>
            </w:r>
            <w:r>
              <w:t>苏碧云,李晓腾,王家祥,等. 三草酸合铁（</w:t>
            </w:r>
            <w:r>
              <w:rPr>
                <w:rFonts w:hint="eastAsia" w:ascii="宋体" w:hAnsi="宋体" w:eastAsia="宋体" w:cs="宋体"/>
              </w:rPr>
              <w:t>Ⅲ</w:t>
            </w:r>
            <w:r>
              <w:t>）酸钾的合成方法研究[J]. 化工管理,2015(5):109-110. DOI:10.3969/j.issn.1008-4800.2015.05.096.</w:t>
            </w:r>
          </w:p>
          <w:p w14:paraId="642B4A1E">
            <w:r>
              <w:rPr>
                <w:rFonts w:hint="eastAsia"/>
              </w:rPr>
              <w:t xml:space="preserve">[4] </w:t>
            </w:r>
            <w:r>
              <w:t>吴朝军,尹明彩,张嘉恒. 二草酸合铜酸钾的绿色制备和形貌控制[J]. 大学化学,2024,39(12):310-316. DOI:10.12461/PKU.DXHX202404078.</w:t>
            </w:r>
          </w:p>
          <w:p w14:paraId="5F8EFE63">
            <w:pPr>
              <w:rPr>
                <w:ins w:id="10" w:author="WPS_1559650426" w:date="2026-06-25T09:19:12Z"/>
              </w:rPr>
            </w:pPr>
            <w:r>
              <w:rPr>
                <w:rFonts w:hint="eastAsia"/>
              </w:rPr>
              <w:t xml:space="preserve">[5] </w:t>
            </w:r>
            <w:r>
              <w:t>Yanyuan Jia, Rong Rong, Jiaqi Ma, Shuo Guo. Distinctive Properties with the Same Ferrous Ion: FeSO</w:t>
            </w:r>
            <w:r>
              <w:rPr>
                <w:vertAlign w:val="subscript"/>
              </w:rPr>
              <w:t>4</w:t>
            </w:r>
            <w:r>
              <w:t>∙7H</w:t>
            </w:r>
            <w:r>
              <w:rPr>
                <w:vertAlign w:val="subscript"/>
              </w:rPr>
              <w:t>2</w:t>
            </w:r>
            <w:r>
              <w:t>O and (NH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2</w:t>
            </w:r>
            <w:r>
              <w:t>Fe(SO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2</w:t>
            </w:r>
            <w:r>
              <w:t>∙6H</w:t>
            </w:r>
            <w:r>
              <w:rPr>
                <w:vertAlign w:val="subscript"/>
              </w:rPr>
              <w:t>2</w:t>
            </w:r>
            <w:r>
              <w:t>O: An Improvement of the Experiment on Preparation of Ferrous Ammonium Sulfate Hexahydrate[J].University Chemistry, 2023, 38(11): 155-162.</w:t>
            </w:r>
          </w:p>
          <w:p w14:paraId="7FC3B96C">
            <w:pPr>
              <w:rPr>
                <w:rFonts w:hint="default" w:eastAsiaTheme="minorEastAsia"/>
                <w:lang w:val="en-US" w:eastAsia="zh-CN"/>
              </w:rPr>
            </w:pPr>
            <w:ins w:id="11" w:author="WPS_1559650426" w:date="2026-06-25T09:19:14Z">
              <w:r>
                <w:rPr>
                  <w:rFonts w:hint="eastAsia"/>
                  <w:lang w:val="en-US" w:eastAsia="zh-CN"/>
                </w:rPr>
                <w:t>思考题</w:t>
              </w:r>
            </w:ins>
            <w:ins w:id="12" w:author="WPS_1559650426" w:date="2026-06-25T09:19:15Z">
              <w:r>
                <w:rPr>
                  <w:rFonts w:hint="eastAsia"/>
                  <w:lang w:val="en-US" w:eastAsia="zh-CN"/>
                </w:rPr>
                <w:t>没有</w:t>
              </w:r>
            </w:ins>
            <w:ins w:id="13" w:author="WPS_1559650426" w:date="2026-06-25T09:19:17Z">
              <w:r>
                <w:rPr>
                  <w:rFonts w:hint="eastAsia"/>
                  <w:lang w:val="en-US" w:eastAsia="zh-CN"/>
                </w:rPr>
                <w:t>写完</w:t>
              </w:r>
            </w:ins>
            <w:ins w:id="14" w:author="WPS_1559650426" w:date="2026-06-25T09:19:18Z">
              <w:r>
                <w:rPr>
                  <w:rFonts w:hint="eastAsia"/>
                  <w:lang w:val="en-US" w:eastAsia="zh-CN"/>
                </w:rPr>
                <w:t>？</w:t>
              </w:r>
            </w:ins>
          </w:p>
        </w:tc>
      </w:tr>
    </w:tbl>
    <w:p w14:paraId="2920C6D7"/>
    <w:p w14:paraId="21DEF662"/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A094D">
    <w:pPr>
      <w:pStyle w:val="5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5C0DD0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5C0DD0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559650426">
    <w15:presenceInfo w15:providerId="WPS Office" w15:userId="24919550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ZmZTk0MmQ2NTUzYmMwY2ExODAwZGVhMmYzN2MyYjkifQ=="/>
  </w:docVars>
  <w:rsids>
    <w:rsidRoot w:val="12657693"/>
    <w:rsid w:val="00032768"/>
    <w:rsid w:val="00036695"/>
    <w:rsid w:val="00036709"/>
    <w:rsid w:val="00037068"/>
    <w:rsid w:val="00072382"/>
    <w:rsid w:val="0008416A"/>
    <w:rsid w:val="00097EC0"/>
    <w:rsid w:val="000B3047"/>
    <w:rsid w:val="000E50FC"/>
    <w:rsid w:val="0011698B"/>
    <w:rsid w:val="001766FC"/>
    <w:rsid w:val="00186272"/>
    <w:rsid w:val="001D1C0F"/>
    <w:rsid w:val="001E2D6D"/>
    <w:rsid w:val="00215F05"/>
    <w:rsid w:val="00242A7D"/>
    <w:rsid w:val="0027605A"/>
    <w:rsid w:val="00290F81"/>
    <w:rsid w:val="002B3F54"/>
    <w:rsid w:val="002C19AB"/>
    <w:rsid w:val="002C4398"/>
    <w:rsid w:val="002C45E3"/>
    <w:rsid w:val="002C5AFC"/>
    <w:rsid w:val="002D0E14"/>
    <w:rsid w:val="002E74E5"/>
    <w:rsid w:val="002F1FE3"/>
    <w:rsid w:val="0031405F"/>
    <w:rsid w:val="00370352"/>
    <w:rsid w:val="0037453F"/>
    <w:rsid w:val="0038794C"/>
    <w:rsid w:val="003E59CD"/>
    <w:rsid w:val="004038DB"/>
    <w:rsid w:val="004061BC"/>
    <w:rsid w:val="00410A1B"/>
    <w:rsid w:val="00456573"/>
    <w:rsid w:val="0047655B"/>
    <w:rsid w:val="004820C0"/>
    <w:rsid w:val="004A671A"/>
    <w:rsid w:val="004C2797"/>
    <w:rsid w:val="005A7917"/>
    <w:rsid w:val="005D7103"/>
    <w:rsid w:val="005F4919"/>
    <w:rsid w:val="006B523B"/>
    <w:rsid w:val="006E7D3D"/>
    <w:rsid w:val="006F3804"/>
    <w:rsid w:val="00710B65"/>
    <w:rsid w:val="007546C0"/>
    <w:rsid w:val="007641D0"/>
    <w:rsid w:val="007F6453"/>
    <w:rsid w:val="007F733A"/>
    <w:rsid w:val="00800E11"/>
    <w:rsid w:val="008118BE"/>
    <w:rsid w:val="0082779B"/>
    <w:rsid w:val="00833936"/>
    <w:rsid w:val="00846545"/>
    <w:rsid w:val="00861F42"/>
    <w:rsid w:val="008B2007"/>
    <w:rsid w:val="008E7D0D"/>
    <w:rsid w:val="00906846"/>
    <w:rsid w:val="009360B5"/>
    <w:rsid w:val="00944010"/>
    <w:rsid w:val="009A65D1"/>
    <w:rsid w:val="009B18F8"/>
    <w:rsid w:val="009C2681"/>
    <w:rsid w:val="009F0C15"/>
    <w:rsid w:val="009F22A4"/>
    <w:rsid w:val="009F6851"/>
    <w:rsid w:val="00A24687"/>
    <w:rsid w:val="00A517FB"/>
    <w:rsid w:val="00A52765"/>
    <w:rsid w:val="00A54CD0"/>
    <w:rsid w:val="00A56DBD"/>
    <w:rsid w:val="00A64D28"/>
    <w:rsid w:val="00A84F6A"/>
    <w:rsid w:val="00AC51CB"/>
    <w:rsid w:val="00B01F2B"/>
    <w:rsid w:val="00B149CA"/>
    <w:rsid w:val="00B62ABC"/>
    <w:rsid w:val="00BB1177"/>
    <w:rsid w:val="00BB5883"/>
    <w:rsid w:val="00BD5F38"/>
    <w:rsid w:val="00BE000D"/>
    <w:rsid w:val="00BF1F42"/>
    <w:rsid w:val="00C02283"/>
    <w:rsid w:val="00CA4F9D"/>
    <w:rsid w:val="00CA7846"/>
    <w:rsid w:val="00CB733F"/>
    <w:rsid w:val="00CD6AE9"/>
    <w:rsid w:val="00D2188E"/>
    <w:rsid w:val="00D259D7"/>
    <w:rsid w:val="00D563AF"/>
    <w:rsid w:val="00D67DF6"/>
    <w:rsid w:val="00D824F3"/>
    <w:rsid w:val="00DC540E"/>
    <w:rsid w:val="00DD117A"/>
    <w:rsid w:val="00DD7CD2"/>
    <w:rsid w:val="00E33FFA"/>
    <w:rsid w:val="00E42214"/>
    <w:rsid w:val="00E72224"/>
    <w:rsid w:val="00EA0998"/>
    <w:rsid w:val="00EB5C70"/>
    <w:rsid w:val="00EC7AF3"/>
    <w:rsid w:val="00ED238B"/>
    <w:rsid w:val="00ED3C74"/>
    <w:rsid w:val="00EE63AA"/>
    <w:rsid w:val="00EE6DE9"/>
    <w:rsid w:val="00F06E34"/>
    <w:rsid w:val="00F17977"/>
    <w:rsid w:val="00F33E3C"/>
    <w:rsid w:val="00F35FD6"/>
    <w:rsid w:val="00F75540"/>
    <w:rsid w:val="00F77B7D"/>
    <w:rsid w:val="00F84FEF"/>
    <w:rsid w:val="00FC04C6"/>
    <w:rsid w:val="00FD2347"/>
    <w:rsid w:val="00FD66A7"/>
    <w:rsid w:val="00FF125F"/>
    <w:rsid w:val="00FF76D4"/>
    <w:rsid w:val="1162105B"/>
    <w:rsid w:val="12657693"/>
    <w:rsid w:val="17A83D52"/>
    <w:rsid w:val="21561580"/>
    <w:rsid w:val="2E16505D"/>
    <w:rsid w:val="34CF6B76"/>
    <w:rsid w:val="4AEF62FE"/>
    <w:rsid w:val="4DF27705"/>
    <w:rsid w:val="52E176A7"/>
    <w:rsid w:val="613C63B1"/>
    <w:rsid w:val="6732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4">
    <w:name w:val="Body Text Indent"/>
    <w:basedOn w:val="1"/>
    <w:link w:val="13"/>
    <w:qFormat/>
    <w:uiPriority w:val="0"/>
    <w:pPr>
      <w:spacing w:after="120"/>
      <w:ind w:left="420" w:leftChars="2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Body Text First Indent 2"/>
    <w:basedOn w:val="4"/>
    <w:link w:val="14"/>
    <w:uiPriority w:val="0"/>
    <w:pPr>
      <w:ind w:firstLine="420" w:firstLineChars="200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be358f00-9758-446e-aec5-cde8345aeef3"/>
    <w:basedOn w:val="7"/>
    <w:link w:val="12"/>
    <w:uiPriority w:val="0"/>
    <w:pPr>
      <w:framePr w:hSpace="180" w:wrap="around" w:vAnchor="text" w:hAnchor="page" w:x="1443" w:y="355"/>
      <w:suppressOverlap/>
      <w:adjustRightInd w:val="0"/>
      <w:spacing w:after="0" w:line="288" w:lineRule="auto"/>
      <w:ind w:left="0" w:firstLine="440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12">
    <w:name w:val="be358f00-9758-446e-aec5-cde8345aeef3 字符"/>
    <w:basedOn w:val="10"/>
    <w:link w:val="11"/>
    <w:uiPriority w:val="0"/>
    <w:rPr>
      <w:rFonts w:ascii="微软雅黑" w:hAnsi="微软雅黑" w:eastAsia="微软雅黑"/>
      <w:color w:val="000000"/>
      <w:kern w:val="2"/>
      <w:sz w:val="22"/>
      <w:szCs w:val="24"/>
    </w:rPr>
  </w:style>
  <w:style w:type="character" w:customStyle="1" w:styleId="13">
    <w:name w:val="正文文本缩进 字符"/>
    <w:basedOn w:val="10"/>
    <w:link w:val="4"/>
    <w:qFormat/>
    <w:uiPriority w:val="0"/>
    <w:rPr>
      <w:kern w:val="2"/>
      <w:sz w:val="21"/>
      <w:szCs w:val="24"/>
    </w:rPr>
  </w:style>
  <w:style w:type="character" w:customStyle="1" w:styleId="14">
    <w:name w:val="正文文本首行缩进 2 字符"/>
    <w:basedOn w:val="13"/>
    <w:link w:val="7"/>
    <w:qFormat/>
    <w:uiPriority w:val="0"/>
    <w:rPr>
      <w:kern w:val="2"/>
      <w:sz w:val="21"/>
      <w:szCs w:val="24"/>
    </w:rPr>
  </w:style>
  <w:style w:type="paragraph" w:customStyle="1" w:styleId="15">
    <w:name w:val="21bc9c4b-6a32-43e5-beaa-fd2d792c5735"/>
    <w:basedOn w:val="2"/>
    <w:next w:val="16"/>
    <w:link w:val="17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32"/>
    </w:rPr>
  </w:style>
  <w:style w:type="paragraph" w:customStyle="1" w:styleId="16">
    <w:name w:val="acbfdd8b-e11b-4d36-88ff-6049b138f862"/>
    <w:basedOn w:val="1"/>
    <w:link w:val="19"/>
    <w:qFormat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17">
    <w:name w:val="21bc9c4b-6a32-43e5-beaa-fd2d792c5735 字符"/>
    <w:basedOn w:val="12"/>
    <w:link w:val="15"/>
    <w:uiPriority w:val="0"/>
    <w:rPr>
      <w:rFonts w:ascii="微软雅黑" w:hAnsi="微软雅黑" w:eastAsia="微软雅黑"/>
      <w:b/>
      <w:bCs/>
      <w:color w:val="000000"/>
      <w:kern w:val="44"/>
      <w:sz w:val="32"/>
      <w:szCs w:val="44"/>
    </w:rPr>
  </w:style>
  <w:style w:type="character" w:customStyle="1" w:styleId="18">
    <w:name w:val="标题 1 字符"/>
    <w:basedOn w:val="10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9">
    <w:name w:val="acbfdd8b-e11b-4d36-88ff-6049b138f862 字符"/>
    <w:basedOn w:val="12"/>
    <w:link w:val="16"/>
    <w:qFormat/>
    <w:uiPriority w:val="0"/>
    <w:rPr>
      <w:rFonts w:ascii="微软雅黑" w:hAnsi="微软雅黑" w:eastAsia="微软雅黑"/>
      <w:color w:val="000000"/>
      <w:kern w:val="2"/>
      <w:sz w:val="22"/>
      <w:szCs w:val="24"/>
    </w:rPr>
  </w:style>
  <w:style w:type="character" w:styleId="20">
    <w:name w:val="Placeholder Text"/>
    <w:basedOn w:val="10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microsoft.com/office/2011/relationships/people" Target="people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A3F3DB-52C9-4936-9A1D-09B80A06E6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3499</Words>
  <Characters>5082</Characters>
  <Lines>245</Lines>
  <Paragraphs>211</Paragraphs>
  <TotalTime>2</TotalTime>
  <ScaleCrop>false</ScaleCrop>
  <LinksUpToDate>false</LinksUpToDate>
  <CharactersWithSpaces>5419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2026-04-23T12:50:00Z</dcterms:created>
  <dc:creator>Administrator</dc:creator>
  <cp:lastModifiedBy>WPS_1559650426</cp:lastModifiedBy>
  <dcterms:modified xsi:type="dcterms:W3CDTF">2026-06-25T01:19:33Z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2DD2708A29E243BAA69270838FEE5D9B_11</vt:lpwstr>
  </property>
  <property fmtid="{D5CDD505-2E9C-101B-9397-08002B2CF9AE}" pid="4" name="KSOTemplateDocerSaveRecord">
    <vt:lpwstr>eyJoZGlkIjoiMmMwZGVkNjM0MjA0Njg5ZjlmOGQ1M2E1ODdhMzM1ZmEiLCJ1c2VySWQiOiI1NzE0MDEzOTAifQ==</vt:lpwstr>
  </property>
</Properties>
</file>