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7AF74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武汉大学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化学与分子科学学院</w:t>
      </w:r>
    </w:p>
    <w:p w14:paraId="17A7A952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u w:val="single"/>
          <w:lang w:val="en-US" w:eastAsia="zh-CN"/>
        </w:rPr>
        <w:t xml:space="preserve">        基础化学实验       </w:t>
      </w:r>
      <w:r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  <w:t>课程实验报告</w:t>
      </w:r>
    </w:p>
    <w:p w14:paraId="3485E984">
      <w:pPr>
        <w:rPr>
          <w:rFonts w:hint="eastAsia"/>
          <w:sz w:val="24"/>
          <w:szCs w:val="24"/>
          <w:u w:val="none"/>
          <w:lang w:val="en-US" w:eastAsia="zh-CN"/>
        </w:rPr>
      </w:pPr>
    </w:p>
    <w:tbl>
      <w:tblPr>
        <w:tblStyle w:val="5"/>
        <w:tblpPr w:leftFromText="180" w:rightFromText="180" w:vertAnchor="text" w:horzAnchor="page" w:tblpX="1443" w:tblpY="355"/>
        <w:tblOverlap w:val="never"/>
        <w:tblW w:w="96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558"/>
        <w:gridCol w:w="753"/>
        <w:gridCol w:w="981"/>
        <w:gridCol w:w="748"/>
        <w:gridCol w:w="2041"/>
        <w:gridCol w:w="1081"/>
        <w:gridCol w:w="1317"/>
      </w:tblGrid>
      <w:tr w14:paraId="49BF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38" w:type="dxa"/>
            <w:vAlign w:val="center"/>
          </w:tcPr>
          <w:p w14:paraId="3979FED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6081" w:type="dxa"/>
            <w:gridSpan w:val="5"/>
            <w:vAlign w:val="center"/>
          </w:tcPr>
          <w:p w14:paraId="79609A2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三草酸和铁酸钾的制备及性质检验</w:t>
            </w:r>
          </w:p>
        </w:tc>
        <w:tc>
          <w:tcPr>
            <w:tcW w:w="1081" w:type="dxa"/>
            <w:vAlign w:val="center"/>
          </w:tcPr>
          <w:p w14:paraId="1C79077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指导老师</w:t>
            </w:r>
          </w:p>
        </w:tc>
        <w:tc>
          <w:tcPr>
            <w:tcW w:w="1317" w:type="dxa"/>
          </w:tcPr>
          <w:p w14:paraId="22E205F5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胡锴</w:t>
            </w:r>
          </w:p>
        </w:tc>
      </w:tr>
      <w:tr w14:paraId="673C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138" w:type="dxa"/>
            <w:vAlign w:val="center"/>
          </w:tcPr>
          <w:p w14:paraId="2D9DBFA5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558" w:type="dxa"/>
            <w:vAlign w:val="center"/>
          </w:tcPr>
          <w:p w14:paraId="7577474F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孙杨</w:t>
            </w:r>
          </w:p>
        </w:tc>
        <w:tc>
          <w:tcPr>
            <w:tcW w:w="753" w:type="dxa"/>
            <w:vAlign w:val="center"/>
          </w:tcPr>
          <w:p w14:paraId="0F14B6C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年级</w:t>
            </w:r>
          </w:p>
        </w:tc>
        <w:tc>
          <w:tcPr>
            <w:tcW w:w="981" w:type="dxa"/>
            <w:vAlign w:val="center"/>
          </w:tcPr>
          <w:p w14:paraId="37C5BDB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25</w:t>
            </w:r>
          </w:p>
        </w:tc>
        <w:tc>
          <w:tcPr>
            <w:tcW w:w="748" w:type="dxa"/>
            <w:vAlign w:val="center"/>
          </w:tcPr>
          <w:p w14:paraId="1728D3B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学号</w:t>
            </w:r>
          </w:p>
        </w:tc>
        <w:tc>
          <w:tcPr>
            <w:tcW w:w="2041" w:type="dxa"/>
            <w:vAlign w:val="center"/>
          </w:tcPr>
          <w:p w14:paraId="777690D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2025302033004</w:t>
            </w:r>
          </w:p>
        </w:tc>
        <w:tc>
          <w:tcPr>
            <w:tcW w:w="1081" w:type="dxa"/>
            <w:vAlign w:val="center"/>
          </w:tcPr>
          <w:p w14:paraId="15891B5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成    绩</w:t>
            </w:r>
          </w:p>
        </w:tc>
        <w:tc>
          <w:tcPr>
            <w:tcW w:w="1317" w:type="dxa"/>
          </w:tcPr>
          <w:p w14:paraId="558D15E8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ins w:id="0" w:author="WPS_1559650426" w:date="2026-06-25T09:02:11Z">
              <w:r>
                <w:rPr>
                  <w:rFonts w:hint="eastAsia"/>
                  <w:b w:val="0"/>
                  <w:bCs w:val="0"/>
                  <w:sz w:val="18"/>
                  <w:szCs w:val="18"/>
                  <w:u w:val="none"/>
                  <w:vertAlign w:val="baseline"/>
                  <w:lang w:val="en-US" w:eastAsia="zh-CN"/>
                </w:rPr>
                <w:t>A</w:t>
              </w:r>
            </w:ins>
            <w:bookmarkStart w:id="0" w:name="_GoBack"/>
            <w:bookmarkEnd w:id="0"/>
          </w:p>
        </w:tc>
      </w:tr>
      <w:tr w14:paraId="1E75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9617" w:type="dxa"/>
            <w:gridSpan w:val="8"/>
          </w:tcPr>
          <w:p w14:paraId="1D540901">
            <w:pPr>
              <w:numPr>
                <w:ilvl w:val="0"/>
                <w:numId w:val="1"/>
              </w:numP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实验目的                                       四、 实验内容（步骤及现象）</w:t>
            </w:r>
          </w:p>
          <w:p w14:paraId="72455428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实验原理                                       五、 数据记录和处理</w:t>
            </w:r>
          </w:p>
          <w:p w14:paraId="04D1BB04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实验试剂及仪器（试剂物理常数、装置图等）       六、 结论、问题和讨论（习题、实验讨论、反思及改进）</w:t>
            </w:r>
          </w:p>
        </w:tc>
      </w:tr>
      <w:tr w14:paraId="4715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6" w:hRule="atLeast"/>
        </w:trPr>
        <w:tc>
          <w:tcPr>
            <w:tcW w:w="9617" w:type="dxa"/>
            <w:gridSpan w:val="8"/>
          </w:tcPr>
          <w:p w14:paraId="1D24B3A8">
            <w:pPr>
              <w:numPr>
                <w:ilvl w:val="0"/>
                <w:numId w:val="2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实验目的</w:t>
            </w:r>
          </w:p>
          <w:p w14:paraId="0237B3B5">
            <w:pPr>
              <w:numPr>
                <w:ilvl w:val="0"/>
                <w:numId w:val="3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制备K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]，了解K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]的性质及用途。</w:t>
            </w:r>
          </w:p>
          <w:p w14:paraId="1B396EB4">
            <w:pPr>
              <w:numPr>
                <w:ilvl w:val="0"/>
                <w:numId w:val="3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能进行溶剂替换法操作。</w:t>
            </w:r>
          </w:p>
          <w:p w14:paraId="061E1D2B">
            <w:pPr>
              <w:numPr>
                <w:ilvl w:val="0"/>
                <w:numId w:val="3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能解释酸度，浓度等对配位平衡的影响，并以实验现象比较配离子相对稳定性。</w:t>
            </w:r>
          </w:p>
          <w:p w14:paraId="2440CBB3">
            <w:pPr>
              <w:numPr>
                <w:ilvl w:val="0"/>
                <w:numId w:val="2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实验原理</w:t>
            </w:r>
          </w:p>
          <w:p w14:paraId="6C0B7FAD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以(NH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SO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·FeSO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·6H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O为原料，与草酸反应得到难溶，易沉降的FeC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·2H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O固体，在K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存在下用双氧水将FeC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氧化为K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]，同时将生成的Fe(OH)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与过量草酸作用使Fe完全转化为配合物。K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]光照易分解，能发生光化学反应。</w:t>
            </w:r>
          </w:p>
          <w:p w14:paraId="43AB842D">
            <w:pPr>
              <w:numPr>
                <w:ilvl w:val="0"/>
                <w:numId w:val="2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实验试剂及仪器</w:t>
            </w:r>
          </w:p>
          <w:p w14:paraId="79181257">
            <w:pPr>
              <w:numPr>
                <w:ilvl w:val="0"/>
                <w:numId w:val="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(NH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SO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·FeSO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·H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O，K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，无水乙醇，H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，双氧水，饱和酒石酸氢钾溶液，CaCl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溶液，FeCl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溶液，KSCN溶液，HAc，H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SO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，氨水，NH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F溶液，K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[Fe(CN)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]溶液，Na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S溶液。</w:t>
            </w:r>
          </w:p>
          <w:p w14:paraId="2642410E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烧杯，分析天平，电炉，磁子，玻璃棒，点滴板，抽滤装置，试管</w:t>
            </w:r>
          </w:p>
          <w:p w14:paraId="7057246B">
            <w:pPr>
              <w:numPr>
                <w:ilvl w:val="0"/>
                <w:numId w:val="2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实验内容与数据处理</w:t>
            </w:r>
          </w:p>
          <w:p w14:paraId="419E48B0">
            <w:pPr>
              <w:numPr>
                <w:ilvl w:val="0"/>
                <w:numId w:val="4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制备K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</w:t>
            </w:r>
          </w:p>
          <w:p w14:paraId="503E5197">
            <w:pPr>
              <w:numPr>
                <w:ilvl w:val="0"/>
                <w:numId w:val="5"/>
              </w:numPr>
              <w:ind w:left="420" w:leftChars="0" w:firstLine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制备FeC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·2H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</w:p>
          <w:p w14:paraId="659A3851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称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取7.68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g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(NH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SO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·FeSO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·6H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O，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加数滴 3mol· L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 xml:space="preserve">-1 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 xml:space="preserve">2 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SO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，另称取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2.61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g H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·2H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O，将它们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别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用蒸馏水溶解，如有不溶物，应过滤。将两溶液徐徐混合，加热至沸，同时不断搅拌以免暴沸，维持微沸约 4min后停止加热。待反应基本完全后，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采用倾滗法热蒸馏水洗涤分离FeC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·2H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O固体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，洗净的标准是洗涤液中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用BaCl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溶液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检验不到 SO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>2-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。</w:t>
            </w:r>
          </w:p>
          <w:p w14:paraId="18CF2C76">
            <w:pPr>
              <w:numPr>
                <w:ilvl w:val="0"/>
                <w:numId w:val="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现象：黄绿色溶液先变为橙黄色，随后出现大量金黄色固体，停止加热后固体沉降比较快。</w:t>
            </w:r>
          </w:p>
          <w:p w14:paraId="6D496878">
            <w:pPr>
              <w:numPr>
                <w:ilvl w:val="0"/>
                <w:numId w:val="5"/>
              </w:numPr>
              <w:ind w:left="420" w:leftChars="0" w:firstLine="0" w:firstLine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氧化、配位</w:t>
            </w:r>
          </w:p>
          <w:p w14:paraId="5DACD2B5">
            <w:pPr>
              <w:numPr>
                <w:ilvl w:val="0"/>
                <w:numId w:val="0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称取5.29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g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·H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，加 10mL 蒸馏水，微热使之溶解，所得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溶液加到已洗净的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FeC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·2H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中，观察体系的变化。将盛混合物的容器置于 40℃左右的热水中，慢慢滴加 8mL 6％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双氧水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溶液边加边充分搅拌。加完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双氧水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后，取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滴所得悬浊液于点滴板凹穴中，加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滴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[Fe(CN)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溶液，如果出现蓝色，继续加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双氧水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，直至无蓝色为止。将上述加入足量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双氧水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的溶液加热至沸（加热过程要充分搅拌），先一次加入6mL 0.5mol·L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 xml:space="preserve">-1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溶液，在保持微沸的情况下，继续滴加0.5mol·L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，至溶液完全变为透明的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翠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绿色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立即停止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。记录所用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溶液的量。</w:t>
            </w:r>
          </w:p>
          <w:p w14:paraId="3A1F413D">
            <w:pPr>
              <w:numPr>
                <w:ilvl w:val="0"/>
                <w:numId w:val="0"/>
              </w:numPr>
              <w:ind w:left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现象：随着双氧水的加入，体系变为棕黑色，煮沸后产生气泡，一次性加入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6mL 0.5mol·L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 xml:space="preserve">-1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溶液无明显变化，继续加入H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溶液，体系棕黑色渐渐褪去，绿色渐渐显出，直至最后变为翠绿色。</w:t>
            </w:r>
          </w:p>
          <w:p w14:paraId="311CE9C0">
            <w:pPr>
              <w:numPr>
                <w:ilvl w:val="0"/>
                <w:numId w:val="0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V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双氧水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=8.2mL，V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H2C2O4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=16.8mL</w:t>
            </w:r>
          </w:p>
          <w:p w14:paraId="43C15EA6">
            <w:pPr>
              <w:numPr>
                <w:ilvl w:val="0"/>
                <w:numId w:val="5"/>
              </w:numPr>
              <w:ind w:left="420" w:leftChars="0" w:firstLine="0" w:firstLine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溶剂置换法析出结晶</w:t>
            </w:r>
          </w:p>
          <w:p w14:paraId="3005D7E4">
            <w:pPr>
              <w:numPr>
                <w:ilvl w:val="0"/>
                <w:numId w:val="0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往所得透明的绿色溶液中加入10mL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无水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乙醇，将一小段棉线悬挂在溶液中，棉线固定在一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竹签上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。将烧杯盖好，在暗处放置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一周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后，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有K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]析出，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减压过滤，晶体上滴少量乙醇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洗涤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，继续抽干，置于表面皿上，放入烘箱内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110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。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烘 20min，称重，计算产率。</w:t>
            </w:r>
          </w:p>
          <w:p w14:paraId="71AFCCCE">
            <w:pPr>
              <w:numPr>
                <w:ilvl w:val="0"/>
                <w:numId w:val="0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现象：加入乙醇后立即析出少量翠绿色晶体，放置一周后沿棉线及烧杯底部出现大量翠绿色晶体。过滤后收集滤液，放置一段时间后（或加入乙醇后）析出白色和绿色晶体。产品干燥后呈现不透明略带白色的绿色固体形态。</w:t>
            </w:r>
          </w:p>
          <w:p w14:paraId="7FE87E1C">
            <w:pPr>
              <w:numPr>
                <w:ilvl w:val="0"/>
                <w:numId w:val="0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 xml:space="preserve">m=4.55g，产率x=53.14% </w:t>
            </w:r>
            <w:ins w:id="1" w:author="WPS_1559650426" w:date="2026-06-25T09:00:13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过程</w:t>
              </w:r>
            </w:ins>
            <w:ins w:id="2" w:author="WPS_1559650426" w:date="2026-06-25T09:00:14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？</w:t>
              </w:r>
            </w:ins>
          </w:p>
          <w:p w14:paraId="299FAB37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性质检验（附解释）</w:t>
            </w:r>
          </w:p>
          <w:p w14:paraId="7D0F24FE">
            <w:pPr>
              <w:numPr>
                <w:ilvl w:val="0"/>
                <w:numId w:val="6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光化学实验</w:t>
            </w:r>
          </w:p>
          <w:p w14:paraId="5F5B4211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取 0.5 mL 上述产品的饱和溶液与等体积的 0.5mol·L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[Fe(CN)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溶液混合均匀。用毛笔蘸此混合液在白纸上写字，字迹经强光照射后，由浅黄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绿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色变为蓝色。</w:t>
            </w:r>
          </w:p>
          <w:p w14:paraId="3D1D469D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光照下K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]分解生成Fe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，与K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[Fe(CN)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]作用产生蓝色KFe[Fe(CN)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]。</w:t>
            </w:r>
          </w:p>
          <w:p w14:paraId="665E21CA">
            <w:pPr>
              <w:numPr>
                <w:ilvl w:val="0"/>
                <w:numId w:val="6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检定K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+</w:t>
            </w:r>
          </w:p>
          <w:p w14:paraId="5F8BD4EC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取少量 0.1mol·L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及产品溶液，分别与饱和酒石酸氢钠溶液作用。充分摇匀，观察现象是否相同。如果现象不明显，可用玻璃棒摩擦试管内壁，稍等，再观察。</w:t>
            </w:r>
          </w:p>
          <w:p w14:paraId="5B26A078">
            <w:pPr>
              <w:numPr>
                <w:ilvl w:val="0"/>
                <w:numId w:val="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现象：两组溶液都出现白色浑浊。</w:t>
            </w:r>
          </w:p>
          <w:p w14:paraId="5F4DF759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说明生成了酒石酸氢钾沉淀，产品中存在K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。</w:t>
            </w:r>
          </w:p>
          <w:p w14:paraId="4D4A55A2">
            <w:pPr>
              <w:numPr>
                <w:ilvl w:val="0"/>
                <w:numId w:val="6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检定C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2-</w:t>
            </w:r>
          </w:p>
          <w:p w14:paraId="2B3DF5AE">
            <w:pPr>
              <w:numPr>
                <w:ilvl w:val="0"/>
                <w:numId w:val="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在少量 0.1mol·L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及产品溶液中分别加入 2 滴 0.5mol· L-1 CaCl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溶液，观察现象。</w:t>
            </w:r>
          </w:p>
          <w:p w14:paraId="0BF0328C">
            <w:pPr>
              <w:numPr>
                <w:ilvl w:val="0"/>
                <w:numId w:val="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现象：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组出现大量白色沉淀，产品组溶液稍稍变浑，不明显。</w:t>
            </w:r>
          </w:p>
          <w:p w14:paraId="11D79475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说明产品中的阴离子不是C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。</w:t>
            </w:r>
          </w:p>
          <w:p w14:paraId="06D0E3B1">
            <w:pPr>
              <w:numPr>
                <w:ilvl w:val="0"/>
                <w:numId w:val="6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检定Fe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3+</w:t>
            </w:r>
          </w:p>
          <w:p w14:paraId="32A4B21D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在少量 0.2mol·L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FeCl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及产品溶液中，分别加入 1 滴 1mol·L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KSCN溶液，观察现象有何不同?</w:t>
            </w:r>
          </w:p>
          <w:p w14:paraId="31A80CA9">
            <w:pPr>
              <w:numPr>
                <w:ilvl w:val="0"/>
                <w:numId w:val="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现象：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FeCl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组出现明显血红色，产品组无明显现象。</w:t>
            </w:r>
          </w:p>
          <w:p w14:paraId="7331341B">
            <w:pPr>
              <w:numPr>
                <w:ilvl w:val="0"/>
                <w:numId w:val="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说明产品中没有游离的Fe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。</w:t>
            </w:r>
          </w:p>
          <w:p w14:paraId="0877F779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综上，K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在外界，C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、Fe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在内界。</w:t>
            </w:r>
          </w:p>
          <w:p w14:paraId="4A41D274">
            <w:pPr>
              <w:numPr>
                <w:ilvl w:val="0"/>
                <w:numId w:val="6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酸度对配合平衡的影响</w:t>
            </w:r>
          </w:p>
          <w:p w14:paraId="1DB03931">
            <w:pPr>
              <w:numPr>
                <w:ilvl w:val="0"/>
                <w:numId w:val="7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在两支盛少量产品溶液的试管中，各加 1 滴 1mol·L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KSCN 溶液，然后分别滴加6mol·L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的HAc和 3mol·L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 xml:space="preserve">-1 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SO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，观察溶液颜色有何变化?</w:t>
            </w:r>
          </w:p>
          <w:p w14:paraId="7103A5BD">
            <w:pPr>
              <w:numPr>
                <w:ilvl w:val="0"/>
                <w:numId w:val="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现象：加入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HAc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组的溶液有黄绿色变为浅黄色，加入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SO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组的溶液立即变为橘红色。</w:t>
            </w:r>
          </w:p>
          <w:p w14:paraId="399080E5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在酸性条件下发生C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+2H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==H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， 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==Fe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+3C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平衡正向移动，且酸性越强正向移动程度越大。</w:t>
            </w:r>
          </w:p>
          <w:p w14:paraId="466B618E">
            <w:pPr>
              <w:numPr>
                <w:ilvl w:val="0"/>
                <w:numId w:val="7"/>
              </w:numPr>
              <w:ind w:left="0" w:leftChars="0" w:firstLine="0" w:firstLine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在少量产品溶液中滴加 2mol·L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氨水，观察有何变化。试用影响配合平衡的酸效应及水解效应解释你观察到的现象。</w:t>
            </w:r>
          </w:p>
          <w:p w14:paraId="2C2A4EE6">
            <w:pPr>
              <w:numPr>
                <w:ilvl w:val="0"/>
                <w:numId w:val="0"/>
              </w:numPr>
              <w:ind w:left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现象：溶液变为红棕色浑浊态</w:t>
            </w:r>
          </w:p>
          <w:p w14:paraId="15D51F06">
            <w:pPr>
              <w:numPr>
                <w:ilvl w:val="0"/>
                <w:numId w:val="0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==Fe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+3C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，碱性条件下发生Fe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+3OH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==Fe(OH)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，使平衡正向移动。</w:t>
            </w:r>
          </w:p>
          <w:p w14:paraId="73D3E9EB">
            <w:pPr>
              <w:numPr>
                <w:ilvl w:val="0"/>
                <w:numId w:val="6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沉淀反应对配合平衡的影响</w:t>
            </w:r>
          </w:p>
          <w:p w14:paraId="7F4A1144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在少量产品溶液中加 1 滴 0.5mol·L</w:t>
            </w:r>
            <w:r>
              <w:rPr>
                <w:rFonts w:hint="default"/>
                <w:u w:val="none"/>
                <w:vertAlign w:val="superscript"/>
                <w:lang w:val="en-US" w:eastAsia="zh-CN"/>
              </w:rPr>
              <w:t xml:space="preserve">-1 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Na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S溶液，观察现象，写出反应式，并加以解释。</w:t>
            </w:r>
          </w:p>
          <w:p w14:paraId="74A50A43">
            <w:pPr>
              <w:numPr>
                <w:ilvl w:val="0"/>
                <w:numId w:val="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现象：立即生成大量黑色沉淀。</w:t>
            </w:r>
          </w:p>
          <w:p w14:paraId="7A257DA1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==Fe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+3C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，滴加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Na</w:t>
            </w:r>
            <w:r>
              <w:rPr>
                <w:rFonts w:hint="default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S溶液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发生3S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+2Fe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==Fe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S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，</w:t>
            </w:r>
            <w:ins w:id="3" w:author="WPS_1559650426" w:date="2026-06-25T09:00:55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进一步</w:t>
              </w:r>
            </w:ins>
            <w:ins w:id="4" w:author="WPS_1559650426" w:date="2026-06-25T09:00:56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反应</w:t>
              </w:r>
            </w:ins>
            <w:ins w:id="5" w:author="WPS_1559650426" w:date="2026-06-25T09:00:58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生成</w:t>
              </w:r>
            </w:ins>
            <w:ins w:id="6" w:author="WPS_1559650426" w:date="2026-06-25T09:00:59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F</w:t>
              </w:r>
            </w:ins>
            <w:ins w:id="7" w:author="WPS_1559650426" w:date="2026-06-25T09:01:00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eS</w:t>
              </w:r>
            </w:ins>
            <w:ins w:id="8" w:author="WPS_1559650426" w:date="2026-06-25T09:01:01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 xml:space="preserve"> </w:t>
              </w:r>
            </w:ins>
            <w:r>
              <w:rPr>
                <w:rFonts w:hint="eastAsia"/>
                <w:u w:val="none"/>
                <w:vertAlign w:val="baseline"/>
                <w:lang w:val="en-US" w:eastAsia="zh-CN"/>
              </w:rPr>
              <w:t>使平衡正向移动。</w:t>
            </w:r>
          </w:p>
          <w:p w14:paraId="330D2E9A">
            <w:pPr>
              <w:numPr>
                <w:ilvl w:val="0"/>
                <w:numId w:val="6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配合物相互转换及稳定性比较</w:t>
            </w:r>
          </w:p>
          <w:p w14:paraId="060988C5">
            <w:pPr>
              <w:numPr>
                <w:ilvl w:val="0"/>
                <w:numId w:val="8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往少量 0.2mol·L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FeCl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溶液中加 1 滴 1mol·L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KSCN，溶液立即变为血红色，再往溶液中滴入 1mol·L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 xml:space="preserve"> NH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F，至血红色刚好褪去。将所得FeF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溶液分为两份，往一份溶液中加入 1mol·L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 xml:space="preserve">-1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KSCN，观察血红色是否容易重现?</w:t>
            </w:r>
          </w:p>
          <w:p w14:paraId="49F08B78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相较于红色出现，红色褪去更容易，说明FeF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稳定性强于FeSCN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。</w:t>
            </w:r>
          </w:p>
          <w:p w14:paraId="3ABD9446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往另一份FeF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溶液中滴入 1mol·L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，至溶液刚好转为黄绿色，记下 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用量，再往此溶液中滴入 1mol· L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NH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F，至黄绿色刚好褪去，比较 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和NH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F的用量，判断反应的难易。</w:t>
            </w:r>
          </w:p>
          <w:p w14:paraId="217AE78A">
            <w:pPr>
              <w:numPr>
                <w:ilvl w:val="0"/>
                <w:numId w:val="0"/>
              </w:numPr>
              <w:ind w:left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：6滴，NH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F：9滴。NH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F用量大于K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，说明[Fe(C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稳定性强于FeF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。</w:t>
            </w:r>
          </w:p>
          <w:p w14:paraId="301164B1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在 0.5mol·L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-1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 xml:space="preserve"> 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[Fe(CN)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]和产品溶液中分别滴入 2mol·L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 xml:space="preserve">- 1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NaOH，对比现象有何不同? [ Fe(CN)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与[Fe(C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比较，何者较稳定?</w:t>
            </w:r>
          </w:p>
          <w:p w14:paraId="1A357A90">
            <w:pPr>
              <w:numPr>
                <w:ilvl w:val="0"/>
                <w:numId w:val="0"/>
              </w:numPr>
              <w:ind w:left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[Fe(CN)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]溶液：无明显变化。产品溶液：出现红棕色浑浊。</w:t>
            </w:r>
          </w:p>
          <w:p w14:paraId="6A49B695">
            <w:pPr>
              <w:numPr>
                <w:ilvl w:val="0"/>
                <w:numId w:val="0"/>
              </w:numPr>
              <w:ind w:left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说明 [ Fe(CN)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稳定性强于[Fe(C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。</w:t>
            </w:r>
          </w:p>
          <w:p w14:paraId="68594111">
            <w:pPr>
              <w:numPr>
                <w:ilvl w:val="0"/>
                <w:numId w:val="0"/>
              </w:numPr>
              <w:ind w:leftChars="0"/>
              <w:rPr>
                <w:ins w:id="9" w:author="WPS_1559650426" w:date="2026-06-25T09:01:07Z"/>
                <w:rFonts w:hint="eastAsia"/>
                <w:u w:val="none"/>
                <w:vertAlign w:val="superscript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综上，与Fe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配位能力：CN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&gt;C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&gt;F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&gt;SCN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-</w:t>
            </w:r>
          </w:p>
          <w:p w14:paraId="7AD2CD09">
            <w:pPr>
              <w:numPr>
                <w:ilvl w:val="0"/>
                <w:numId w:val="0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ins w:id="10" w:author="WPS_1559650426" w:date="2026-06-25T09:01:14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这个</w:t>
              </w:r>
            </w:ins>
            <w:ins w:id="11" w:author="WPS_1559650426" w:date="2026-06-25T09:01:15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是否</w:t>
              </w:r>
            </w:ins>
            <w:ins w:id="12" w:author="WPS_1559650426" w:date="2026-06-25T09:01:16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与</w:t>
              </w:r>
            </w:ins>
            <w:ins w:id="13" w:author="WPS_1559650426" w:date="2026-06-25T09:01:17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理论</w:t>
              </w:r>
            </w:ins>
            <w:ins w:id="14" w:author="WPS_1559650426" w:date="2026-06-25T09:01:22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一致</w:t>
              </w:r>
            </w:ins>
            <w:ins w:id="15" w:author="WPS_1559650426" w:date="2026-06-25T09:01:25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？</w:t>
              </w:r>
            </w:ins>
          </w:p>
          <w:p w14:paraId="196C22C0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结论、问题、讨论</w:t>
            </w:r>
          </w:p>
          <w:p w14:paraId="47763281">
            <w:pPr>
              <w:numPr>
                <w:ilvl w:val="0"/>
                <w:numId w:val="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1、本实验产率仅53.14%，问题可能出现在哪里？</w:t>
            </w:r>
          </w:p>
          <w:p w14:paraId="6425BFCB">
            <w:pPr>
              <w:numPr>
                <w:ilvl w:val="0"/>
                <w:numId w:val="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在制取FeC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·2H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O时，洗涤了5次，每一次洗涤搅拌时会将大颗粒的FeC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·2H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O沉淀打散，细小的沉淀会在倾滗时进入倾滗液，会有较大损失。过滤得到K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]晶体时滤液呈现淡绿色，且放置一段时间后（或加入乙醇后）析出白色和绿色晶体，说明滤液中可能会有比较大的损失。</w:t>
            </w:r>
          </w:p>
          <w:p w14:paraId="2B798028">
            <w:pPr>
              <w:numPr>
                <w:ilvl w:val="0"/>
                <w:numId w:val="0"/>
              </w:numPr>
              <w:ind w:left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2、在制备FeC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·2H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O时，加入H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溶液后溶液显示变为透明的橙黄色，试解释。</w:t>
            </w:r>
          </w:p>
          <w:p w14:paraId="75831A3C">
            <w:pPr>
              <w:numPr>
                <w:ilvl w:val="0"/>
                <w:numId w:val="0"/>
              </w:numPr>
              <w:ind w:left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加热Fe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会被氧化成Fe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，与H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O、C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配合；生成无定形FeO(OH)，混合使溶液呈橙黄色。</w:t>
            </w:r>
          </w:p>
          <w:p w14:paraId="29974ED1">
            <w:pPr>
              <w:numPr>
                <w:ilvl w:val="0"/>
                <w:numId w:val="0"/>
              </w:numPr>
              <w:ind w:left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思考题</w:t>
            </w:r>
          </w:p>
          <w:p w14:paraId="057414E6">
            <w:pPr>
              <w:numPr>
                <w:ilvl w:val="0"/>
                <w:numId w:val="9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（1）过快过氧化氢大量分解起不到较好的氧化作用，过慢草酸分解多无法生成配合物。生成物不会引入杂质离子，氧化性适当不会氧化草酸。</w:t>
            </w:r>
          </w:p>
          <w:p w14:paraId="67602B59">
            <w:pPr>
              <w:numPr>
                <w:ilvl w:val="0"/>
                <w:numId w:val="1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不能，溶液中草酸大量过量，直接蒸干产品中会混有大量草酸晶体。</w:t>
            </w:r>
          </w:p>
          <w:p w14:paraId="6F0D0501">
            <w:pPr>
              <w:numPr>
                <w:ilvl w:val="0"/>
                <w:numId w:val="1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SO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、NH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。</w:t>
            </w:r>
          </w:p>
          <w:p w14:paraId="618D6C4C">
            <w:pPr>
              <w:numPr>
                <w:ilvl w:val="0"/>
                <w:numId w:val="1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可以。FeCl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+K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法，摩尔盐碱制备法。</w:t>
            </w:r>
          </w:p>
          <w:p w14:paraId="20BC5A47">
            <w:pPr>
              <w:numPr>
                <w:ilvl w:val="0"/>
                <w:numId w:val="1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草酸。尽量使草酸不过量，防止其还原Fe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。</w:t>
            </w:r>
            <w:ins w:id="16" w:author="WPS_1559650426" w:date="2026-06-25T09:01:54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 xml:space="preserve"> </w:t>
              </w:r>
            </w:ins>
            <w:ins w:id="17" w:author="WPS_1559650426" w:date="2026-06-25T09:01:55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H</w:t>
              </w:r>
            </w:ins>
            <w:ins w:id="18" w:author="WPS_1559650426" w:date="2026-06-25T09:01:56Z">
              <w:r>
                <w:rPr>
                  <w:rFonts w:hint="eastAsia"/>
                  <w:u w:val="none"/>
                  <w:vertAlign w:val="subscript"/>
                  <w:lang w:val="en-US" w:eastAsia="zh-CN"/>
                </w:rPr>
                <w:t>2</w:t>
              </w:r>
            </w:ins>
            <w:ins w:id="19" w:author="WPS_1559650426" w:date="2026-06-25T09:01:56Z">
              <w:r>
                <w:rPr>
                  <w:rFonts w:hint="eastAsia"/>
                  <w:u w:val="none"/>
                  <w:vertAlign w:val="baseline"/>
                  <w:lang w:val="en-US" w:eastAsia="zh-CN"/>
                </w:rPr>
                <w:t>O</w:t>
              </w:r>
            </w:ins>
            <w:ins w:id="20" w:author="WPS_1559650426" w:date="2026-06-25T09:01:57Z">
              <w:r>
                <w:rPr>
                  <w:rFonts w:hint="eastAsia"/>
                  <w:u w:val="none"/>
                  <w:vertAlign w:val="subscript"/>
                  <w:lang w:val="en-US" w:eastAsia="zh-CN"/>
                </w:rPr>
                <w:t>2</w:t>
              </w:r>
            </w:ins>
          </w:p>
          <w:p w14:paraId="792DD46B">
            <w:pPr>
              <w:numPr>
                <w:ilvl w:val="0"/>
                <w:numId w:val="1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摩尔盐</w:t>
            </w:r>
          </w:p>
          <w:p w14:paraId="71B68982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2、酸度、沉淀反应、氧化还原（能够影响配离子组成的，如对于[Fe(C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3-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，还原性物质会与Fe(III)反应，酸度会影响Fe(III)水解沉淀和C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2-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与H</w:t>
            </w:r>
            <w:r>
              <w:rPr>
                <w:rFonts w:hint="eastAsia"/>
                <w:u w:val="none"/>
                <w:vertAlign w:val="superscript"/>
                <w:lang w:val="en-US" w:eastAsia="zh-CN"/>
              </w:rPr>
              <w:t>+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的结合。）</w:t>
            </w:r>
          </w:p>
        </w:tc>
      </w:tr>
    </w:tbl>
    <w:tbl>
      <w:tblPr>
        <w:tblStyle w:val="5"/>
        <w:tblW w:w="9645" w:type="dxa"/>
        <w:tblInd w:w="-3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5"/>
      </w:tblGrid>
      <w:tr w14:paraId="1030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420D7E08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  <w:tr w14:paraId="7BEE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541BF4BE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  <w:tr w14:paraId="6106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8" w:hRule="atLeast"/>
        </w:trPr>
        <w:tc>
          <w:tcPr>
            <w:tcW w:w="9645" w:type="dxa"/>
          </w:tcPr>
          <w:p w14:paraId="7729F3B3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</w:tbl>
    <w:p w14:paraId="0CAC77D7">
      <w:pPr>
        <w:rPr>
          <w:rFonts w:hint="default"/>
          <w:u w:val="no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9F7B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F5EAA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F5EAA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1618C"/>
    <w:multiLevelType w:val="singleLevel"/>
    <w:tmpl w:val="8C81618C"/>
    <w:lvl w:ilvl="0" w:tentative="0">
      <w:start w:val="1"/>
      <w:numFmt w:val="lowerLetter"/>
      <w:suff w:val="nothing"/>
      <w:lvlText w:val="%1、"/>
      <w:lvlJc w:val="left"/>
    </w:lvl>
  </w:abstractNum>
  <w:abstractNum w:abstractNumId="1">
    <w:nsid w:val="B6C54627"/>
    <w:multiLevelType w:val="singleLevel"/>
    <w:tmpl w:val="B6C54627"/>
    <w:lvl w:ilvl="0" w:tentative="0">
      <w:start w:val="1"/>
      <w:numFmt w:val="lowerLetter"/>
      <w:suff w:val="nothing"/>
      <w:lvlText w:val="%1、"/>
      <w:lvlJc w:val="left"/>
    </w:lvl>
  </w:abstractNum>
  <w:abstractNum w:abstractNumId="2">
    <w:nsid w:val="C601133E"/>
    <w:multiLevelType w:val="singleLevel"/>
    <w:tmpl w:val="C601133E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C6CBA939"/>
    <w:multiLevelType w:val="singleLevel"/>
    <w:tmpl w:val="C6CBA939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CEDF7826"/>
    <w:multiLevelType w:val="singleLevel"/>
    <w:tmpl w:val="CEDF782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E0301228"/>
    <w:multiLevelType w:val="singleLevel"/>
    <w:tmpl w:val="E03012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0E333AF9"/>
    <w:multiLevelType w:val="singleLevel"/>
    <w:tmpl w:val="0E333AF9"/>
    <w:lvl w:ilvl="0" w:tentative="0">
      <w:start w:val="1"/>
      <w:numFmt w:val="lowerLetter"/>
      <w:suff w:val="nothing"/>
      <w:lvlText w:val="%1、"/>
      <w:lvlJc w:val="left"/>
      <w:pPr>
        <w:ind w:left="420"/>
      </w:pPr>
    </w:lvl>
  </w:abstractNum>
  <w:abstractNum w:abstractNumId="7">
    <w:nsid w:val="0ECF5301"/>
    <w:multiLevelType w:val="singleLevel"/>
    <w:tmpl w:val="0ECF5301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30F1D038"/>
    <w:multiLevelType w:val="singleLevel"/>
    <w:tmpl w:val="30F1D038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7FF645B6"/>
    <w:multiLevelType w:val="singleLevel"/>
    <w:tmpl w:val="7FF645B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9"/>
  </w:num>
  <w:num w:numId="5">
    <w:abstractNumId w:val="6"/>
  </w:num>
  <w:num w:numId="6">
    <w:abstractNumId w:val="7"/>
  </w:num>
  <w:num w:numId="7">
    <w:abstractNumId w:val="0"/>
  </w:num>
  <w:num w:numId="8">
    <w:abstractNumId w:val="1"/>
  </w:num>
  <w:num w:numId="9">
    <w:abstractNumId w:val="3"/>
  </w:num>
  <w:num w:numId="10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559650426">
    <w15:presenceInfo w15:providerId="WPS Office" w15:userId="24919550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mZTk0MmQ2NTUzYmMwY2ExODAwZGVhMmYzN2MyYjkifQ=="/>
  </w:docVars>
  <w:rsids>
    <w:rsidRoot w:val="12657693"/>
    <w:rsid w:val="1162105B"/>
    <w:rsid w:val="12657693"/>
    <w:rsid w:val="17A83D52"/>
    <w:rsid w:val="1A6D7FFD"/>
    <w:rsid w:val="21561580"/>
    <w:rsid w:val="34CF6B76"/>
    <w:rsid w:val="4AEF62FE"/>
    <w:rsid w:val="4B5E7C63"/>
    <w:rsid w:val="4DF27705"/>
    <w:rsid w:val="51D70C8D"/>
    <w:rsid w:val="52E176A7"/>
    <w:rsid w:val="613C63B1"/>
    <w:rsid w:val="6732696D"/>
    <w:rsid w:val="685D78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2458</Words>
  <Characters>3521</Characters>
  <Lines>0</Lines>
  <Paragraphs>0</Paragraphs>
  <TotalTime>119</TotalTime>
  <ScaleCrop>false</ScaleCrop>
  <LinksUpToDate>false</LinksUpToDate>
  <CharactersWithSpaces>3708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2023-12-05T05:26:00Z</dcterms:created>
  <dc:creator>Administrator</dc:creator>
  <cp:lastModifiedBy>WPS_1559650426</cp:lastModifiedBy>
  <dcterms:modified xsi:type="dcterms:W3CDTF">2026-06-25T01:02:16Z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AC920B7AA5D14843B2510B4AFC06CF1C_13</vt:lpwstr>
  </property>
  <property fmtid="{D5CDD505-2E9C-101B-9397-08002B2CF9AE}" pid="4" name="KSOTemplateDocerSaveRecord">
    <vt:lpwstr>eyJoZGlkIjoiMmMwZGVkNjM0MjA0Njg5ZjlmOGQ1M2E1ODdhMzM1ZmEiLCJ1c2VySWQiOiI1NzE0MDEzOTAifQ==</vt:lpwstr>
  </property>
</Properties>
</file>