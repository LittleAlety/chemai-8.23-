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基础化学实验02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default"/>
          <w:sz w:val="24"/>
          <w:szCs w:val="24"/>
          <w:u w:val="none"/>
          <w:lang w:val="en-US" w:eastAsia="zh-CN"/>
        </w:rPr>
        <w:t>化学与分子科学学院         强基专业              2026年 4月14日</w:t>
      </w:r>
    </w:p>
    <w:tbl>
      <w:tblPr>
        <w:tblStyle w:val="6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三草酸合铁酸钾的制备及其性质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张嘉宁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大一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2025302033012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ins w:id="0" w:author="WPS_1559650426" w:date="2026-06-25T09:24:15Z">
              <w:r>
                <w:rPr>
                  <w:rFonts w:hint="eastAsia"/>
                  <w:b w:val="0"/>
                  <w:bCs w:val="0"/>
                  <w:sz w:val="18"/>
                  <w:szCs w:val="18"/>
                  <w:u w:val="none"/>
                  <w:vertAlign w:val="baseline"/>
                  <w:lang w:val="en-US" w:eastAsia="zh-CN"/>
                </w:rPr>
                <w:t>A</w:t>
              </w:r>
            </w:ins>
            <w:bookmarkStart w:id="0" w:name="_GoBack"/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555A0896">
            <w:pPr>
              <w:numPr>
                <w:ilvl w:val="0"/>
                <w:numId w:val="2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实验目的</w:t>
            </w:r>
          </w:p>
          <w:p w14:paraId="6808E2B7">
            <w:pPr>
              <w:pStyle w:val="8"/>
              <w:numPr>
                <w:ilvl w:val="0"/>
                <w:numId w:val="3"/>
              </w:numPr>
              <w:tabs>
                <w:tab w:val="left" w:pos="508"/>
                <w:tab w:val="left" w:pos="513"/>
              </w:tabs>
              <w:spacing w:before="101" w:line="278" w:lineRule="auto"/>
              <w:ind w:right="3962" w:hanging="425"/>
              <w:rPr>
                <w:rFonts w:ascii="Calibri" w:hAnsi="Calibri" w:eastAsia="Calibri"/>
                <w:sz w:val="21"/>
              </w:rPr>
            </w:pPr>
            <w:r>
              <w:rPr>
                <w:spacing w:val="-2"/>
                <w:sz w:val="21"/>
              </w:rPr>
              <w:t>说明简单配合物制备的一般方法，阐述三草酸合铁（Ⅲ）酸钾制备的基本原理。</w:t>
            </w:r>
          </w:p>
          <w:p w14:paraId="37EE8496">
            <w:pPr>
              <w:pStyle w:val="8"/>
              <w:numPr>
                <w:ilvl w:val="0"/>
                <w:numId w:val="3"/>
              </w:numPr>
              <w:tabs>
                <w:tab w:val="left" w:pos="508"/>
              </w:tabs>
              <w:spacing w:line="269" w:lineRule="exact"/>
              <w:ind w:left="508"/>
              <w:rPr>
                <w:rFonts w:ascii="Calibri" w:hAnsi="Calibri" w:eastAsia="Calibri"/>
                <w:sz w:val="21"/>
              </w:rPr>
            </w:pPr>
            <w:r>
              <w:rPr>
                <w:spacing w:val="-3"/>
                <w:sz w:val="21"/>
              </w:rPr>
              <w:t>能用“溶剂替换法”进行结晶的操作。</w:t>
            </w:r>
          </w:p>
          <w:p w14:paraId="6E6138E1">
            <w:pPr>
              <w:pStyle w:val="8"/>
              <w:numPr>
                <w:ilvl w:val="0"/>
                <w:numId w:val="3"/>
              </w:numPr>
              <w:tabs>
                <w:tab w:val="left" w:pos="508"/>
              </w:tabs>
              <w:spacing w:before="43"/>
              <w:ind w:left="508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spacing w:val="-2"/>
                <w:sz w:val="21"/>
              </w:rPr>
              <w:t>能说明三草酸合铁（Ⅲ）</w:t>
            </w:r>
            <w:r>
              <w:rPr>
                <w:spacing w:val="-3"/>
                <w:sz w:val="21"/>
              </w:rPr>
              <w:t>酸钾的光化学性质及用途。能解释酸度、浓度等对配位平衡的影响，比较配位离子的相对稳定。</w:t>
            </w:r>
          </w:p>
          <w:p w14:paraId="30445775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spacing w:val="-3"/>
                <w:sz w:val="21"/>
              </w:rPr>
            </w:pPr>
          </w:p>
          <w:p w14:paraId="5690510B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spacing w:val="-3"/>
                <w:sz w:val="21"/>
              </w:rPr>
            </w:pPr>
          </w:p>
          <w:p w14:paraId="56C7660F">
            <w:pPr>
              <w:pStyle w:val="8"/>
              <w:widowControl w:val="0"/>
              <w:numPr>
                <w:ilvl w:val="0"/>
                <w:numId w:val="2"/>
              </w:numPr>
              <w:tabs>
                <w:tab w:val="left" w:pos="508"/>
              </w:tabs>
              <w:spacing w:before="43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实验原理</w:t>
            </w:r>
          </w:p>
          <w:p w14:paraId="4602B60A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 w:firstLine="412" w:firstLineChars="200"/>
              <w:jc w:val="both"/>
              <w:rPr>
                <w:spacing w:val="-10"/>
              </w:rPr>
            </w:pPr>
            <w:r>
              <w:rPr>
                <w:spacing w:val="-2"/>
              </w:rPr>
              <w:t>配合物三草酸合铁（Ⅲ）酸钾（</w:t>
            </w:r>
            <w:r>
              <w:rPr>
                <w:rFonts w:ascii="Calibri" w:hAnsi="Calibri" w:eastAsia="Calibri"/>
                <w:spacing w:val="-2"/>
              </w:rPr>
              <w:t>K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3</w:t>
            </w:r>
            <w:r>
              <w:rPr>
                <w:rFonts w:ascii="Calibri" w:hAnsi="Calibri" w:eastAsia="Calibri"/>
                <w:spacing w:val="-2"/>
              </w:rPr>
              <w:t>[Fe(C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2"/>
              </w:rPr>
              <w:t>O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4</w:t>
            </w:r>
            <w:r>
              <w:rPr>
                <w:rFonts w:ascii="Calibri" w:hAnsi="Calibri" w:eastAsia="Calibri"/>
                <w:spacing w:val="-2"/>
              </w:rPr>
              <w:t>)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3</w:t>
            </w:r>
            <w:r>
              <w:rPr>
                <w:rFonts w:ascii="Calibri" w:hAnsi="Calibri" w:eastAsia="Calibri"/>
                <w:spacing w:val="-2"/>
              </w:rPr>
              <w:t>]</w:t>
            </w:r>
            <w:r>
              <w:rPr>
                <w:spacing w:val="-2"/>
              </w:rPr>
              <w:t xml:space="preserve">）为翠绿色的单斜晶体，溶于水，难溶于乙醇。往该配位化合物的水溶液中加入乙醇后，可析出 </w:t>
            </w:r>
            <w:r>
              <w:rPr>
                <w:rFonts w:ascii="Calibri" w:hAnsi="Calibri" w:eastAsia="Calibri"/>
                <w:position w:val="2"/>
              </w:rPr>
              <w:t>K</w:t>
            </w:r>
            <w:r>
              <w:rPr>
                <w:rFonts w:ascii="Calibri" w:hAnsi="Calibri" w:eastAsia="Calibri"/>
                <w:sz w:val="13"/>
              </w:rPr>
              <w:t>3</w:t>
            </w:r>
            <w:r>
              <w:rPr>
                <w:rFonts w:ascii="Calibri" w:hAnsi="Calibri" w:eastAsia="Calibri"/>
                <w:position w:val="2"/>
              </w:rPr>
              <w:t>[Fe(C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position w:val="2"/>
              </w:rPr>
              <w:t>O</w:t>
            </w:r>
            <w:r>
              <w:rPr>
                <w:rFonts w:ascii="Calibri" w:hAnsi="Calibri" w:eastAsia="Calibri"/>
                <w:sz w:val="13"/>
              </w:rPr>
              <w:t>4</w:t>
            </w:r>
            <w:r>
              <w:rPr>
                <w:rFonts w:ascii="Calibri" w:hAnsi="Calibri" w:eastAsia="Calibri"/>
                <w:position w:val="2"/>
              </w:rPr>
              <w:t>)</w:t>
            </w:r>
            <w:r>
              <w:rPr>
                <w:rFonts w:ascii="Calibri" w:hAnsi="Calibri" w:eastAsia="Calibri"/>
                <w:sz w:val="13"/>
              </w:rPr>
              <w:t>3</w:t>
            </w:r>
            <w:r>
              <w:rPr>
                <w:rFonts w:ascii="Calibri" w:hAnsi="Calibri" w:eastAsia="Calibri"/>
                <w:position w:val="2"/>
              </w:rPr>
              <w:t>]</w:t>
            </w:r>
            <w:r>
              <w:rPr>
                <w:rFonts w:ascii="Times New Roman" w:hAnsi="Times New Roman" w:eastAsia="Times New Roman"/>
                <w:position w:val="2"/>
              </w:rPr>
              <w:t>·</w:t>
            </w:r>
            <w:r>
              <w:rPr>
                <w:rFonts w:ascii="Calibri" w:hAnsi="Calibri" w:eastAsia="Calibri"/>
                <w:position w:val="2"/>
              </w:rPr>
              <w:t>3H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spacing w:val="22"/>
                <w:sz w:val="13"/>
              </w:rPr>
              <w:t xml:space="preserve"> </w:t>
            </w:r>
            <w:r>
              <w:rPr>
                <w:rFonts w:ascii="Calibri" w:hAnsi="Calibri" w:eastAsia="Calibri"/>
                <w:position w:val="2"/>
              </w:rPr>
              <w:t>O</w:t>
            </w:r>
            <w:r>
              <w:rPr>
                <w:rFonts w:ascii="Calibri" w:hAnsi="Calibri" w:eastAsia="Calibri"/>
                <w:spacing w:val="4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 xml:space="preserve">结晶。此结晶水合物在 </w:t>
            </w:r>
            <w:r>
              <w:rPr>
                <w:rFonts w:ascii="Calibri" w:hAnsi="Calibri" w:eastAsia="Calibri"/>
                <w:position w:val="2"/>
              </w:rPr>
              <w:t>100</w:t>
            </w:r>
            <w:r>
              <w:rPr>
                <w:rFonts w:ascii="Calibri" w:hAnsi="Calibri" w:eastAsia="Calibri"/>
                <w:position w:val="2"/>
                <w:vertAlign w:val="superscript"/>
              </w:rPr>
              <w:t>o</w:t>
            </w:r>
            <w:r>
              <w:rPr>
                <w:rFonts w:ascii="Calibri" w:hAnsi="Calibri" w:eastAsia="Calibri"/>
                <w:position w:val="2"/>
              </w:rPr>
              <w:t>C</w:t>
            </w:r>
            <w:r>
              <w:rPr>
                <w:rFonts w:ascii="Calibri" w:hAnsi="Calibri" w:eastAsia="Calibri"/>
                <w:spacing w:val="39"/>
                <w:position w:val="2"/>
              </w:rPr>
              <w:t xml:space="preserve"> </w:t>
            </w:r>
            <w:r>
              <w:rPr>
                <w:position w:val="2"/>
              </w:rPr>
              <w:t>会失去结晶水，</w:t>
            </w:r>
            <w:r>
              <w:rPr>
                <w:rFonts w:ascii="Calibri" w:hAnsi="Calibri" w:eastAsia="Calibri"/>
                <w:position w:val="2"/>
              </w:rPr>
              <w:t>230</w:t>
            </w:r>
            <w:r>
              <w:rPr>
                <w:rFonts w:ascii="Calibri" w:hAnsi="Calibri" w:eastAsia="Calibri"/>
                <w:position w:val="2"/>
                <w:vertAlign w:val="superscript"/>
              </w:rPr>
              <w:t>o</w:t>
            </w:r>
            <w:r>
              <w:rPr>
                <w:rFonts w:ascii="Calibri" w:hAnsi="Calibri" w:eastAsia="Calibri"/>
                <w:position w:val="2"/>
              </w:rPr>
              <w:t>C</w:t>
            </w:r>
            <w:r>
              <w:rPr>
                <w:rFonts w:ascii="Calibri" w:hAnsi="Calibri" w:eastAsia="Calibri"/>
                <w:spacing w:val="39"/>
                <w:position w:val="2"/>
              </w:rPr>
              <w:t xml:space="preserve"> </w:t>
            </w:r>
            <w:r>
              <w:rPr>
                <w:position w:val="2"/>
              </w:rPr>
              <w:t>分</w:t>
            </w:r>
            <w:r>
              <w:rPr>
                <w:spacing w:val="-2"/>
              </w:rPr>
              <w:t xml:space="preserve">解。此外，三草酸合铁酸钾能吸收光能发生光化学反应，生成黄色的草酸亚铁。草酸亚铁沉淀颗粒较大，易于沉降，此外 </w:t>
            </w:r>
            <w:r>
              <w:rPr>
                <w:rFonts w:ascii="Calibri" w:hAnsi="Calibri" w:eastAsia="Calibri"/>
              </w:rPr>
              <w:t>FeC</w:t>
            </w:r>
            <w:r>
              <w:rPr>
                <w:rFonts w:ascii="Calibri" w:hAnsi="Calibri" w:eastAsia="Calibri"/>
                <w:vertAlign w:val="subscript"/>
              </w:rPr>
              <w:t>2</w:t>
            </w:r>
            <w:r>
              <w:rPr>
                <w:rFonts w:ascii="Calibri" w:hAnsi="Calibri" w:eastAsia="Calibri"/>
              </w:rPr>
              <w:t>O</w:t>
            </w:r>
            <w:r>
              <w:rPr>
                <w:rFonts w:ascii="Calibri" w:hAnsi="Calibri" w:eastAsia="Calibri"/>
                <w:vertAlign w:val="subscript"/>
              </w:rPr>
              <w:t>4</w:t>
            </w:r>
            <w:r>
              <w:rPr>
                <w:rFonts w:ascii="Calibri" w:hAnsi="Calibri" w:eastAsia="Calibri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/>
              </w:rPr>
              <w:t>·</w:t>
            </w:r>
            <w:r>
              <w:rPr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rFonts w:ascii="Calibri" w:hAnsi="Calibri" w:eastAsia="Calibri"/>
              </w:rPr>
              <w:t>2H</w:t>
            </w:r>
            <w:r>
              <w:rPr>
                <w:rFonts w:ascii="Calibri" w:hAnsi="Calibri" w:eastAsia="Calibri"/>
                <w:vertAlign w:val="subscript"/>
              </w:rPr>
              <w:t>2</w:t>
            </w:r>
            <w:r>
              <w:rPr>
                <w:rFonts w:ascii="Calibri" w:hAnsi="Calibri" w:eastAsia="Calibri"/>
              </w:rPr>
              <w:t>O</w:t>
            </w:r>
            <w:r>
              <w:rPr>
                <w:rFonts w:ascii="Calibri" w:hAnsi="Calibri" w:eastAsia="Calibri"/>
                <w:spacing w:val="15"/>
              </w:rPr>
              <w:t xml:space="preserve"> </w:t>
            </w:r>
            <w:r>
              <w:t xml:space="preserve">在温度高于 </w:t>
            </w:r>
            <w:r>
              <w:rPr>
                <w:rFonts w:ascii="Calibri" w:hAnsi="Calibri" w:eastAsia="Calibri"/>
                <w:spacing w:val="-6"/>
              </w:rPr>
              <w:t>100</w:t>
            </w:r>
            <w:r>
              <w:rPr>
                <w:rFonts w:ascii="Calibri" w:hAnsi="Calibri" w:eastAsia="Calibri"/>
                <w:spacing w:val="-6"/>
                <w:vertAlign w:val="superscript"/>
              </w:rPr>
              <w:t>o</w:t>
            </w:r>
            <w:r>
              <w:rPr>
                <w:rFonts w:ascii="Calibri" w:hAnsi="Calibri" w:eastAsia="Calibri"/>
                <w:spacing w:val="-6"/>
              </w:rPr>
              <w:t>C</w:t>
            </w:r>
            <w:r>
              <w:rPr>
                <w:rFonts w:ascii="Calibri" w:hAnsi="Calibri" w:eastAsia="Calibri"/>
                <w:spacing w:val="34"/>
              </w:rPr>
              <w:t xml:space="preserve"> </w:t>
            </w:r>
            <w:r>
              <w:rPr>
                <w:spacing w:val="-6"/>
              </w:rPr>
              <w:t>时分解。</w:t>
            </w:r>
            <w:r>
              <w:rPr>
                <w:rFonts w:ascii="Calibri" w:hAnsi="Calibri" w:eastAsia="Calibri"/>
                <w:spacing w:val="-6"/>
              </w:rPr>
              <w:t>Fe</w:t>
            </w:r>
            <w:r>
              <w:rPr>
                <w:spacing w:val="-6"/>
              </w:rPr>
              <w:t>（</w:t>
            </w:r>
            <w:r>
              <w:rPr>
                <w:rFonts w:ascii="Calibri" w:hAnsi="Calibri" w:eastAsia="Calibri"/>
                <w:spacing w:val="-6"/>
              </w:rPr>
              <w:t>II</w:t>
            </w:r>
            <w:r>
              <w:rPr>
                <w:spacing w:val="-6"/>
              </w:rPr>
              <w:t>）与六氰合铁（</w:t>
            </w:r>
            <w:r>
              <w:rPr>
                <w:rFonts w:ascii="Calibri" w:hAnsi="Calibri" w:eastAsia="Calibri"/>
                <w:spacing w:val="-6"/>
              </w:rPr>
              <w:t>III</w:t>
            </w:r>
            <w:r>
              <w:rPr>
                <w:spacing w:val="-6"/>
              </w:rPr>
              <w:t>）</w:t>
            </w:r>
            <w:r>
              <w:rPr>
                <w:spacing w:val="-7"/>
              </w:rPr>
              <w:t xml:space="preserve">酸钾反应生成蓝色的 </w:t>
            </w:r>
            <w:r>
              <w:rPr>
                <w:rFonts w:ascii="Calibri" w:hAnsi="Calibri" w:eastAsia="Calibri"/>
                <w:spacing w:val="-6"/>
              </w:rPr>
              <w:t>KFe[Fe(CN)</w:t>
            </w:r>
            <w:r>
              <w:rPr>
                <w:rFonts w:ascii="Calibri" w:hAnsi="Calibri" w:eastAsia="Calibri"/>
                <w:spacing w:val="-6"/>
                <w:vertAlign w:val="subscript"/>
              </w:rPr>
              <w:t>6</w:t>
            </w:r>
            <w:r>
              <w:rPr>
                <w:rFonts w:ascii="Calibri" w:hAnsi="Calibri" w:eastAsia="Calibri"/>
                <w:spacing w:val="-6"/>
              </w:rPr>
              <w:t>]</w:t>
            </w:r>
            <w:r>
              <w:rPr>
                <w:spacing w:val="-10"/>
              </w:rPr>
              <w:t>。</w:t>
            </w:r>
          </w:p>
          <w:p w14:paraId="34DA50EA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 w:firstLine="420" w:firstLineChars="200"/>
              <w:jc w:val="both"/>
              <w:rPr>
                <w:rFonts w:hint="eastAsia"/>
              </w:rPr>
            </w:pPr>
            <w:r>
              <w:t>本实验是以铁</w:t>
            </w:r>
            <w:r>
              <w:rPr>
                <w:rFonts w:ascii="Calibri" w:hAnsi="Calibri" w:eastAsia="Calibri"/>
              </w:rPr>
              <w:t>(</w:t>
            </w:r>
            <w:r>
              <w:t>Ⅱ</w:t>
            </w:r>
            <w:r>
              <w:rPr>
                <w:rFonts w:ascii="Calibri" w:hAnsi="Calibri" w:eastAsia="Calibri"/>
              </w:rPr>
              <w:t>)</w:t>
            </w:r>
            <w:r>
              <w:t xml:space="preserve">盐 </w:t>
            </w:r>
            <w:r>
              <w:rPr>
                <w:rFonts w:ascii="Calibri" w:hAnsi="Calibri" w:eastAsia="Calibri"/>
              </w:rPr>
              <w:t>(NH</w:t>
            </w:r>
            <w:r>
              <w:rPr>
                <w:rFonts w:ascii="Calibri" w:hAnsi="Calibri" w:eastAsia="Calibri"/>
                <w:vertAlign w:val="subscript"/>
              </w:rPr>
              <w:t>4</w:t>
            </w:r>
            <w:r>
              <w:rPr>
                <w:rFonts w:ascii="Calibri" w:hAnsi="Calibri" w:eastAsia="Calibri"/>
              </w:rPr>
              <w:t>)</w:t>
            </w:r>
            <w:r>
              <w:rPr>
                <w:rFonts w:ascii="Calibri" w:hAnsi="Calibri" w:eastAsia="Calibri"/>
                <w:vertAlign w:val="subscript"/>
              </w:rPr>
              <w:t>2</w:t>
            </w:r>
            <w:r>
              <w:rPr>
                <w:rFonts w:ascii="Calibri" w:hAnsi="Calibri" w:eastAsia="Calibri"/>
              </w:rPr>
              <w:t xml:space="preserve"> SO</w:t>
            </w:r>
            <w:r>
              <w:rPr>
                <w:rFonts w:ascii="Calibri" w:hAnsi="Calibri" w:eastAsia="Calibri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</w:rPr>
              <w:t>·</w:t>
            </w:r>
            <w:r>
              <w:rPr>
                <w:rFonts w:ascii="Calibri" w:hAnsi="Calibri" w:eastAsia="Calibri"/>
              </w:rPr>
              <w:t>FeSO</w:t>
            </w:r>
            <w:r>
              <w:rPr>
                <w:rFonts w:ascii="Calibri" w:hAnsi="Calibri" w:eastAsia="Calibri"/>
                <w:vertAlign w:val="subscript"/>
              </w:rPr>
              <w:t>4</w:t>
            </w:r>
            <w:r>
              <w:rPr>
                <w:rFonts w:ascii="Calibri" w:hAnsi="Calibri" w:eastAsia="Calibri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/>
              </w:rPr>
              <w:t xml:space="preserve">· </w:t>
            </w:r>
            <w:r>
              <w:rPr>
                <w:rFonts w:ascii="Calibri" w:hAnsi="Calibri" w:eastAsia="Calibri"/>
              </w:rPr>
              <w:t>6H</w:t>
            </w:r>
            <w:r>
              <w:rPr>
                <w:rFonts w:ascii="Calibri" w:hAnsi="Calibri" w:eastAsia="Calibri"/>
                <w:vertAlign w:val="subscript"/>
              </w:rPr>
              <w:t>2</w:t>
            </w:r>
            <w:r>
              <w:rPr>
                <w:rFonts w:ascii="Calibri" w:hAnsi="Calibri" w:eastAsia="Calibri"/>
              </w:rPr>
              <w:t xml:space="preserve">O </w:t>
            </w:r>
            <w:r>
              <w:t>摩尔盐为原料，首先摩尔</w:t>
            </w:r>
            <w:r>
              <w:rPr>
                <w:spacing w:val="-6"/>
              </w:rPr>
              <w:t xml:space="preserve">盐与草酸反应制备得到难溶性的 </w:t>
            </w:r>
            <w:r>
              <w:rPr>
                <w:rFonts w:ascii="Calibri" w:hAnsi="Calibri" w:eastAsia="Calibri"/>
                <w:spacing w:val="-2"/>
              </w:rPr>
              <w:t>FeC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2"/>
              </w:rPr>
              <w:t>O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4</w:t>
            </w:r>
            <w:r>
              <w:rPr>
                <w:spacing w:val="-2"/>
              </w:rPr>
              <w:t>·</w:t>
            </w:r>
            <w:r>
              <w:rPr>
                <w:rFonts w:ascii="Calibri" w:hAnsi="Calibri" w:eastAsia="Calibri"/>
                <w:spacing w:val="-2"/>
              </w:rPr>
              <w:t>2H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2"/>
              </w:rPr>
              <w:t>O</w:t>
            </w:r>
            <w:r>
              <w:rPr>
                <w:spacing w:val="-10"/>
              </w:rPr>
              <w:t xml:space="preserve">；然后在有 </w:t>
            </w:r>
            <w:r>
              <w:rPr>
                <w:rFonts w:ascii="Calibri" w:hAnsi="Calibri" w:eastAsia="Calibri"/>
                <w:spacing w:val="-2"/>
              </w:rPr>
              <w:t>K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17"/>
              </w:rPr>
              <w:t xml:space="preserve"> </w:t>
            </w:r>
            <w:r>
              <w:rPr>
                <w:rFonts w:ascii="Calibri" w:hAnsi="Calibri" w:eastAsia="Calibri"/>
                <w:spacing w:val="-2"/>
              </w:rPr>
              <w:t>C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15"/>
              </w:rPr>
              <w:t xml:space="preserve"> </w:t>
            </w:r>
            <w:r>
              <w:rPr>
                <w:rFonts w:ascii="Calibri" w:hAnsi="Calibri" w:eastAsia="Calibri"/>
                <w:spacing w:val="-2"/>
              </w:rPr>
              <w:t>O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4</w:t>
            </w:r>
            <w:r>
              <w:rPr>
                <w:rFonts w:ascii="Calibri" w:hAnsi="Calibri" w:eastAsia="Calibri"/>
                <w:spacing w:val="-12"/>
              </w:rPr>
              <w:t xml:space="preserve"> </w:t>
            </w:r>
            <w:r>
              <w:rPr>
                <w:spacing w:val="-2"/>
              </w:rPr>
              <w:t>存在下，</w:t>
            </w:r>
            <w:r>
              <w:rPr>
                <w:spacing w:val="-16"/>
                <w:position w:val="2"/>
              </w:rPr>
              <w:t xml:space="preserve">用 </w:t>
            </w:r>
            <w:r>
              <w:rPr>
                <w:rFonts w:ascii="Calibri" w:hAnsi="Calibri" w:eastAsia="Calibri"/>
                <w:position w:val="2"/>
              </w:rPr>
              <w:t>H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position w:val="2"/>
              </w:rPr>
              <w:t>O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spacing w:val="40"/>
                <w:sz w:val="13"/>
              </w:rPr>
              <w:t xml:space="preserve"> </w:t>
            </w:r>
            <w:r>
              <w:rPr>
                <w:spacing w:val="-16"/>
                <w:position w:val="2"/>
              </w:rPr>
              <w:t xml:space="preserve">将 </w:t>
            </w:r>
            <w:r>
              <w:rPr>
                <w:rFonts w:ascii="Calibri" w:hAnsi="Calibri" w:eastAsia="Calibri"/>
                <w:position w:val="2"/>
              </w:rPr>
              <w:t>FeC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position w:val="2"/>
              </w:rPr>
              <w:t>O</w:t>
            </w:r>
            <w:r>
              <w:rPr>
                <w:rFonts w:ascii="Calibri" w:hAnsi="Calibri" w:eastAsia="Calibri"/>
                <w:sz w:val="13"/>
              </w:rPr>
              <w:t>4</w:t>
            </w:r>
            <w:r>
              <w:rPr>
                <w:rFonts w:ascii="Calibri" w:hAnsi="Calibri" w:eastAsia="Calibri"/>
                <w:spacing w:val="17"/>
                <w:sz w:val="13"/>
              </w:rPr>
              <w:t xml:space="preserve"> </w:t>
            </w:r>
            <w:r>
              <w:rPr>
                <w:spacing w:val="-8"/>
                <w:position w:val="2"/>
              </w:rPr>
              <w:t xml:space="preserve">氧化成 </w:t>
            </w:r>
            <w:r>
              <w:rPr>
                <w:rFonts w:ascii="Calibri" w:hAnsi="Calibri" w:eastAsia="Calibri"/>
                <w:position w:val="2"/>
              </w:rPr>
              <w:t>K</w:t>
            </w:r>
            <w:r>
              <w:rPr>
                <w:rFonts w:ascii="Calibri" w:hAnsi="Calibri" w:eastAsia="Calibri"/>
                <w:sz w:val="13"/>
              </w:rPr>
              <w:t>3</w:t>
            </w:r>
            <w:r>
              <w:rPr>
                <w:rFonts w:ascii="Calibri" w:hAnsi="Calibri" w:eastAsia="Calibri"/>
                <w:position w:val="2"/>
              </w:rPr>
              <w:t>[Fe(C</w:t>
            </w:r>
            <w:r>
              <w:rPr>
                <w:rFonts w:ascii="Calibri" w:hAnsi="Calibri" w:eastAsia="Calibri"/>
                <w:sz w:val="13"/>
              </w:rPr>
              <w:t>2</w:t>
            </w:r>
            <w:r>
              <w:rPr>
                <w:rFonts w:ascii="Calibri" w:hAnsi="Calibri" w:eastAsia="Calibri"/>
                <w:position w:val="2"/>
              </w:rPr>
              <w:t>O</w:t>
            </w:r>
            <w:r>
              <w:rPr>
                <w:rFonts w:ascii="Calibri" w:hAnsi="Calibri" w:eastAsia="Calibri"/>
                <w:sz w:val="13"/>
              </w:rPr>
              <w:t>4</w:t>
            </w:r>
            <w:r>
              <w:rPr>
                <w:rFonts w:ascii="Calibri" w:hAnsi="Calibri" w:eastAsia="Calibri"/>
                <w:position w:val="2"/>
              </w:rPr>
              <w:t>)</w:t>
            </w:r>
            <w:r>
              <w:rPr>
                <w:rFonts w:ascii="Calibri" w:hAnsi="Calibri" w:eastAsia="Calibri"/>
                <w:sz w:val="13"/>
              </w:rPr>
              <w:t>3</w:t>
            </w:r>
            <w:r>
              <w:rPr>
                <w:rFonts w:ascii="Calibri" w:hAnsi="Calibri" w:eastAsia="Calibri"/>
                <w:position w:val="2"/>
              </w:rPr>
              <w:t>]</w:t>
            </w:r>
            <w:r>
              <w:rPr>
                <w:spacing w:val="-7"/>
                <w:position w:val="2"/>
              </w:rPr>
              <w:t xml:space="preserve">，同时有 </w:t>
            </w:r>
            <w:r>
              <w:rPr>
                <w:rFonts w:ascii="Calibri" w:hAnsi="Calibri" w:eastAsia="Calibri"/>
                <w:position w:val="2"/>
              </w:rPr>
              <w:t>Fe(OH)</w:t>
            </w:r>
            <w:r>
              <w:rPr>
                <w:rFonts w:ascii="Calibri" w:hAnsi="Calibri" w:eastAsia="Calibri"/>
                <w:sz w:val="13"/>
              </w:rPr>
              <w:t>3</w:t>
            </w:r>
            <w:r>
              <w:rPr>
                <w:rFonts w:ascii="Calibri" w:hAnsi="Calibri" w:eastAsia="Calibri"/>
                <w:spacing w:val="21"/>
                <w:sz w:val="13"/>
              </w:rPr>
              <w:t xml:space="preserve"> </w:t>
            </w:r>
            <w:r>
              <w:rPr>
                <w:position w:val="2"/>
              </w:rPr>
              <w:t>生成；其后加适量</w:t>
            </w:r>
            <w:r>
              <w:rPr>
                <w:spacing w:val="-21"/>
              </w:rPr>
              <w:t xml:space="preserve">的 </w:t>
            </w:r>
            <w:r>
              <w:rPr>
                <w:rFonts w:ascii="Calibri" w:hAnsi="Calibri" w:eastAsia="Calibri"/>
                <w:spacing w:val="-2"/>
              </w:rPr>
              <w:t>H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2"/>
              </w:rPr>
              <w:t>C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2</w:t>
            </w:r>
            <w:r>
              <w:rPr>
                <w:rFonts w:ascii="Calibri" w:hAnsi="Calibri" w:eastAsia="Calibri"/>
                <w:spacing w:val="-2"/>
              </w:rPr>
              <w:t>O</w:t>
            </w:r>
            <w:r>
              <w:rPr>
                <w:rFonts w:ascii="Calibri" w:hAnsi="Calibri" w:eastAsia="Calibri"/>
                <w:spacing w:val="-2"/>
                <w:vertAlign w:val="subscript"/>
              </w:rPr>
              <w:t>4</w:t>
            </w:r>
            <w:r>
              <w:rPr>
                <w:rFonts w:ascii="Calibri" w:hAnsi="Calibri" w:eastAsia="Calibri"/>
                <w:spacing w:val="-6"/>
              </w:rPr>
              <w:t xml:space="preserve"> </w:t>
            </w:r>
            <w:r>
              <w:rPr>
                <w:spacing w:val="-16"/>
              </w:rPr>
              <w:t>溶液，可使其完全转化成配合物；最后利用化合物的溶解性特点，</w:t>
            </w:r>
            <w:r>
              <w:rPr>
                <w:spacing w:val="-2"/>
              </w:rPr>
              <w:t>利用溶剂替换法使目标产物从溶液中析出。</w:t>
            </w:r>
          </w:p>
          <w:p w14:paraId="365EFE25">
            <w:pPr>
              <w:pStyle w:val="2"/>
              <w:spacing w:line="417" w:lineRule="auto"/>
              <w:ind w:left="88" w:right="103" w:firstLine="420"/>
              <w:rPr>
                <w:rFonts w:hint="eastAsia"/>
              </w:rPr>
            </w:pPr>
            <w:r>
              <w:rPr>
                <w:spacing w:val="-2"/>
              </w:rPr>
              <w:t>每一种配离子，在水溶液中均同时存在配位和电离过程，即所谓配位</w:t>
            </w:r>
            <w:r>
              <w:rPr>
                <w:spacing w:val="-4"/>
              </w:rPr>
              <w:t>平衡：</w:t>
            </w:r>
          </w:p>
          <w:p w14:paraId="7548A2D0">
            <w:pPr>
              <w:spacing w:before="4"/>
              <w:ind w:left="1663"/>
              <w:rPr>
                <w:rFonts w:hint="eastAsia" w:ascii="Calibri"/>
                <w:position w:val="2"/>
                <w:sz w:val="21"/>
              </w:rPr>
            </w:pPr>
            <w:r>
              <w:rPr>
                <w:rFonts w:ascii="Calibri"/>
                <w:position w:val="2"/>
                <w:sz w:val="21"/>
              </w:rPr>
              <w:t>Fe</w:t>
            </w:r>
            <w:r>
              <w:rPr>
                <w:rFonts w:ascii="Calibri"/>
                <w:position w:val="2"/>
                <w:sz w:val="21"/>
                <w:vertAlign w:val="superscript"/>
              </w:rPr>
              <w:t>3+</w:t>
            </w:r>
            <w:r>
              <w:rPr>
                <w:rFonts w:ascii="Calibri"/>
                <w:spacing w:val="-18"/>
                <w:position w:val="2"/>
                <w:sz w:val="21"/>
              </w:rPr>
              <w:t xml:space="preserve"> </w:t>
            </w:r>
            <w:r>
              <w:rPr>
                <w:rFonts w:ascii="Calibri"/>
                <w:position w:val="2"/>
                <w:sz w:val="21"/>
              </w:rPr>
              <w:t>+</w:t>
            </w:r>
            <w:r>
              <w:rPr>
                <w:rFonts w:ascii="Calibri"/>
                <w:spacing w:val="2"/>
                <w:position w:val="2"/>
                <w:sz w:val="21"/>
              </w:rPr>
              <w:t xml:space="preserve"> </w:t>
            </w:r>
            <w:r>
              <w:rPr>
                <w:rFonts w:ascii="Calibri"/>
                <w:position w:val="2"/>
                <w:sz w:val="21"/>
              </w:rPr>
              <w:t>3C</w:t>
            </w:r>
            <w:r>
              <w:rPr>
                <w:rFonts w:ascii="Calibri"/>
                <w:sz w:val="13"/>
              </w:rPr>
              <w:t>2</w:t>
            </w:r>
            <w:r>
              <w:rPr>
                <w:rFonts w:ascii="Calibri"/>
                <w:position w:val="2"/>
                <w:sz w:val="21"/>
              </w:rPr>
              <w:t>O</w:t>
            </w:r>
            <w:r>
              <w:rPr>
                <w:rFonts w:ascii="Calibri"/>
                <w:sz w:val="13"/>
              </w:rPr>
              <w:t>4</w:t>
            </w:r>
            <w:r>
              <w:rPr>
                <w:rFonts w:ascii="Calibri"/>
                <w:position w:val="9"/>
                <w:sz w:val="13"/>
              </w:rPr>
              <w:t>2-</w:t>
            </w:r>
            <w:r>
              <w:rPr>
                <w:rFonts w:ascii="Calibri"/>
                <w:spacing w:val="38"/>
                <w:position w:val="9"/>
                <w:sz w:val="13"/>
              </w:rPr>
              <w:t xml:space="preserve">  </w:t>
            </w:r>
            <w:r>
              <w:rPr>
                <w:rFonts w:ascii="Calibri"/>
                <w:position w:val="2"/>
                <w:sz w:val="21"/>
              </w:rPr>
              <w:t>=</w:t>
            </w:r>
            <w:r>
              <w:rPr>
                <w:rFonts w:ascii="Calibri"/>
                <w:spacing w:val="38"/>
                <w:position w:val="2"/>
                <w:sz w:val="21"/>
              </w:rPr>
              <w:t xml:space="preserve">  </w:t>
            </w:r>
            <w:r>
              <w:rPr>
                <w:rFonts w:ascii="Calibri"/>
                <w:spacing w:val="-2"/>
                <w:position w:val="2"/>
                <w:sz w:val="21"/>
              </w:rPr>
              <w:t>[Fe(C</w:t>
            </w:r>
            <w:r>
              <w:rPr>
                <w:rFonts w:ascii="Calibri"/>
                <w:spacing w:val="-2"/>
                <w:sz w:val="13"/>
              </w:rPr>
              <w:t>2</w:t>
            </w:r>
            <w:r>
              <w:rPr>
                <w:rFonts w:ascii="Calibri"/>
                <w:spacing w:val="-2"/>
                <w:position w:val="2"/>
                <w:sz w:val="21"/>
              </w:rPr>
              <w:t>O</w:t>
            </w:r>
            <w:r>
              <w:rPr>
                <w:rFonts w:ascii="Calibri"/>
                <w:spacing w:val="-2"/>
                <w:sz w:val="13"/>
              </w:rPr>
              <w:t>4</w:t>
            </w:r>
            <w:r>
              <w:rPr>
                <w:rFonts w:ascii="Calibri"/>
                <w:spacing w:val="-2"/>
                <w:position w:val="2"/>
                <w:sz w:val="21"/>
              </w:rPr>
              <w:t>)</w:t>
            </w:r>
            <w:r>
              <w:rPr>
                <w:rFonts w:ascii="Calibri"/>
                <w:spacing w:val="-2"/>
                <w:sz w:val="13"/>
              </w:rPr>
              <w:t>3</w:t>
            </w:r>
            <w:r>
              <w:rPr>
                <w:rFonts w:ascii="Calibri"/>
                <w:spacing w:val="-2"/>
                <w:position w:val="2"/>
                <w:sz w:val="21"/>
              </w:rPr>
              <w:t>]</w:t>
            </w:r>
            <w:r>
              <w:rPr>
                <w:rFonts w:ascii="Calibri"/>
                <w:spacing w:val="-2"/>
                <w:position w:val="2"/>
                <w:sz w:val="21"/>
                <w:vertAlign w:val="superscript"/>
              </w:rPr>
              <w:t>3-</w:t>
            </w:r>
          </w:p>
          <w:p w14:paraId="73A7623D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spacing w:val="-2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page">
                        <wp:posOffset>1441450</wp:posOffset>
                      </wp:positionH>
                      <wp:positionV relativeFrom="paragraph">
                        <wp:posOffset>212090</wp:posOffset>
                      </wp:positionV>
                      <wp:extent cx="67310" cy="67310"/>
                      <wp:effectExtent l="0" t="0" r="0" b="0"/>
                      <wp:wrapNone/>
                      <wp:docPr id="1026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" cy="6730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0C6E95">
                                  <w:pPr>
                                    <w:spacing w:line="106" w:lineRule="exact"/>
                                    <w:rPr>
                                      <w:rFonts w:hint="eastAsia"/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4"/>
                                      <w:sz w:val="10"/>
                                    </w:rPr>
                                    <w:t>稳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box 6" o:spid="_x0000_s1026" o:spt="1" style="position:absolute;left:0pt;margin-left:113.5pt;margin-top:16.7pt;height:5.3pt;width:5.3pt;mso-position-horizontal-relative:page;z-index:-251657216;mso-width-relative:page;mso-height-relative:page;" filled="f" stroked="f" coordsize="21600,21600" o:gfxdata="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jZoJm2wAAAAkBAAAP&#10;AAAAAAAAAAEAIAAAACIAAABkcnMvZG93bnJldi54bWxQSwECFAAUAAAACACHTuJAPnx50KMBAABf&#10;AwAADgAAAAAAAAABACAAAAAqAQAAZHJzL2Uyb0RvYy54bWxQSwUGAAAAAAYABgBZAQAAPw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E0C6E95">
                            <w:pPr>
                              <w:spacing w:line="106" w:lineRule="exact"/>
                              <w:rPr>
                                <w:rFonts w:hint="eastAsia"/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04"/>
                                <w:sz w:val="10"/>
                              </w:rPr>
                              <w:t>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pacing w:val="-4"/>
              </w:rPr>
              <w:t xml:space="preserve">其平衡常数用 </w:t>
            </w:r>
            <w:r>
              <w:rPr>
                <w:rFonts w:ascii="Calibri" w:eastAsia="Calibri"/>
              </w:rPr>
              <w:t>K</w:t>
            </w:r>
            <w:r>
              <w:rPr>
                <w:rFonts w:ascii="Calibri" w:eastAsia="Calibri"/>
                <w:spacing w:val="40"/>
              </w:rPr>
              <w:t xml:space="preserve"> </w:t>
            </w:r>
            <w:r>
              <w:rPr>
                <w:spacing w:val="-18"/>
              </w:rPr>
              <w:t>表示，根据结合配体数目不同，分为一级、二级、三级</w:t>
            </w:r>
            <w:r>
              <w:rPr>
                <w:spacing w:val="-37"/>
                <w:position w:val="11"/>
                <w:sz w:val="10"/>
              </w:rPr>
              <w:t>。。。。。。</w:t>
            </w:r>
            <w:r>
              <w:rPr>
                <w:spacing w:val="-2"/>
              </w:rPr>
              <w:t>稳定常数。平衡常数反应在一定程度上反映了配合物的稳定性。如其他化</w:t>
            </w:r>
            <w:r>
              <w:rPr>
                <w:spacing w:val="7"/>
              </w:rPr>
              <w:t>学平衡一样， 配位平衡也会因为外界环境的变化而发生移动， 如向</w:t>
            </w:r>
            <w:r>
              <w:t xml:space="preserve"> </w:t>
            </w:r>
            <w:r>
              <w:rPr>
                <w:rFonts w:ascii="Calibri" w:eastAsia="Calibri"/>
              </w:rPr>
              <w:t>K</w:t>
            </w:r>
            <w:r>
              <w:rPr>
                <w:rFonts w:ascii="Calibri" w:eastAsia="Calibri"/>
                <w:vertAlign w:val="subscript"/>
              </w:rPr>
              <w:t>3</w:t>
            </w:r>
            <w:r>
              <w:rPr>
                <w:rFonts w:ascii="Calibri" w:eastAsia="Calibri"/>
              </w:rPr>
              <w:t>[Fe(C</w:t>
            </w:r>
            <w:r>
              <w:rPr>
                <w:rFonts w:ascii="Calibri" w:eastAsia="Calibri"/>
                <w:vertAlign w:val="subscript"/>
              </w:rPr>
              <w:t>2</w:t>
            </w:r>
            <w:r>
              <w:rPr>
                <w:rFonts w:ascii="Calibri" w:eastAsia="Calibri"/>
              </w:rPr>
              <w:t>O</w:t>
            </w:r>
            <w:r>
              <w:rPr>
                <w:rFonts w:ascii="Calibri" w:eastAsia="Calibri"/>
                <w:vertAlign w:val="subscript"/>
              </w:rPr>
              <w:t>4</w:t>
            </w:r>
            <w:r>
              <w:rPr>
                <w:rFonts w:ascii="Calibri" w:eastAsia="Calibri"/>
              </w:rPr>
              <w:t>)</w:t>
            </w:r>
            <w:r>
              <w:rPr>
                <w:rFonts w:ascii="Calibri" w:eastAsia="Calibri"/>
                <w:vertAlign w:val="subscript"/>
              </w:rPr>
              <w:t>3</w:t>
            </w:r>
            <w:r>
              <w:rPr>
                <w:rFonts w:ascii="Calibri" w:eastAsia="Calibri"/>
              </w:rPr>
              <w:t>]</w:t>
            </w:r>
            <w:r>
              <w:rPr>
                <w:spacing w:val="-2"/>
              </w:rPr>
              <w:t xml:space="preserve">在溶液中加入酸、碱、沉淀剂或 </w:t>
            </w:r>
            <w:r>
              <w:rPr>
                <w:rFonts w:ascii="Calibri" w:eastAsia="Calibri"/>
              </w:rPr>
              <w:t>C</w:t>
            </w:r>
            <w:r>
              <w:rPr>
                <w:rFonts w:ascii="Calibri" w:eastAsia="Calibri"/>
                <w:vertAlign w:val="subscript"/>
              </w:rPr>
              <w:t>2</w:t>
            </w:r>
            <w:r>
              <w:rPr>
                <w:rFonts w:ascii="Calibri" w:eastAsia="Calibri"/>
                <w:spacing w:val="-12"/>
              </w:rPr>
              <w:t xml:space="preserve"> </w:t>
            </w:r>
            <w:r>
              <w:rPr>
                <w:rFonts w:ascii="Calibri" w:eastAsia="Calibri"/>
              </w:rPr>
              <w:t>O</w:t>
            </w:r>
            <w:r>
              <w:rPr>
                <w:rFonts w:ascii="Calibri" w:eastAsia="Calibri"/>
                <w:vertAlign w:val="subscript"/>
              </w:rPr>
              <w:t>4</w:t>
            </w:r>
            <w:r>
              <w:rPr>
                <w:rFonts w:ascii="Calibri" w:eastAsia="Calibri"/>
                <w:vertAlign w:val="superscript"/>
              </w:rPr>
              <w:t>2-</w:t>
            </w:r>
            <w:r>
              <w:t>配位能力强的配合剂，</w:t>
            </w:r>
            <w:r>
              <w:rPr>
                <w:spacing w:val="-8"/>
              </w:rPr>
              <w:t xml:space="preserve">将会改变 </w:t>
            </w:r>
            <w:r>
              <w:rPr>
                <w:rFonts w:ascii="Calibri" w:eastAsia="Calibri"/>
                <w:spacing w:val="-4"/>
              </w:rPr>
              <w:t>C</w:t>
            </w:r>
            <w:r>
              <w:rPr>
                <w:rFonts w:ascii="Calibri" w:eastAsia="Calibri"/>
                <w:spacing w:val="-4"/>
                <w:vertAlign w:val="subscript"/>
              </w:rPr>
              <w:t>2</w:t>
            </w:r>
            <w:r>
              <w:rPr>
                <w:rFonts w:ascii="Calibri" w:eastAsia="Calibri"/>
                <w:spacing w:val="-4"/>
              </w:rPr>
              <w:t>O</w:t>
            </w:r>
            <w:r>
              <w:rPr>
                <w:rFonts w:ascii="Calibri" w:eastAsia="Calibri"/>
                <w:spacing w:val="-4"/>
                <w:vertAlign w:val="subscript"/>
              </w:rPr>
              <w:t>4</w:t>
            </w:r>
            <w:r>
              <w:rPr>
                <w:rFonts w:ascii="Calibri" w:eastAsia="Calibri"/>
                <w:spacing w:val="-4"/>
                <w:vertAlign w:val="superscript"/>
              </w:rPr>
              <w:t>2-</w:t>
            </w:r>
            <w:r>
              <w:rPr>
                <w:spacing w:val="-13"/>
              </w:rPr>
              <w:t xml:space="preserve">或 </w:t>
            </w:r>
            <w:r>
              <w:rPr>
                <w:rFonts w:ascii="Calibri" w:eastAsia="Calibri"/>
                <w:spacing w:val="-4"/>
              </w:rPr>
              <w:t>Fe</w:t>
            </w:r>
            <w:r>
              <w:rPr>
                <w:rFonts w:ascii="Calibri" w:eastAsia="Calibri"/>
                <w:spacing w:val="-4"/>
                <w:vertAlign w:val="superscript"/>
              </w:rPr>
              <w:t>3+</w:t>
            </w:r>
            <w:r>
              <w:rPr>
                <w:spacing w:val="-4"/>
              </w:rPr>
              <w:t>离子的浓度，使配位平衡移动，甚至平衡遭到破坏或</w:t>
            </w:r>
            <w:r>
              <w:rPr>
                <w:spacing w:val="-2"/>
              </w:rPr>
              <w:t>转化成另一种配合物。</w:t>
            </w:r>
          </w:p>
          <w:p w14:paraId="1367AA06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spacing w:val="-2"/>
              </w:rPr>
            </w:pPr>
          </w:p>
          <w:p w14:paraId="0F7088FF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spacing w:val="-2"/>
              </w:rPr>
            </w:pPr>
          </w:p>
          <w:p w14:paraId="7E9BCA32">
            <w:pPr>
              <w:pStyle w:val="8"/>
              <w:widowControl w:val="0"/>
              <w:numPr>
                <w:ilvl w:val="0"/>
                <w:numId w:val="2"/>
              </w:numPr>
              <w:tabs>
                <w:tab w:val="left" w:pos="508"/>
              </w:tabs>
              <w:spacing w:before="43"/>
              <w:ind w:left="0" w:leftChars="0" w:firstLine="0" w:firstLineChars="0"/>
              <w:jc w:val="both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实验试剂及仪器</w:t>
            </w:r>
          </w:p>
          <w:p w14:paraId="850818D8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="0" w:firstLine="0"/>
              <w:jc w:val="both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default"/>
                <w:spacing w:val="-2"/>
                <w:lang w:val="en-US" w:eastAsia="zh-CN"/>
              </w:rPr>
              <w:t>制备实验：</w:t>
            </w:r>
          </w:p>
          <w:p w14:paraId="2CFDC9D0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 xml:space="preserve">  摩尔盐，3mol/L H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lang w:val="en-US" w:eastAsia="zh-CN"/>
              </w:rPr>
              <w:t>SO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,二水合草酸，草酸钾，6%过氧化氢溶液，铁氰化钾，0.5mol/L草酸溶液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，无水乙醇。</w:t>
            </w:r>
          </w:p>
          <w:p w14:paraId="96406D46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性质检验实验：</w:t>
            </w:r>
          </w:p>
          <w:p w14:paraId="4AC74391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草酸钾溶液，铁氰化钾溶液，饱和酒石酸氢钠溶液，氯化钙溶液，氯化铁溶液，硫氰化钾溶液，硫化钠溶液，醋酸溶液，硫酸，氨水，氟化铵溶液。</w:t>
            </w:r>
          </w:p>
          <w:p w14:paraId="F61BAA7C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</w:p>
          <w:p w14:paraId="26F27A8F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四，实验内容</w:t>
            </w:r>
          </w:p>
          <w:p w14:paraId="1A0936BB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称取 5.0 g (NH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SO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4·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FeSO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· 6H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O，加数滴 3mol/L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SO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，另称取1.7 g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·2H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O，将它们分别用蒸馏水溶解，如有不溶物，应过滤。将两溶液徐徐混合，加热至沸，同时不断搅拌以免暴沸，维持微沸约 4min后停止加热。</w:t>
            </w:r>
          </w:p>
          <w:p w14:paraId="CED9AFCA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现象：摩尔盐溶液呈现微蓝色，加入草酸溶液后溶液变为黄色不透明溶液，微沸四分钟后静置，黄色沉淀聚沉在底部，洗涤后向洗涤液中加入盐酸酸化再加入氯化钡溶液，有白色沉淀产生，洗涤五次之后此现象消失。</w:t>
            </w:r>
          </w:p>
          <w:p w14:paraId="655F9ACD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</w:t>
            </w:r>
          </w:p>
          <w:p w14:paraId="5D673BDA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称 3.5 g K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·H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O，加 10mL 蒸馏水，微热使之溶解，所得 K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溶液加到已洗净的 FeC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·2H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 中，观察体系的变化。将盛混合物的容器置于 40℃左右的热水中，慢慢滴加 8mL 6％H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溶液，边加边充分搅拌。加完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后，取 1 滴所得悬浊液于点滴板凹穴中，加 1 滴 K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3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Fe(CN)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6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溶液，如果出现蓝色，继续加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，直至无蓝色为止。</w:t>
            </w:r>
          </w:p>
          <w:p w14:paraId="9B47BC31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2E00D540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现象：向固体中加入草酸钾溶液后，黄色溶液变为橙红色，后变为红色，加入过氧化氢后出现大量气泡，溶液变为暗红色悬浊液。</w:t>
            </w:r>
          </w:p>
          <w:p w14:paraId="E3FF856B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2D68385B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将上述加入足量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的溶液加热至沸（加热过程要充分搅拌），先一次加入 6mL 0.5mol·L-1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溶液，在保持微沸的情况下，继续滴加0.5mol·L-1H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，至溶液完全变为透明的绿色。记录所用 H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溶液的量。</w:t>
            </w:r>
          </w:p>
          <w:p w14:paraId="62F5CCF1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1C846761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现象：向微沸的暗红色悬浊液中加入草酸溶液，溶液先变为浅褐色，随着草酸溶液的逐滴加入变为透明的翠绿色。静置几小时后有大量晶体析出，晶体呈现翠绿色，烘干后颜色变为灰绿色。</w:t>
            </w:r>
            <w:ins w:id="1" w:author="WPS_1559650426" w:date="2026-06-25T09:22:46Z">
              <w:r>
                <w:rPr>
                  <w:rFonts w:hint="eastAsia"/>
                  <w:spacing w:val="-2"/>
                  <w:vertAlign w:val="baseline"/>
                  <w:lang w:val="en-US" w:eastAsia="zh-CN"/>
                </w:rPr>
                <w:t>为什么是</w:t>
              </w:r>
            </w:ins>
            <w:ins w:id="2" w:author="WPS_1559650426" w:date="2026-06-25T09:22:49Z">
              <w:r>
                <w:rPr>
                  <w:rFonts w:hint="eastAsia"/>
                  <w:spacing w:val="-2"/>
                  <w:vertAlign w:val="baseline"/>
                  <w:lang w:val="en-US" w:eastAsia="zh-CN"/>
                </w:rPr>
                <w:t>灰绿色</w:t>
              </w:r>
            </w:ins>
            <w:ins w:id="3" w:author="WPS_1559650426" w:date="2026-06-25T09:22:50Z">
              <w:r>
                <w:rPr>
                  <w:rFonts w:hint="eastAsia"/>
                  <w:spacing w:val="-2"/>
                  <w:vertAlign w:val="baseline"/>
                  <w:lang w:val="en-US" w:eastAsia="zh-CN"/>
                </w:rPr>
                <w:t>的？</w:t>
              </w:r>
            </w:ins>
          </w:p>
          <w:p w14:paraId="A77B6D0E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558BEB09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产品性质实验</w:t>
            </w:r>
          </w:p>
          <w:p w14:paraId="FC112BF4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1，产品的光化学实验：</w:t>
            </w:r>
          </w:p>
          <w:p w14:paraId="489A1B35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（2）：沾取混合溶液写字后置于光线良好处，一段时间后字迹由黄色变为蓝色。</w:t>
            </w:r>
          </w:p>
          <w:p w14:paraId="F0F08B80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2，配合物的性质实验：</w:t>
            </w:r>
          </w:p>
          <w:p w14:paraId="B8565CF0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（1）：加入饱和酒石酸氢钠溶液后，加入草酸钾溶液的试管经玻璃棒摩擦试管壁后有白色沉淀出现，溶液由无色变为白色悬浊液，产品液没有明显现象。</w:t>
            </w:r>
          </w:p>
          <w:p w14:paraId="29011C3A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（2）：加入氯化钙溶液后，加入草酸钾溶液的试管有大量白色沉淀产生，溶液由无色变为白色悬浊液，产品液只出现</w:t>
            </w:r>
            <w:r>
              <w:rPr>
                <w:rFonts w:hint="default"/>
                <w:spacing w:val="-2"/>
                <w:highlight w:val="yellow"/>
                <w:vertAlign w:val="baseline"/>
                <w:lang w:val="en-US" w:eastAsia="zh-CN"/>
                <w:rPrChange w:id="4" w:author="WPS_1559650426" w:date="2026-06-25T09:23:12Z">
                  <w:rPr>
                    <w:rFonts w:hint="default"/>
                    <w:spacing w:val="-2"/>
                    <w:vertAlign w:val="baseline"/>
                    <w:lang w:val="en-US" w:eastAsia="zh-CN"/>
                  </w:rPr>
                </w:rPrChange>
              </w:rPr>
              <w:t>微微浑浊，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基本无明显现象。</w:t>
            </w:r>
            <w:ins w:id="5" w:author="WPS_1559650426" w:date="2026-06-25T09:23:15Z">
              <w:r>
                <w:rPr>
                  <w:rFonts w:hint="eastAsia"/>
                  <w:spacing w:val="-2"/>
                  <w:vertAlign w:val="baseline"/>
                  <w:lang w:val="en-US" w:eastAsia="zh-CN"/>
                </w:rPr>
                <w:t>为什么</w:t>
              </w:r>
            </w:ins>
            <w:ins w:id="6" w:author="WPS_1559650426" w:date="2026-06-25T09:23:16Z">
              <w:r>
                <w:rPr>
                  <w:rFonts w:hint="eastAsia"/>
                  <w:spacing w:val="-2"/>
                  <w:vertAlign w:val="baseline"/>
                  <w:lang w:val="en-US" w:eastAsia="zh-CN"/>
                </w:rPr>
                <w:t>？</w:t>
              </w:r>
            </w:ins>
          </w:p>
          <w:p w14:paraId="99AD17E0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 (3）：加入硫氰化钾溶液后，装有氯化铁溶液的试管立即变为血红色，装有产品液的试管基本不变色，无明显现象。</w:t>
            </w:r>
          </w:p>
          <w:p w14:paraId="113411AF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根据以上关于产品的性质实验可知，三草酸合铁酸钾产品中，钾离子在配合物外界，草酸根离子和铁离子则在配合物内界。</w:t>
            </w:r>
          </w:p>
          <w:p w14:paraId="D5A240EB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3，酸度对配合平衡的影响：</w:t>
            </w:r>
          </w:p>
          <w:p w14:paraId="40C7B926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（1）：加入醋酸的产品液试管中，溶液颜色由绿色变化为橙色，加入硫酸的产品液试管中，溶液颜色由绿色变化为血红色。</w:t>
            </w:r>
          </w:p>
          <w:p w14:paraId="780E5C65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（2）：向产品液试管中加入氨水，溶液中产生棕色沉淀，溶液变为棕色悬浊液。</w:t>
            </w:r>
          </w:p>
          <w:p w14:paraId="D42B586C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向产品液中加入酸，提供的氢离子会与草酸根结合产生草酸，极大的降低了溶液中的草酸根浓度，使配位平衡向左移动，释放出大量的三价铁离子与硫氰根反应呈现血红色，硫酸是强酸，提供的氢离子多，血红色明显，醋酸是弱酸，它水解产生的氢离子少，故颜色浅。而氨水呈现碱性，加入溶液提供大量的氢氧根离子，而氢氧化铁的溶度积极小，氢氧根离子会大量与铁离子结合产生沉淀，配合物就会逐渐被破坏，产生大量氢氧化铁沉淀。</w:t>
            </w:r>
          </w:p>
          <w:p w14:paraId="44C59617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4，沉淀反应对配合平衡的影响</w:t>
            </w:r>
          </w:p>
          <w:p w14:paraId="645B1BB0">
            <w:pPr>
              <w:pStyle w:val="8"/>
              <w:widowControl w:val="0"/>
              <w:numPr>
                <w:ilvl w:val="0"/>
                <w:numId w:val="4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：向产品液中加入硫化钠溶液，溶液中立刻产生黑色沉淀，溶液由绿色变为黑色悬浊液。</w:t>
            </w:r>
          </w:p>
          <w:p w14:paraId="B767D067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="420" w:firstLine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2[Fe(C2O4)3]3-+3S2-===2FeS+S+6C2O42-</w:t>
            </w:r>
          </w:p>
          <w:p w14:paraId="CCC618F0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加入硫化钠溶液后，硫离子与铁离子发生氧化还原反应，消耗了游离的三价铁离子，生成的亚铁离子又产生黑色的硫化铁沉淀，导致溶液中铁离子的浓度下降，使配位平衡向右移动，配合物不断解离而被破坏。</w:t>
            </w:r>
          </w:p>
          <w:p w14:paraId="02792192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5，配合物相互转变及稳定性比较</w:t>
            </w:r>
          </w:p>
          <w:p w14:paraId="876F2B04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（1）：加入氟化铵溶液至血红色刚好褪去，重新加入铁氰化钾溶液，发现溶液有微微的橙红色产生，但整体没有向血红色转化。</w:t>
            </w:r>
          </w:p>
          <w:p w14:paraId="07744BAF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（2）：加入草酸钾溶液至刚好变为黄绿色时，再滴入氟化铵溶液，黄绿色又褪去，使用氟化铵让黄绿色褪去所使用的氟化铵的量多于草酸钾溶液的量。</w:t>
            </w:r>
          </w:p>
          <w:p w14:paraId="FBD9DA21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 xml:space="preserve">  （3）：向产品液和铁氰化钾溶液中分别加入氢氧化钠溶液后，产品液中出现大量棕色沉淀而铁氰化钾溶液中没有明显现象。</w:t>
            </w:r>
          </w:p>
          <w:p w14:paraId="FB893CB3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根据以上实验，说明和铁配位的几个离子中，氰根离子的配位性最强，草酸根离子次之，氟离子又次之，硫氰根离子配位性最弱。</w:t>
            </w:r>
          </w:p>
          <w:p w14:paraId="C0D852E7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ECE7E31B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五，数据记录与处理</w:t>
            </w:r>
          </w:p>
          <w:p w14:paraId="898C077D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m（摩尔盐）＝7.50g  使用28.00mL蒸馏水溶解</w:t>
            </w:r>
          </w:p>
          <w:p w14:paraId="5A4BA1DE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m（二水合草酸）＝2.55g  使用18.60mL蒸馏水溶解</w:t>
            </w:r>
          </w:p>
          <w:p w14:paraId="583C6CB6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m（水合草酸钾）＝5.26g  使用15.00mL蒸馏水溶解</w:t>
            </w:r>
          </w:p>
          <w:p w14:paraId="639476C2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V（过氧化氢）＝11.00mL</w:t>
            </w:r>
          </w:p>
          <w:p w14:paraId="CFBD5AAC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V（加入的草酸）＝17.40mL</w:t>
            </w:r>
          </w:p>
          <w:p w14:paraId="3A6826FE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m（产品）＝4.74g</w:t>
            </w:r>
          </w:p>
          <w:p w14:paraId="8D496D31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理论上，7.50g的摩尔盐可以生成8.36g三草酸合铁酸钾，实际产品为4.74g</w:t>
            </w:r>
          </w:p>
          <w:p w14:paraId="ABBBC33B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产率为：56.70％</w:t>
            </w:r>
          </w:p>
          <w:p w14:paraId="E5FDD739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5972A8F3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六，结论，问题和讨论</w:t>
            </w:r>
          </w:p>
          <w:p w14:paraId="99B0FBCA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思考题：</w:t>
            </w:r>
          </w:p>
          <w:p w14:paraId="15862EC2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1，加入过氧化氢过慢，氧化不彻底，有亚铁离子残留，加入过氧化氢过快，局部反应剧烈，生成氢氧化铁沉淀，使用过氧化氢作为氧化剂，其还原产物为水，无污染，氧化能力强。</w:t>
            </w:r>
          </w:p>
          <w:p w14:paraId="B64EEEDA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2，不能蒸干溶液，蒸干会导致产物分解或失去结晶水，且可能会生成杂质。</w:t>
            </w:r>
          </w:p>
          <w:p w14:paraId="1553E398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3，洗去过量的草酸，硫酸根离子，铵根离子。</w:t>
            </w:r>
          </w:p>
          <w:p w14:paraId="47EC0494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4，可以，但直接混合铁离子与草酸钾容易生成沉淀，不如先还原再氧化的方法纯度高。</w:t>
            </w:r>
          </w:p>
          <w:p w14:paraId="FD531097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5，过氧化氢和草酸溶液不能过量。草酸溶液逐滴滴加是为了控制pH，防止局部过酸导致配合物分解。</w:t>
            </w:r>
          </w:p>
          <w:p w14:paraId="3CDA6750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6，根据摩尔盐一开始的用量来计算最终产率，因为只有摩尔盐作为铁的来源。</w:t>
            </w:r>
          </w:p>
          <w:p w14:paraId="D6C7CD13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B061C96E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default"/>
                <w:spacing w:val="-2"/>
                <w:vertAlign w:val="baseline"/>
                <w:lang w:val="en-US" w:eastAsia="zh-CN"/>
              </w:rPr>
              <w:t>问题</w:t>
            </w:r>
          </w:p>
          <w:p w14:paraId="9890E179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1.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在光化学试验中，为何用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铁氰化钾</w:t>
            </w:r>
            <w:r>
              <w:rPr>
                <w:rFonts w:hint="default"/>
                <w:spacing w:val="-2"/>
                <w:vertAlign w:val="baseline"/>
                <w:lang w:val="en-US" w:eastAsia="zh-CN"/>
              </w:rPr>
              <w:t>与产品混合光照会显蓝色？</w:t>
            </w:r>
          </w:p>
          <w:p w14:paraId="2E1EEA49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光照下，[Fe(C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发生配体到金属的电荷转移（LMCT），电子从草酸根转移到铁离子，将其还原为亚铁离子，同时草酸根被氧化为二氧化碳。</w:t>
            </w:r>
          </w:p>
          <w:p w14:paraId="351CDFEC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2[Fe(C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===2Fe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+5C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+2CO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</w:p>
          <w:p w14:paraId="4202215E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生成的亚铁离子立即与[Fe(CN)6]3-反应生成深蓝色滕氏蓝沉淀：</w:t>
            </w:r>
          </w:p>
          <w:p w14:paraId="4C7AA154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Fe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+[Fe(CN)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+K+===KFe[Fe(CN)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default" w:ascii="Arial" w:hAnsi="Arial" w:cs="Arial"/>
                <w:spacing w:val="-2"/>
                <w:vertAlign w:val="baseline"/>
                <w:lang w:val="en-US" w:eastAsia="zh-CN"/>
              </w:rPr>
              <w:t>↓</w:t>
            </w:r>
          </w:p>
          <w:p w14:paraId="2D04AC17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暗处不显色：该反应需要光能激发，无光照时电子不能发生跃迁，不发生氧化还原，因此无蓝色生成。此性质可用于光致变色或蓝晒法（铁氰化钾与草酸铁配合物的光敏体系）。</w:t>
            </w:r>
          </w:p>
          <w:p w14:paraId="3486335C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</w:p>
          <w:p w14:paraId="3BFBA729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2.最后加入草酸溶液时，为何要逐滴滴加并加热至沸？若一次性加入过量草酸会怎样？</w:t>
            </w:r>
          </w:p>
          <w:p w14:paraId="3AA2BD07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 xml:space="preserve">   逐滴滴加：目的是精确控制 pH，使前期生成的氢氧化铁沉淀逐渐溶解并转化为三草酸合铁离子。若酸度不足，氢氧化铁不完全溶解；酸度过高则可能形成H[Fe(C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]或Fe(C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等低配位物种，且过量草酸在后续加乙醇时会析出草酸晶体，污染产品。</w:t>
            </w:r>
          </w:p>
          <w:p w14:paraId="368255BE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加热至沸：促进溶解和配位反应，加快平衡，使溶液完全透明。</w:t>
            </w:r>
          </w:p>
          <w:p w14:paraId="411EE6BA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若一次性加入过量草酸，局部酸度过高，可能发生：</w:t>
            </w:r>
          </w:p>
          <w:p w14:paraId="6D1729D2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+2H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===[Fe(C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spacing w:val="-2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+H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pacing w:val="-2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spacing w:val="-2"/>
                <w:vertAlign w:val="subscript"/>
                <w:lang w:val="en-US" w:eastAsia="zh-CN"/>
              </w:rPr>
              <w:t>4</w:t>
            </w:r>
          </w:p>
          <w:p w14:paraId="39F4401D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导致产率下降，且结晶时母液颜色偏黄，产品中可能混有草酸，影响纯度。</w:t>
            </w:r>
          </w:p>
          <w:p w14:paraId="3694AD1D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</w:p>
          <w:p w14:paraId="2571783A">
            <w:pPr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jc w:val="both"/>
              <w:rPr>
                <w:rFonts w:hint="eastAsia"/>
                <w:spacing w:val="-2"/>
                <w:vertAlign w:val="baseline"/>
                <w:lang w:val="en-US" w:eastAsia="zh-CN"/>
              </w:rPr>
            </w:pPr>
          </w:p>
          <w:p w14:paraId="82AC611A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vertAlign w:val="baseline"/>
                <w:lang w:val="en-US" w:eastAsia="zh-CN"/>
              </w:rPr>
            </w:pPr>
          </w:p>
          <w:p w14:paraId="51B1E455">
            <w:pPr>
              <w:pStyle w:val="8"/>
              <w:widowControl w:val="0"/>
              <w:numPr>
                <w:ilvl w:val="0"/>
                <w:numId w:val="0"/>
              </w:numPr>
              <w:tabs>
                <w:tab w:val="left" w:pos="508"/>
              </w:tabs>
              <w:spacing w:before="43"/>
              <w:ind w:leftChars="0"/>
              <w:jc w:val="both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 xml:space="preserve">  </w:t>
            </w:r>
          </w:p>
        </w:tc>
      </w:tr>
    </w:tbl>
    <w:p w14:paraId="78FF84CA">
      <w:pPr>
        <w:rPr>
          <w:rFonts w:hint="eastAsia"/>
          <w:b w:val="0"/>
          <w:bCs w:val="0"/>
          <w:u w:val="none"/>
          <w:lang w:val="en-US" w:eastAsia="zh-CN"/>
        </w:rPr>
      </w:pPr>
    </w:p>
    <w:tbl>
      <w:tblPr>
        <w:tblStyle w:val="6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541BF4BE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3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8F5EA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ySV/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TJJX/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513" w:hanging="420"/>
      </w:pPr>
      <w:rPr>
        <w:rFonts w:hint="default"/>
        <w:spacing w:val="-1"/>
        <w:w w:val="9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45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0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95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621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46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71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97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722" w:hanging="420"/>
      </w:pPr>
      <w:rPr>
        <w:rFonts w:hint="default"/>
        <w:lang w:val="en-US" w:eastAsia="zh-CN" w:bidi="ar-SA"/>
      </w:rPr>
    </w:lvl>
  </w:abstractNum>
  <w:abstractNum w:abstractNumId="2">
    <w:nsid w:val="00000002"/>
    <w:multiLevelType w:val="singleLevel"/>
    <w:tmpl w:val="00000002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lvlText w:val="（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832CC"/>
    <w:rsid w:val="14D61B1A"/>
    <w:rsid w:val="54372BE7"/>
    <w:rsid w:val="56A50C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ind w:left="88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3214</Words>
  <Characters>3802</Characters>
  <Paragraphs>113</Paragraphs>
  <TotalTime>8</TotalTime>
  <ScaleCrop>false</ScaleCrop>
  <LinksUpToDate>false</LinksUpToDate>
  <CharactersWithSpaces>4058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2026-06-25T01:27:06Z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ed93823c19b048168f891e03e4b5833f_23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