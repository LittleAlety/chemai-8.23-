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C0436">
      <w:pPr>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武汉大学  化学与分子科学学院</w:t>
      </w:r>
    </w:p>
    <w:p w14:paraId="36AA7498">
      <w:pPr>
        <w:jc w:val="center"/>
        <w:rPr>
          <w:rFonts w:ascii="Times New Roman" w:hAnsi="Times New Roman" w:eastAsia="宋体" w:cs="Times New Roman"/>
          <w:b/>
          <w:bCs/>
          <w:sz w:val="24"/>
          <w:szCs w:val="24"/>
        </w:rPr>
      </w:pPr>
      <w:r>
        <w:rPr>
          <w:rFonts w:ascii="Times New Roman" w:hAnsi="Times New Roman" w:eastAsia="宋体" w:cs="Times New Roman"/>
          <w:b/>
          <w:bCs/>
          <w:sz w:val="24"/>
          <w:szCs w:val="24"/>
          <w:u w:val="single"/>
        </w:rPr>
        <w:t>基础化学实验0</w:t>
      </w:r>
      <w:r>
        <w:rPr>
          <w:rFonts w:hint="eastAsia" w:ascii="Times New Roman" w:hAnsi="Times New Roman" w:eastAsia="宋体" w:cs="Times New Roman"/>
          <w:b/>
          <w:bCs/>
          <w:sz w:val="24"/>
          <w:szCs w:val="24"/>
          <w:u w:val="single"/>
        </w:rPr>
        <w:t>2</w:t>
      </w:r>
      <w:r>
        <w:rPr>
          <w:rFonts w:ascii="Times New Roman" w:hAnsi="Times New Roman" w:eastAsia="宋体" w:cs="Times New Roman"/>
          <w:b/>
          <w:bCs/>
          <w:sz w:val="24"/>
          <w:szCs w:val="24"/>
          <w:u w:val="single"/>
        </w:rPr>
        <w:t xml:space="preserve"> </w:t>
      </w:r>
      <w:r>
        <w:rPr>
          <w:rFonts w:ascii="Times New Roman" w:hAnsi="Times New Roman" w:eastAsia="宋体" w:cs="Times New Roman"/>
          <w:b/>
          <w:bCs/>
          <w:sz w:val="24"/>
          <w:szCs w:val="24"/>
        </w:rPr>
        <w:t>课程实验报告</w:t>
      </w:r>
    </w:p>
    <w:p w14:paraId="4447B10D">
      <w:pPr>
        <w:ind w:right="960"/>
        <w:rPr>
          <w:rFonts w:ascii="Times New Roman" w:hAnsi="Times New Roman" w:eastAsia="宋体" w:cs="Times New Roman"/>
          <w:b/>
          <w:bCs/>
          <w:sz w:val="24"/>
          <w:szCs w:val="24"/>
        </w:rPr>
      </w:pPr>
      <w:r>
        <w:rPr>
          <w:rFonts w:ascii="Times New Roman" w:hAnsi="Times New Roman" w:eastAsia="宋体" w:cs="Times New Roman"/>
          <w:b/>
          <w:bCs/>
          <w:sz w:val="24"/>
          <w:szCs w:val="24"/>
        </w:rPr>
        <w:t>化学与分子科学学院         化学</w:t>
      </w:r>
      <w:r>
        <w:rPr>
          <w:rFonts w:hint="eastAsia" w:ascii="Times New Roman" w:hAnsi="Times New Roman" w:eastAsia="宋体" w:cs="Times New Roman"/>
          <w:b/>
          <w:bCs/>
          <w:sz w:val="24"/>
          <w:szCs w:val="24"/>
        </w:rPr>
        <w:t>（强基计划）</w:t>
      </w:r>
      <w:r>
        <w:rPr>
          <w:rFonts w:ascii="Times New Roman" w:hAnsi="Times New Roman" w:eastAsia="宋体" w:cs="Times New Roman"/>
          <w:b/>
          <w:bCs/>
          <w:sz w:val="24"/>
          <w:szCs w:val="24"/>
        </w:rPr>
        <w:t>专业           202</w:t>
      </w:r>
      <w:r>
        <w:rPr>
          <w:rFonts w:hint="eastAsia" w:ascii="Times New Roman" w:hAnsi="Times New Roman" w:eastAsia="宋体" w:cs="Times New Roman"/>
          <w:b/>
          <w:bCs/>
          <w:sz w:val="24"/>
          <w:szCs w:val="24"/>
        </w:rPr>
        <w:t>6</w:t>
      </w:r>
      <w:r>
        <w:rPr>
          <w:rFonts w:ascii="Times New Roman" w:hAnsi="Times New Roman" w:eastAsia="宋体" w:cs="Times New Roman"/>
          <w:b/>
          <w:bCs/>
          <w:sz w:val="24"/>
          <w:szCs w:val="24"/>
        </w:rPr>
        <w:t>年</w:t>
      </w:r>
      <w:r>
        <w:rPr>
          <w:rFonts w:hint="eastAsia" w:ascii="Times New Roman" w:hAnsi="Times New Roman" w:eastAsia="宋体" w:cs="Times New Roman"/>
          <w:b/>
          <w:bCs/>
          <w:sz w:val="24"/>
          <w:szCs w:val="24"/>
          <w:u w:val="single"/>
        </w:rPr>
        <w:t>4</w:t>
      </w:r>
      <w:r>
        <w:rPr>
          <w:rFonts w:ascii="Times New Roman" w:hAnsi="Times New Roman" w:eastAsia="宋体" w:cs="Times New Roman"/>
          <w:b/>
          <w:bCs/>
          <w:sz w:val="24"/>
          <w:szCs w:val="24"/>
        </w:rPr>
        <w:t>月</w:t>
      </w:r>
      <w:r>
        <w:rPr>
          <w:rFonts w:hint="eastAsia" w:ascii="Times New Roman" w:hAnsi="Times New Roman" w:eastAsia="宋体" w:cs="Times New Roman"/>
          <w:b/>
          <w:bCs/>
          <w:sz w:val="24"/>
          <w:szCs w:val="24"/>
          <w:u w:val="single"/>
        </w:rPr>
        <w:t>16</w:t>
      </w:r>
      <w:r>
        <w:rPr>
          <w:rFonts w:ascii="Times New Roman" w:hAnsi="Times New Roman" w:eastAsia="宋体" w:cs="Times New Roman"/>
          <w:b/>
          <w:bCs/>
          <w:sz w:val="24"/>
          <w:szCs w:val="24"/>
        </w:rPr>
        <w:t>日</w:t>
      </w:r>
    </w:p>
    <w:tbl>
      <w:tblPr>
        <w:tblStyle w:val="11"/>
        <w:tblW w:w="10491"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016"/>
        <w:gridCol w:w="1016"/>
        <w:gridCol w:w="1258"/>
        <w:gridCol w:w="2930"/>
        <w:gridCol w:w="389"/>
        <w:gridCol w:w="1190"/>
        <w:gridCol w:w="997"/>
      </w:tblGrid>
      <w:tr w14:paraId="050E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695" w:type="dxa"/>
          </w:tcPr>
          <w:p w14:paraId="0D6024A8">
            <w:pPr>
              <w:jc w:val="left"/>
              <w:rPr>
                <w:rFonts w:ascii="Times New Roman" w:hAnsi="Times New Roman" w:eastAsia="宋体" w:cs="Times New Roman"/>
                <w:sz w:val="24"/>
                <w:szCs w:val="24"/>
              </w:rPr>
            </w:pPr>
            <w:r>
              <w:rPr>
                <w:rFonts w:ascii="Times New Roman" w:hAnsi="Times New Roman" w:eastAsia="宋体" w:cs="Times New Roman"/>
                <w:sz w:val="24"/>
                <w:szCs w:val="24"/>
              </w:rPr>
              <w:t>实验名称</w:t>
            </w:r>
          </w:p>
        </w:tc>
        <w:tc>
          <w:tcPr>
            <w:tcW w:w="6609" w:type="dxa"/>
            <w:gridSpan w:val="5"/>
          </w:tcPr>
          <w:p w14:paraId="3C6AE7D8">
            <w:pPr>
              <w:jc w:val="left"/>
              <w:rPr>
                <w:rFonts w:hint="eastAsia" w:ascii="楷体" w:hAnsi="楷体" w:eastAsia="楷体" w:cs="Times New Roman"/>
                <w:sz w:val="24"/>
                <w:szCs w:val="24"/>
              </w:rPr>
            </w:pPr>
            <w:r>
              <w:rPr>
                <w:rFonts w:hint="eastAsia" w:ascii="楷体" w:hAnsi="楷体" w:eastAsia="楷体" w:cs="Times New Roman"/>
                <w:sz w:val="24"/>
                <w:szCs w:val="24"/>
              </w:rPr>
              <w:t>三草酸合铁酸钾的制备及性质</w:t>
            </w:r>
          </w:p>
        </w:tc>
        <w:tc>
          <w:tcPr>
            <w:tcW w:w="1190" w:type="dxa"/>
          </w:tcPr>
          <w:p w14:paraId="6C4D26C1">
            <w:pPr>
              <w:jc w:val="left"/>
              <w:rPr>
                <w:rFonts w:ascii="Times New Roman" w:hAnsi="Times New Roman" w:eastAsia="宋体" w:cs="Times New Roman"/>
                <w:sz w:val="24"/>
                <w:szCs w:val="24"/>
              </w:rPr>
            </w:pPr>
            <w:r>
              <w:rPr>
                <w:rFonts w:ascii="Times New Roman" w:hAnsi="Times New Roman" w:eastAsia="宋体" w:cs="Times New Roman"/>
                <w:sz w:val="24"/>
                <w:szCs w:val="24"/>
              </w:rPr>
              <w:t>指导老师</w:t>
            </w:r>
          </w:p>
        </w:tc>
        <w:tc>
          <w:tcPr>
            <w:tcW w:w="997" w:type="dxa"/>
          </w:tcPr>
          <w:p w14:paraId="66D4996C">
            <w:pPr>
              <w:jc w:val="left"/>
              <w:rPr>
                <w:rFonts w:ascii="Times New Roman" w:hAnsi="Times New Roman" w:eastAsia="宋体" w:cs="Times New Roman"/>
                <w:sz w:val="24"/>
                <w:szCs w:val="24"/>
              </w:rPr>
            </w:pPr>
            <w:r>
              <w:rPr>
                <w:rFonts w:hint="eastAsia" w:ascii="楷体" w:hAnsi="楷体" w:eastAsia="楷体" w:cs="Times New Roman"/>
                <w:sz w:val="24"/>
                <w:szCs w:val="24"/>
              </w:rPr>
              <w:t>胡锴</w:t>
            </w:r>
          </w:p>
        </w:tc>
      </w:tr>
      <w:tr w14:paraId="44C8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3" w:hRule="atLeast"/>
        </w:trPr>
        <w:tc>
          <w:tcPr>
            <w:tcW w:w="1695" w:type="dxa"/>
          </w:tcPr>
          <w:p w14:paraId="1D180D79">
            <w:pPr>
              <w:jc w:val="center"/>
              <w:rPr>
                <w:rFonts w:ascii="Times New Roman" w:hAnsi="Times New Roman" w:eastAsia="宋体" w:cs="Times New Roman"/>
                <w:sz w:val="24"/>
                <w:szCs w:val="24"/>
              </w:rPr>
            </w:pPr>
            <w:r>
              <w:rPr>
                <w:rFonts w:ascii="Times New Roman" w:hAnsi="Times New Roman" w:eastAsia="宋体" w:cs="Times New Roman"/>
                <w:sz w:val="24"/>
                <w:szCs w:val="24"/>
              </w:rPr>
              <w:t>姓名</w:t>
            </w:r>
          </w:p>
        </w:tc>
        <w:tc>
          <w:tcPr>
            <w:tcW w:w="1016" w:type="dxa"/>
          </w:tcPr>
          <w:p w14:paraId="3EC99E2B">
            <w:pPr>
              <w:jc w:val="left"/>
              <w:rPr>
                <w:rFonts w:hint="eastAsia" w:ascii="楷体" w:hAnsi="楷体" w:eastAsia="楷体" w:cs="Times New Roman"/>
                <w:sz w:val="24"/>
                <w:szCs w:val="24"/>
              </w:rPr>
            </w:pPr>
            <w:r>
              <w:rPr>
                <w:rFonts w:hint="eastAsia" w:ascii="楷体" w:hAnsi="楷体" w:eastAsia="楷体" w:cs="Times New Roman"/>
                <w:sz w:val="24"/>
                <w:szCs w:val="24"/>
              </w:rPr>
              <w:t>彭启航</w:t>
            </w:r>
          </w:p>
        </w:tc>
        <w:tc>
          <w:tcPr>
            <w:tcW w:w="1016" w:type="dxa"/>
          </w:tcPr>
          <w:p w14:paraId="57C5AED6">
            <w:pPr>
              <w:jc w:val="center"/>
              <w:rPr>
                <w:rFonts w:ascii="Times New Roman" w:hAnsi="Times New Roman" w:eastAsia="宋体" w:cs="Times New Roman"/>
                <w:sz w:val="24"/>
                <w:szCs w:val="24"/>
              </w:rPr>
            </w:pPr>
            <w:r>
              <w:rPr>
                <w:rFonts w:ascii="Times New Roman" w:hAnsi="Times New Roman" w:eastAsia="宋体" w:cs="Times New Roman"/>
                <w:sz w:val="24"/>
                <w:szCs w:val="24"/>
              </w:rPr>
              <w:t>年级</w:t>
            </w:r>
          </w:p>
        </w:tc>
        <w:tc>
          <w:tcPr>
            <w:tcW w:w="1258" w:type="dxa"/>
          </w:tcPr>
          <w:p w14:paraId="55D13210">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2025</w:t>
            </w:r>
            <w:r>
              <w:rPr>
                <w:rFonts w:hint="eastAsia" w:ascii="楷体" w:hAnsi="楷体" w:eastAsia="楷体" w:cs="Times New Roman"/>
                <w:sz w:val="24"/>
                <w:szCs w:val="24"/>
              </w:rPr>
              <w:t>级</w:t>
            </w:r>
          </w:p>
        </w:tc>
        <w:tc>
          <w:tcPr>
            <w:tcW w:w="2930" w:type="dxa"/>
          </w:tcPr>
          <w:p w14:paraId="557A8659">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2025302033005</w:t>
            </w:r>
          </w:p>
        </w:tc>
        <w:tc>
          <w:tcPr>
            <w:tcW w:w="389" w:type="dxa"/>
          </w:tcPr>
          <w:p w14:paraId="5880EBCF">
            <w:pPr>
              <w:jc w:val="center"/>
              <w:rPr>
                <w:rFonts w:ascii="Times New Roman" w:hAnsi="Times New Roman" w:eastAsia="宋体" w:cs="Times New Roman"/>
                <w:sz w:val="24"/>
                <w:szCs w:val="24"/>
              </w:rPr>
            </w:pPr>
          </w:p>
        </w:tc>
        <w:tc>
          <w:tcPr>
            <w:tcW w:w="1190" w:type="dxa"/>
          </w:tcPr>
          <w:p w14:paraId="64E3381E">
            <w:pPr>
              <w:jc w:val="center"/>
              <w:rPr>
                <w:rFonts w:ascii="Times New Roman" w:hAnsi="Times New Roman" w:eastAsia="宋体" w:cs="Times New Roman"/>
                <w:sz w:val="24"/>
                <w:szCs w:val="24"/>
              </w:rPr>
            </w:pPr>
            <w:r>
              <w:rPr>
                <w:rFonts w:ascii="Times New Roman" w:hAnsi="Times New Roman" w:eastAsia="宋体" w:cs="Times New Roman"/>
                <w:sz w:val="24"/>
                <w:szCs w:val="24"/>
              </w:rPr>
              <w:t>成绩</w:t>
            </w:r>
          </w:p>
        </w:tc>
        <w:tc>
          <w:tcPr>
            <w:tcW w:w="997" w:type="dxa"/>
          </w:tcPr>
          <w:p w14:paraId="7BECC185">
            <w:pPr>
              <w:jc w:val="center"/>
              <w:rPr>
                <w:rFonts w:hint="default" w:ascii="Times New Roman" w:hAnsi="Times New Roman" w:eastAsia="宋体" w:cs="Times New Roman"/>
                <w:sz w:val="24"/>
                <w:szCs w:val="24"/>
                <w:lang w:val="en-US" w:eastAsia="zh-CN"/>
              </w:rPr>
            </w:pPr>
            <w:ins w:id="0" w:author="WPS_1559650426" w:date="2026-04-27T17:13:53Z">
              <w:r>
                <w:rPr>
                  <w:rFonts w:hint="eastAsia" w:ascii="Times New Roman" w:hAnsi="Times New Roman" w:eastAsia="宋体" w:cs="Times New Roman"/>
                  <w:sz w:val="24"/>
                  <w:szCs w:val="24"/>
                  <w:lang w:val="en-US" w:eastAsia="zh-CN"/>
                </w:rPr>
                <w:t>A</w:t>
              </w:r>
            </w:ins>
            <w:ins w:id="1" w:author="WPS_1559650426" w:date="2026-04-27T17:13:54Z">
              <w:r>
                <w:rPr>
                  <w:rFonts w:hint="eastAsia" w:ascii="Times New Roman" w:hAnsi="Times New Roman" w:eastAsia="宋体" w:cs="Times New Roman"/>
                  <w:sz w:val="24"/>
                  <w:szCs w:val="24"/>
                  <w:lang w:val="en-US" w:eastAsia="zh-CN"/>
                </w:rPr>
                <w:t>+</w:t>
              </w:r>
            </w:ins>
            <w:bookmarkStart w:id="1" w:name="_GoBack"/>
            <w:bookmarkEnd w:id="1"/>
          </w:p>
        </w:tc>
      </w:tr>
      <w:tr w14:paraId="66D5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491" w:type="dxa"/>
            <w:gridSpan w:val="8"/>
          </w:tcPr>
          <w:p w14:paraId="6CC681ED">
            <w:pPr>
              <w:jc w:val="left"/>
              <w:rPr>
                <w:rFonts w:ascii="Times New Roman" w:hAnsi="Times New Roman" w:eastAsia="宋体" w:cs="Times New Roman"/>
                <w:sz w:val="22"/>
              </w:rPr>
            </w:pPr>
            <w:r>
              <w:rPr>
                <w:rFonts w:ascii="Times New Roman" w:hAnsi="Times New Roman" w:eastAsia="宋体" w:cs="Times New Roman"/>
                <w:sz w:val="22"/>
              </w:rPr>
              <w:t>一、实验目的                          四、实验内容</w:t>
            </w:r>
          </w:p>
          <w:p w14:paraId="16734475">
            <w:pPr>
              <w:jc w:val="left"/>
              <w:rPr>
                <w:rFonts w:ascii="Times New Roman" w:hAnsi="Times New Roman" w:eastAsia="宋体" w:cs="Times New Roman"/>
                <w:sz w:val="22"/>
              </w:rPr>
            </w:pPr>
            <w:r>
              <w:rPr>
                <w:rFonts w:ascii="Times New Roman" w:hAnsi="Times New Roman" w:eastAsia="宋体" w:cs="Times New Roman"/>
                <w:sz w:val="22"/>
              </w:rPr>
              <w:t>二、实验基本原理                      五、数据记录和处理</w:t>
            </w:r>
          </w:p>
          <w:p w14:paraId="5F15EA95">
            <w:pPr>
              <w:jc w:val="left"/>
              <w:rPr>
                <w:rFonts w:ascii="Times New Roman" w:hAnsi="Times New Roman" w:eastAsia="宋体" w:cs="Times New Roman"/>
                <w:sz w:val="22"/>
              </w:rPr>
            </w:pPr>
            <w:r>
              <w:rPr>
                <w:rFonts w:ascii="Times New Roman" w:hAnsi="Times New Roman" w:eastAsia="宋体" w:cs="Times New Roman"/>
                <w:sz w:val="22"/>
              </w:rPr>
              <w:t>三、实验试剂及仪器                    六、结论、问题和讨论</w:t>
            </w:r>
          </w:p>
        </w:tc>
      </w:tr>
      <w:tr w14:paraId="4180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491" w:type="dxa"/>
            <w:gridSpan w:val="8"/>
          </w:tcPr>
          <w:p w14:paraId="2F059471">
            <w:pPr>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实验目的</w:t>
            </w:r>
          </w:p>
          <w:p w14:paraId="1755D58D">
            <w:pPr>
              <w:tabs>
                <w:tab w:val="left" w:pos="5535"/>
              </w:tabs>
              <w:ind w:firstLine="380" w:firstLineChars="20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1）说明简单配合物制备的一般方法，三草酸合铁（Ⅲ）酸钾制备的基本原理。</w:t>
            </w:r>
          </w:p>
          <w:p w14:paraId="52EE4402">
            <w:pPr>
              <w:tabs>
                <w:tab w:val="left" w:pos="5535"/>
              </w:tabs>
              <w:ind w:firstLine="380" w:firstLineChars="20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2）学会“溶剂替换法”进行结晶的操作。</w:t>
            </w:r>
          </w:p>
          <w:p w14:paraId="19B3ED00">
            <w:pPr>
              <w:tabs>
                <w:tab w:val="left" w:pos="5535"/>
              </w:tabs>
              <w:ind w:firstLine="380" w:firstLineChars="20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3）说明三草酸合铁（Ⅲ）酸钾的光化学性质及用途。</w:t>
            </w:r>
          </w:p>
          <w:p w14:paraId="3F23CFD2">
            <w:pPr>
              <w:tabs>
                <w:tab w:val="left" w:pos="5535"/>
              </w:tabs>
              <w:ind w:firstLine="380" w:firstLineChars="20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4）解释酸度、浓度等对配位平衡的影响，比较配位离子的相对稳定</w:t>
            </w:r>
          </w:p>
          <w:p w14:paraId="5B873C81">
            <w:pPr>
              <w:tabs>
                <w:tab w:val="left" w:pos="5535"/>
              </w:tabs>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实验基本原理</w:t>
            </w:r>
            <w:r>
              <w:rPr>
                <w:rFonts w:ascii="Times New Roman" w:hAnsi="Times New Roman" w:eastAsia="宋体" w:cs="Times New Roman"/>
                <w:b/>
                <w:bCs/>
                <w:sz w:val="24"/>
                <w:szCs w:val="24"/>
              </w:rPr>
              <w:tab/>
            </w:r>
          </w:p>
          <w:p w14:paraId="1E147902">
            <w:pPr>
              <w:ind w:firstLine="419" w:firstLineChars="221"/>
              <w:jc w:val="left"/>
              <w:rPr>
                <w:rFonts w:ascii="Times New Roman" w:hAnsi="Times New Roman" w:eastAsia="楷体" w:cs="Times New Roman"/>
                <w:color w:val="000000"/>
                <w:spacing w:val="-10"/>
              </w:rPr>
            </w:pPr>
            <w:bookmarkStart w:id="0" w:name="_Hlk67752043"/>
            <w:r>
              <w:rPr>
                <w:rFonts w:hint="eastAsia" w:ascii="Times New Roman" w:hAnsi="Times New Roman" w:eastAsia="楷体" w:cs="Times New Roman"/>
                <w:color w:val="000000"/>
                <w:spacing w:val="-10"/>
              </w:rPr>
              <w:t>制备方程式：</w:t>
            </w:r>
          </w:p>
          <w:p w14:paraId="2A4118FE">
            <w:pPr>
              <w:pStyle w:val="18"/>
              <w:ind w:left="510" w:firstLine="38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t>(NH₄)₂SO₄·FeSO₄·6H₂O + H₂C₂O₄ + 2H₂O → FeC₂O₄·2H₂O↓ + (NH₄)₂SO₄ + H₂SO₄</w:t>
            </w:r>
          </w:p>
          <w:p w14:paraId="4F196A1E">
            <w:pPr>
              <w:pStyle w:val="18"/>
              <w:ind w:left="510" w:firstLine="38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t>6FeC₂O₄·2H₂O + 3H₂O₂ + 6K₂C₂O₄ → 4K₃[Fe(C₂O₄)₃] + 2Fe(OH)₃↓ + 12H₂O</w:t>
            </w:r>
          </w:p>
          <w:p w14:paraId="20DCE075">
            <w:pPr>
              <w:pStyle w:val="18"/>
              <w:ind w:left="510" w:firstLine="38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t>2Fe(OH)₃ + 3H₂C₂O₄ + 3K₂C₂O₄ → 2K₃[Fe(C₂O₄)₃] + 6H₂O</w:t>
            </w:r>
          </w:p>
          <w:p w14:paraId="43445EE6">
            <w:pPr>
              <w:ind w:firstLine="419" w:firstLineChars="221"/>
              <w:jc w:val="left"/>
              <w:rPr>
                <w:rFonts w:ascii="Times New Roman" w:hAnsi="Times New Roman" w:eastAsia="楷体" w:cs="Times New Roman"/>
                <w:color w:val="000000"/>
                <w:spacing w:val="-10"/>
              </w:rPr>
            </w:pPr>
            <w:r>
              <w:rPr>
                <w:position w:val="2"/>
                <w:sz w:val="19"/>
              </w:rPr>
              <w:drawing>
                <wp:anchor distT="0" distB="0" distL="0" distR="0" simplePos="0" relativeHeight="251662336" behindDoc="0" locked="0" layoutInCell="1" allowOverlap="1">
                  <wp:simplePos x="0" y="0"/>
                  <wp:positionH relativeFrom="page">
                    <wp:posOffset>5213985</wp:posOffset>
                  </wp:positionH>
                  <wp:positionV relativeFrom="paragraph">
                    <wp:posOffset>184150</wp:posOffset>
                  </wp:positionV>
                  <wp:extent cx="1231265" cy="353060"/>
                  <wp:effectExtent l="0" t="0" r="6985" b="889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1231265" cy="353060"/>
                          </a:xfrm>
                          <a:prstGeom prst="rect">
                            <a:avLst/>
                          </a:prstGeom>
                        </pic:spPr>
                      </pic:pic>
                    </a:graphicData>
                  </a:graphic>
                </wp:anchor>
              </w:drawing>
            </w:r>
            <w:r>
              <w:rPr>
                <w:rFonts w:hint="eastAsia" w:ascii="Times New Roman" w:hAnsi="Times New Roman" w:eastAsia="楷体" w:cs="Times New Roman"/>
                <w:color w:val="000000"/>
                <w:spacing w:val="-10"/>
              </w:rPr>
              <w:t>性质检验方程式&amp;配合物转变实验：</w:t>
            </w:r>
          </w:p>
          <w:p w14:paraId="36E83628">
            <w:pPr>
              <w:ind w:firstLine="900" w:firstLineChars="450"/>
              <w:jc w:val="left"/>
              <w:rPr>
                <w:rFonts w:ascii="Times New Roman" w:hAnsi="Times New Roman" w:eastAsia="楷体" w:cs="Times New Roman"/>
                <w:color w:val="000000"/>
                <w:spacing w:val="-10"/>
              </w:rPr>
            </w:pPr>
            <w:r>
              <w:rPr>
                <w:sz w:val="20"/>
              </w:rPr>
              <w:drawing>
                <wp:anchor distT="0" distB="0" distL="114300" distR="114300" simplePos="0" relativeHeight="251663360" behindDoc="0" locked="0" layoutInCell="1" allowOverlap="1">
                  <wp:simplePos x="0" y="0"/>
                  <wp:positionH relativeFrom="column">
                    <wp:posOffset>3529965</wp:posOffset>
                  </wp:positionH>
                  <wp:positionV relativeFrom="paragraph">
                    <wp:posOffset>33655</wp:posOffset>
                  </wp:positionV>
                  <wp:extent cx="1510030" cy="260350"/>
                  <wp:effectExtent l="0" t="0" r="0" b="635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0030" cy="260350"/>
                          </a:xfrm>
                          <a:prstGeom prst="rect">
                            <a:avLst/>
                          </a:prstGeom>
                        </pic:spPr>
                      </pic:pic>
                    </a:graphicData>
                  </a:graphic>
                </wp:anchor>
              </w:drawing>
            </w:r>
            <w:r>
              <w:rPr>
                <w:rFonts w:ascii="Times New Roman" w:hAnsi="Times New Roman" w:eastAsia="楷体" w:cs="Times New Roman"/>
                <w:color w:val="000000"/>
                <w:spacing w:val="-10"/>
              </w:rPr>
              <w:t>2[Fe(C₂O₄)₃]³⁻ --(hv)--&gt; 2FeC₂O₄ + 3C₂O₄²⁻ + 2CO₂↑</w:t>
            </w:r>
          </w:p>
          <w:p w14:paraId="0A5105A4">
            <w:pPr>
              <w:ind w:firstLine="855" w:firstLineChars="45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t>3FeC₂O₄ + 2K₃[Fe(CN)₆] → Fe₃[Fe(CN)₆]₂↓ + 3K₂C₂O₄</w:t>
            </w:r>
          </w:p>
          <w:p w14:paraId="34033B95">
            <w:pPr>
              <w:ind w:firstLine="419" w:firstLineChars="221"/>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Ox/Red反应的选择：</w:t>
            </w:r>
          </w:p>
          <w:p w14:paraId="4F3B3B4E">
            <w:pPr>
              <w:ind w:firstLine="855" w:firstLineChars="45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t>Fe³⁺ + e⁻ = Fe²⁺， E</w:t>
            </w:r>
            <w:r>
              <w:rPr>
                <w:rFonts w:ascii="Times New Roman" w:hAnsi="Times New Roman" w:eastAsia="楷体" w:cs="Times New Roman"/>
                <w:color w:val="000000"/>
                <w:spacing w:val="-10"/>
                <w:vertAlign w:val="superscript"/>
              </w:rPr>
              <w:t xml:space="preserve">θ </w:t>
            </w:r>
            <w:r>
              <w:rPr>
                <w:rFonts w:ascii="Times New Roman" w:hAnsi="Times New Roman" w:eastAsia="楷体" w:cs="Times New Roman"/>
                <w:color w:val="000000"/>
                <w:spacing w:val="-10"/>
              </w:rPr>
              <w:t>= 0.771 V</w:t>
            </w:r>
          </w:p>
          <w:p w14:paraId="3EF866AC">
            <w:pPr>
              <w:ind w:firstLine="855" w:firstLineChars="450"/>
              <w:jc w:val="left"/>
              <w:rPr>
                <w:ins w:id="2" w:author="WPS_1559650426" w:date="2026-04-27T17:13:41Z"/>
                <w:rFonts w:ascii="Times New Roman" w:hAnsi="Times New Roman" w:eastAsia="楷体" w:cs="Times New Roman"/>
                <w:color w:val="000000"/>
                <w:spacing w:val="-10"/>
              </w:rPr>
            </w:pPr>
            <w:r>
              <w:rPr>
                <w:rFonts w:ascii="Times New Roman" w:hAnsi="Times New Roman" w:eastAsia="楷体" w:cs="Times New Roman"/>
                <w:color w:val="000000"/>
                <w:spacing w:val="-10"/>
              </w:rPr>
              <w:t>H₂O₂ + 2H⁺ + 2e⁻ = 2H₂O， E</w:t>
            </w:r>
            <w:r>
              <w:rPr>
                <w:rFonts w:ascii="Times New Roman" w:hAnsi="Times New Roman" w:eastAsia="楷体" w:cs="Times New Roman"/>
                <w:color w:val="000000"/>
                <w:spacing w:val="-10"/>
                <w:vertAlign w:val="superscript"/>
              </w:rPr>
              <w:t>θ</w:t>
            </w:r>
            <w:r>
              <w:rPr>
                <w:rFonts w:ascii="Times New Roman" w:hAnsi="Times New Roman" w:eastAsia="楷体" w:cs="Times New Roman"/>
                <w:color w:val="000000"/>
                <w:spacing w:val="-10"/>
              </w:rPr>
              <w:t xml:space="preserve"> = 1.776 V</w:t>
            </w:r>
          </w:p>
          <w:p w14:paraId="49D48682">
            <w:pPr>
              <w:ind w:firstLine="855" w:firstLineChars="450"/>
              <w:jc w:val="left"/>
              <w:rPr>
                <w:rFonts w:ascii="Times New Roman" w:hAnsi="Times New Roman" w:eastAsia="楷体" w:cs="Times New Roman"/>
                <w:color w:val="000000"/>
                <w:spacing w:val="-10"/>
              </w:rPr>
            </w:pPr>
          </w:p>
          <w:p w14:paraId="248ED776">
            <w:pPr>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实验试剂及仪器</w:t>
            </w:r>
          </w:p>
          <w:p w14:paraId="4F49FDC3">
            <w:pPr>
              <w:ind w:firstLine="190" w:firstLineChars="100"/>
              <w:jc w:val="left"/>
              <w:rPr>
                <w:rFonts w:ascii="Times New Roman" w:hAnsi="Times New Roman" w:eastAsia="楷体" w:cs="Times New Roman"/>
                <w:color w:val="000000"/>
                <w:spacing w:val="-10"/>
              </w:rPr>
            </w:pPr>
          </w:p>
          <w:p w14:paraId="24D35A9B">
            <w:pPr>
              <w:ind w:firstLine="190" w:firstLineChars="10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试剂：</w:t>
            </w:r>
          </w:p>
          <w:p w14:paraId="67BFF7D1">
            <w:pPr>
              <w:pStyle w:val="18"/>
              <w:ind w:left="550" w:firstLine="0"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1：草酸亚铁（</w:t>
            </w:r>
            <w:r>
              <w:rPr>
                <w:rFonts w:hint="eastAsia"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2H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color w:val="000000"/>
                <w:spacing w:val="-10"/>
              </w:rPr>
              <w:t>）：</w:t>
            </w:r>
            <w:r>
              <w:rPr>
                <w:rFonts w:ascii="Times New Roman" w:hAnsi="Times New Roman" w:eastAsia="楷体" w:cs="Times New Roman"/>
                <w:b/>
                <w:bCs/>
                <w:color w:val="000000"/>
                <w:spacing w:val="-10"/>
              </w:rPr>
              <w:t>微溶于水</w:t>
            </w:r>
            <w:r>
              <w:rPr>
                <w:rFonts w:ascii="Times New Roman" w:hAnsi="Times New Roman" w:eastAsia="楷体" w:cs="Times New Roman"/>
                <w:color w:val="000000"/>
                <w:spacing w:val="-10"/>
              </w:rPr>
              <w:t>。其溶度积常数Ksp = 3.28 × 10⁻⁷。具体溶解度数据为：在冷水中约为0.22 g/100g水，在热水中约为0.026 g/100g水。</w:t>
            </w:r>
            <w:r>
              <w:rPr>
                <w:rFonts w:hint="eastAsia" w:ascii="Times New Roman" w:hAnsi="Times New Roman" w:eastAsia="楷体" w:cs="Times New Roman"/>
                <w:color w:val="000000"/>
                <w:spacing w:val="-10"/>
              </w:rPr>
              <w:t>热稳定性较差。熔点为160°C（分解），在真空下于142°C即可失去结晶水。</w:t>
            </w:r>
          </w:p>
          <w:p w14:paraId="07CEC446">
            <w:pPr>
              <w:pStyle w:val="18"/>
              <w:ind w:left="550" w:firstLine="0" w:firstLineChars="0"/>
              <w:rPr>
                <w:rFonts w:ascii="Times New Roman" w:hAnsi="Times New Roman" w:eastAsia="楷体" w:cs="Times New Roman"/>
                <w:b/>
                <w:bCs/>
                <w:color w:val="000000"/>
                <w:spacing w:val="-10"/>
              </w:rPr>
            </w:pPr>
            <w:r>
              <w:rPr>
                <w:rFonts w:hint="eastAsia" w:ascii="Times New Roman" w:hAnsi="Times New Roman" w:eastAsia="楷体" w:cs="Times New Roman"/>
                <w:color w:val="000000"/>
                <w:spacing w:val="-10"/>
              </w:rPr>
              <w:t>:2：三草酸合铁酸钾（</w:t>
            </w:r>
            <w:r>
              <w:rPr>
                <w:rFonts w:ascii="Times New Roman" w:hAnsi="Times New Roman" w:eastAsia="楷体" w:cs="Times New Roman"/>
                <w:b/>
                <w:bCs/>
                <w:color w:val="000000"/>
                <w:spacing w:val="-10"/>
              </w:rPr>
              <w:t>K₃[Fe(C₂O₄)₃]</w:t>
            </w:r>
            <w:r>
              <w:rPr>
                <w:rFonts w:hint="eastAsia" w:ascii="Times New Roman" w:hAnsi="Times New Roman" w:eastAsia="楷体" w:cs="Times New Roman"/>
                <w:color w:val="000000"/>
                <w:spacing w:val="-10"/>
              </w:rPr>
              <w:t>）</w:t>
            </w:r>
            <w:r>
              <w:rPr>
                <w:rFonts w:ascii="Times New Roman" w:hAnsi="Times New Roman" w:eastAsia="楷体" w:cs="Times New Roman"/>
                <w:color w:val="000000"/>
                <w:spacing w:val="-10"/>
              </w:rPr>
              <w:t>：翠绿色的单斜晶体。易溶于水，</w:t>
            </w:r>
            <w:r>
              <w:rPr>
                <w:rFonts w:ascii="Times New Roman" w:hAnsi="Times New Roman" w:eastAsia="楷体" w:cs="Times New Roman"/>
                <w:b/>
                <w:bCs/>
                <w:color w:val="000000"/>
                <w:spacing w:val="-10"/>
              </w:rPr>
              <w:t>难溶于乙醇</w:t>
            </w:r>
            <w:r>
              <w:rPr>
                <w:rFonts w:ascii="Times New Roman" w:hAnsi="Times New Roman" w:eastAsia="楷体" w:cs="Times New Roman"/>
                <w:color w:val="000000"/>
                <w:spacing w:val="-10"/>
              </w:rPr>
              <w:t>。加热至约100°C时会失去结晶水，在230°C左右发生分解。</w:t>
            </w:r>
            <w:r>
              <w:rPr>
                <w:rFonts w:ascii="Times New Roman" w:hAnsi="Times New Roman" w:eastAsia="楷体" w:cs="Times New Roman"/>
                <w:b/>
                <w:bCs/>
                <w:color w:val="000000"/>
                <w:spacing w:val="-10"/>
              </w:rPr>
              <w:t>光化学性质</w:t>
            </w:r>
            <w:r>
              <w:rPr>
                <w:rFonts w:ascii="Times New Roman" w:hAnsi="Times New Roman" w:eastAsia="楷体" w:cs="Times New Roman"/>
                <w:color w:val="000000"/>
                <w:spacing w:val="-10"/>
              </w:rPr>
              <w:t>：具有光敏性，见光会发生分解反应，生成草酸亚铁和二氧化碳。</w:t>
            </w:r>
          </w:p>
          <w:p w14:paraId="4D700B9E">
            <w:pPr>
              <w:pStyle w:val="18"/>
              <w:ind w:left="932" w:firstLine="0" w:firstLineChars="0"/>
              <w:rPr>
                <w:rFonts w:ascii="Times New Roman" w:hAnsi="Times New Roman" w:eastAsia="楷体" w:cs="Times New Roman"/>
                <w:b/>
                <w:bCs/>
                <w:color w:val="000000"/>
                <w:spacing w:val="-10"/>
              </w:rPr>
            </w:pPr>
            <w:r>
              <w:rPr>
                <w:rFonts w:ascii="Times New Roman" w:hAnsi="Times New Roman" w:eastAsia="楷体" w:cs="Times New Roman"/>
                <w:b/>
                <w:bCs/>
                <w:color w:val="000000"/>
                <w:spacing w:val="-10"/>
              </w:rPr>
              <w:drawing>
                <wp:inline distT="0" distB="0" distL="0" distR="0">
                  <wp:extent cx="1863090" cy="1366520"/>
                  <wp:effectExtent l="0" t="0" r="3810" b="5080"/>
                  <wp:docPr id="119833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8239" name="图片 1"/>
                          <pic:cNvPicPr>
                            <a:picLocks noChangeAspect="1"/>
                          </pic:cNvPicPr>
                        </pic:nvPicPr>
                        <pic:blipFill>
                          <a:blip r:embed="rId8"/>
                          <a:stretch>
                            <a:fillRect/>
                          </a:stretch>
                        </pic:blipFill>
                        <pic:spPr>
                          <a:xfrm>
                            <a:off x="0" y="0"/>
                            <a:ext cx="1868251" cy="1370051"/>
                          </a:xfrm>
                          <a:prstGeom prst="rect">
                            <a:avLst/>
                          </a:prstGeom>
                        </pic:spPr>
                      </pic:pic>
                    </a:graphicData>
                  </a:graphic>
                </wp:inline>
              </w:drawing>
            </w:r>
          </w:p>
          <w:p w14:paraId="789CF9C1">
            <w:pPr>
              <w:pStyle w:val="18"/>
              <w:ind w:left="550" w:firstLine="0"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3：摩尔盐（</w:t>
            </w:r>
            <w:r>
              <w:rPr>
                <w:rFonts w:ascii="Times New Roman" w:hAnsi="Times New Roman" w:eastAsia="楷体" w:cs="Times New Roman"/>
                <w:b/>
                <w:bCs/>
                <w:color w:val="000000"/>
                <w:spacing w:val="-10"/>
              </w:rPr>
              <w:t>(NH₄)₂SO₄·FeSO₄·6H₂O</w:t>
            </w:r>
            <w:r>
              <w:rPr>
                <w:rFonts w:hint="eastAsia" w:ascii="Times New Roman" w:hAnsi="Times New Roman" w:eastAsia="楷体" w:cs="Times New Roman"/>
                <w:color w:val="000000"/>
                <w:spacing w:val="-10"/>
              </w:rPr>
              <w:t>）：摩尔盐为蓝绿色单斜晶系晶体，密度约为1.804–1.864 g/cm</w:t>
            </w:r>
            <w:r>
              <w:rPr>
                <w:rFonts w:ascii="Calibri" w:hAnsi="Calibri" w:eastAsia="楷体" w:cs="Calibri"/>
                <w:color w:val="000000"/>
                <w:spacing w:val="-10"/>
              </w:rPr>
              <w:t>³</w:t>
            </w:r>
            <w:r>
              <w:rPr>
                <w:rFonts w:hint="eastAsia" w:ascii="楷体" w:hAnsi="楷体" w:eastAsia="楷体" w:cs="楷体"/>
                <w:color w:val="000000"/>
                <w:spacing w:val="-10"/>
              </w:rPr>
              <w:t>，</w:t>
            </w:r>
            <w:r>
              <w:rPr>
                <w:rFonts w:hint="eastAsia" w:ascii="Times New Roman" w:hAnsi="Times New Roman" w:eastAsia="楷体" w:cs="Times New Roman"/>
                <w:color w:val="000000"/>
                <w:spacing w:val="-10"/>
              </w:rPr>
              <w:t>易溶于水，不溶于乙醇，在约100℃时会失去结晶水。与单独的亚铁盐相比，摩尔盐在空气中更稳定（讨论部分有解释）</w:t>
            </w:r>
          </w:p>
          <w:p w14:paraId="33AF3D99">
            <w:pPr>
              <w:pStyle w:val="18"/>
              <w:ind w:left="550" w:firstLine="0"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4：草酸钾（</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w:t>
            </w:r>
            <w:r>
              <w:rPr>
                <w:rFonts w:ascii="Times New Roman" w:hAnsi="Times New Roman" w:eastAsia="楷体" w:cs="Times New Roman"/>
                <w:color w:val="000000"/>
                <w:spacing w:val="-10"/>
              </w:rPr>
              <w:t>白色晶体或结晶性粉末，易溶于水，水溶液呈弱碱性。</w:t>
            </w:r>
            <w:r>
              <w:rPr>
                <w:rFonts w:hint="eastAsia" w:ascii="Times New Roman" w:hAnsi="Times New Roman" w:eastAsia="楷体" w:cs="Times New Roman"/>
                <w:color w:val="000000"/>
                <w:spacing w:val="-10"/>
              </w:rPr>
              <w:t>可</w:t>
            </w:r>
            <w:r>
              <w:rPr>
                <w:rFonts w:ascii="Times New Roman" w:hAnsi="Times New Roman" w:eastAsia="楷体" w:cs="Times New Roman"/>
                <w:color w:val="000000"/>
                <w:spacing w:val="-10"/>
              </w:rPr>
              <w:t>与许多金属离子（如Ca²⁺、Fe³⁺）形成可溶性络合物，因此可用作掩蔽剂或用于去除钙垢。加热至</w:t>
            </w:r>
            <w:r>
              <w:rPr>
                <w:rFonts w:hint="eastAsia" w:ascii="Times New Roman" w:hAnsi="Times New Roman" w:eastAsia="楷体" w:cs="Times New Roman"/>
                <w:color w:val="000000"/>
                <w:spacing w:val="-10"/>
              </w:rPr>
              <w:t>381°C</w:t>
            </w:r>
            <w:r>
              <w:rPr>
                <w:rFonts w:ascii="Times New Roman" w:hAnsi="Times New Roman" w:eastAsia="楷体" w:cs="Times New Roman"/>
                <w:color w:val="000000"/>
                <w:spacing w:val="-10"/>
              </w:rPr>
              <w:t>时会分解，生成碳酸钾、一氧化碳等产物。</w:t>
            </w:r>
          </w:p>
          <w:p w14:paraId="5E4399A1">
            <w:pPr>
              <w:ind w:firstLine="380" w:firstLineChars="200"/>
              <w:rPr>
                <w:rFonts w:ascii="Times New Roman" w:hAnsi="Times New Roman" w:eastAsia="楷体" w:cs="Times New Roman"/>
                <w:color w:val="000000"/>
                <w:spacing w:val="-10"/>
              </w:rPr>
            </w:pPr>
          </w:p>
          <w:p w14:paraId="6E3F1E6B">
            <w:pPr>
              <w:ind w:firstLine="380" w:firstLineChars="20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操作方法：</w:t>
            </w:r>
          </w:p>
          <w:p w14:paraId="002057B2">
            <w:pPr>
              <w:pStyle w:val="18"/>
              <w:ind w:left="930" w:firstLine="38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1）溶剂替换法：溶剂替换法即利用了待提纯物在不同溶剂中溶解度差异，使待提纯物质从溶剂体系中析出，</w:t>
            </w:r>
          </w:p>
          <w:p w14:paraId="6D7493F3">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自己的理解（一种物质在一种溶剂A中溶解度小，而在另一种溶剂B中溶解度大，且两种溶剂互溶，那么可以用溶剂替换法结晶。（相当于是B把晶体周围的A夺过来，从而使晶体析出））</w:t>
            </w:r>
          </w:p>
          <w:p w14:paraId="1EBAF86A">
            <w:pPr>
              <w:jc w:val="left"/>
              <w:rPr>
                <w:rFonts w:hint="eastAsia"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                2）倾滗法：（</w:t>
            </w:r>
            <w:r>
              <w:rPr>
                <w:rFonts w:hint="eastAsia" w:ascii="Times New Roman" w:hAnsi="Times New Roman" w:eastAsia="楷体" w:cs="Times New Roman"/>
                <w:color w:val="000000"/>
                <w:spacing w:val="-10"/>
                <w:highlight w:val="yellow"/>
                <w:rPrChange w:id="3" w:author="WPS_1559650426" w:date="2026-04-27T17:12:11Z">
                  <w:rPr>
                    <w:rFonts w:hint="eastAsia" w:ascii="Times New Roman" w:hAnsi="Times New Roman" w:eastAsia="楷体" w:cs="Times New Roman"/>
                    <w:color w:val="000000"/>
                    <w:spacing w:val="-10"/>
                  </w:rPr>
                </w:rPrChange>
              </w:rPr>
              <w:t>过滤</w:t>
            </w:r>
            <w:r>
              <w:rPr>
                <w:rFonts w:hint="eastAsia" w:ascii="Times New Roman" w:hAnsi="Times New Roman" w:eastAsia="楷体" w:cs="Times New Roman"/>
                <w:color w:val="000000"/>
                <w:spacing w:val="-10"/>
              </w:rPr>
              <w:t>草酸亚铁</w:t>
            </w:r>
            <w:ins w:id="4" w:author="WPS_1559650426" w:date="2026-04-27T17:12:17Z">
              <w:r>
                <w:rPr>
                  <w:rFonts w:hint="eastAsia" w:ascii="Times New Roman" w:hAnsi="Times New Roman" w:eastAsia="楷体" w:cs="Times New Roman"/>
                  <w:color w:val="000000"/>
                  <w:spacing w:val="-10"/>
                  <w:lang w:val="en-US" w:eastAsia="zh-CN"/>
                </w:rPr>
                <w:t>固液分离</w:t>
              </w:r>
            </w:ins>
            <w:r>
              <w:rPr>
                <w:rFonts w:hint="eastAsia" w:ascii="Times New Roman" w:hAnsi="Times New Roman" w:eastAsia="楷体" w:cs="Times New Roman"/>
                <w:color w:val="000000"/>
                <w:spacing w:val="-10"/>
              </w:rPr>
              <w:t>的最适宜</w:t>
            </w:r>
            <w:ins w:id="5" w:author="WPS_1559650426" w:date="2026-04-27T17:12:23Z">
              <w:r>
                <w:rPr>
                  <w:rFonts w:hint="eastAsia" w:ascii="Times New Roman" w:hAnsi="Times New Roman" w:eastAsia="楷体" w:cs="Times New Roman"/>
                  <w:color w:val="000000"/>
                  <w:spacing w:val="-10"/>
                  <w:lang w:val="en-US" w:eastAsia="zh-CN"/>
                </w:rPr>
                <w:t>的</w:t>
              </w:r>
            </w:ins>
            <w:del w:id="6" w:author="WPS_1559650426" w:date="2026-04-27T17:12:21Z">
              <w:r>
                <w:rPr>
                  <w:rFonts w:hint="eastAsia" w:ascii="Times New Roman" w:hAnsi="Times New Roman" w:eastAsia="楷体" w:cs="Times New Roman"/>
                  <w:color w:val="000000"/>
                  <w:spacing w:val="-10"/>
                </w:rPr>
                <w:delText>过滤</w:delText>
              </w:r>
            </w:del>
            <w:r>
              <w:rPr>
                <w:rFonts w:hint="eastAsia" w:ascii="Times New Roman" w:hAnsi="Times New Roman" w:eastAsia="楷体" w:cs="Times New Roman"/>
                <w:color w:val="000000"/>
                <w:spacing w:val="-10"/>
              </w:rPr>
              <w:t>方法）</w:t>
            </w:r>
          </w:p>
          <w:p w14:paraId="56A454B1">
            <w:pPr>
              <w:jc w:val="left"/>
              <w:rPr>
                <w:rFonts w:hint="eastAsia" w:ascii="Times New Roman" w:hAnsi="Times New Roman" w:eastAsia="楷体" w:cs="Times New Roman"/>
                <w:color w:val="000000"/>
                <w:spacing w:val="-10"/>
              </w:rPr>
            </w:pPr>
          </w:p>
          <w:p w14:paraId="0BB0B234">
            <w:pPr>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实验内容</w:t>
            </w:r>
            <w:r>
              <w:rPr>
                <w:rFonts w:hint="eastAsia" w:ascii="Times New Roman" w:hAnsi="Times New Roman" w:eastAsia="宋体" w:cs="Times New Roman"/>
                <w:b/>
                <w:bCs/>
                <w:sz w:val="24"/>
                <w:szCs w:val="24"/>
              </w:rPr>
              <w:t>&amp;数据处理</w:t>
            </w:r>
          </w:p>
          <w:p w14:paraId="1A9AEA27">
            <w:pPr>
              <w:jc w:val="left"/>
              <w:rPr>
                <w:rFonts w:ascii="Times New Roman" w:hAnsi="Times New Roman" w:eastAsia="宋体" w:cs="Times New Roman"/>
                <w:b/>
                <w:bCs/>
                <w:sz w:val="24"/>
                <w:szCs w:val="24"/>
              </w:rPr>
            </w:pPr>
          </w:p>
          <w:p w14:paraId="228AE9B6">
            <w:pPr>
              <w:ind w:left="19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1. 制备三草酸合铁（Ⅲ）酸钾 </w:t>
            </w:r>
          </w:p>
          <w:p w14:paraId="07B7AF2A">
            <w:pPr>
              <w:ind w:firstLine="475" w:firstLineChars="250"/>
              <w:jc w:val="left"/>
              <w:rPr>
                <w:rFonts w:ascii="Times New Roman" w:hAnsi="Times New Roman" w:eastAsia="楷体" w:cs="Times New Roman"/>
                <w:color w:val="000000"/>
                <w:spacing w:val="-10"/>
              </w:rPr>
            </w:pPr>
          </w:p>
          <w:p w14:paraId="533E84C5">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a. 制</w:t>
            </w:r>
            <w:r>
              <w:rPr>
                <w:rFonts w:hint="eastAsia"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2H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p>
          <w:p w14:paraId="2078640B">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称取 7.50 g </w:t>
            </w:r>
            <w:r>
              <w:rPr>
                <w:rFonts w:ascii="Times New Roman" w:hAnsi="Times New Roman" w:eastAsia="楷体" w:cs="Times New Roman"/>
                <w:b/>
                <w:bCs/>
                <w:color w:val="000000"/>
                <w:spacing w:val="-10"/>
              </w:rPr>
              <w:t>(NH₄)₂SO₄·FeSO₄·6H₂O</w:t>
            </w:r>
            <w:r>
              <w:rPr>
                <w:rFonts w:hint="eastAsia" w:ascii="Times New Roman" w:hAnsi="Times New Roman" w:eastAsia="楷体" w:cs="Times New Roman"/>
                <w:color w:val="000000"/>
                <w:spacing w:val="-10"/>
              </w:rPr>
              <w:t xml:space="preserve">，加1.0 mL 3mol/L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SO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 xml:space="preserve">，另称取2.35 g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2H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color w:val="000000"/>
                <w:spacing w:val="-10"/>
              </w:rPr>
              <w:t>，将它们分别用蒸馏水溶解（此时已经可以微微进行加热从而促进溶解</w:t>
            </w:r>
            <w:ins w:id="7" w:author="WPS_1559650426" w:date="2026-04-27T17:13:04Z">
              <w:r>
                <w:rPr>
                  <w:rFonts w:hint="eastAsia" w:ascii="Times New Roman" w:hAnsi="Times New Roman" w:eastAsia="楷体" w:cs="Times New Roman"/>
                  <w:color w:val="000000"/>
                  <w:spacing w:val="-10"/>
                  <w:lang w:eastAsia="zh-CN"/>
                </w:rPr>
                <w:t>，</w:t>
              </w:r>
            </w:ins>
            <w:ins w:id="8" w:author="WPS_1559650426" w:date="2026-04-27T17:13:05Z">
              <w:r>
                <w:rPr>
                  <w:rFonts w:hint="eastAsia" w:ascii="Times New Roman" w:hAnsi="Times New Roman" w:eastAsia="楷体" w:cs="Times New Roman"/>
                  <w:color w:val="000000"/>
                  <w:spacing w:val="-10"/>
                  <w:lang w:val="en-US" w:eastAsia="zh-CN"/>
                </w:rPr>
                <w:t>分别</w:t>
              </w:r>
            </w:ins>
            <w:ins w:id="9" w:author="WPS_1559650426" w:date="2026-04-27T17:13:06Z">
              <w:r>
                <w:rPr>
                  <w:rFonts w:hint="eastAsia" w:ascii="Times New Roman" w:hAnsi="Times New Roman" w:eastAsia="楷体" w:cs="Times New Roman"/>
                  <w:color w:val="000000"/>
                  <w:spacing w:val="-10"/>
                  <w:lang w:val="en-US" w:eastAsia="zh-CN"/>
                </w:rPr>
                <w:t>加入</w:t>
              </w:r>
            </w:ins>
            <w:ins w:id="10" w:author="WPS_1559650426" w:date="2026-04-27T17:13:07Z">
              <w:r>
                <w:rPr>
                  <w:rFonts w:hint="eastAsia" w:ascii="Times New Roman" w:hAnsi="Times New Roman" w:eastAsia="楷体" w:cs="Times New Roman"/>
                  <w:color w:val="000000"/>
                  <w:spacing w:val="-10"/>
                  <w:lang w:val="en-US" w:eastAsia="zh-CN"/>
                </w:rPr>
                <w:t>了</w:t>
              </w:r>
            </w:ins>
            <w:ins w:id="11" w:author="WPS_1559650426" w:date="2026-04-27T17:13:08Z">
              <w:r>
                <w:rPr>
                  <w:rFonts w:hint="eastAsia" w:ascii="Times New Roman" w:hAnsi="Times New Roman" w:eastAsia="楷体" w:cs="Times New Roman"/>
                  <w:color w:val="000000"/>
                  <w:spacing w:val="-10"/>
                  <w:lang w:val="en-US" w:eastAsia="zh-CN"/>
                </w:rPr>
                <w:t>多少</w:t>
              </w:r>
            </w:ins>
            <w:ins w:id="12" w:author="WPS_1559650426" w:date="2026-04-27T17:13:11Z">
              <w:r>
                <w:rPr>
                  <w:rFonts w:hint="eastAsia" w:ascii="Times New Roman" w:hAnsi="Times New Roman" w:eastAsia="楷体" w:cs="Times New Roman"/>
                  <w:color w:val="000000"/>
                  <w:spacing w:val="-10"/>
                  <w:lang w:val="en-US" w:eastAsia="zh-CN"/>
                </w:rPr>
                <w:t>蒸馏水</w:t>
              </w:r>
            </w:ins>
            <w:ins w:id="13" w:author="WPS_1559650426" w:date="2026-04-27T17:13:12Z">
              <w:r>
                <w:rPr>
                  <w:rFonts w:hint="eastAsia" w:ascii="Times New Roman" w:hAnsi="Times New Roman" w:eastAsia="楷体" w:cs="Times New Roman"/>
                  <w:color w:val="000000"/>
                  <w:spacing w:val="-10"/>
                  <w:lang w:val="en-US" w:eastAsia="zh-CN"/>
                </w:rPr>
                <w:t>？</w:t>
              </w:r>
            </w:ins>
            <w:r>
              <w:rPr>
                <w:rFonts w:hint="eastAsia" w:ascii="Times New Roman" w:hAnsi="Times New Roman" w:eastAsia="楷体" w:cs="Times New Roman"/>
                <w:color w:val="000000"/>
                <w:spacing w:val="-10"/>
              </w:rPr>
              <w:t>）。将两溶液缓慢混合（注意是将草酸），加热至沸，同时放入磁子不断搅拌以免暴沸，维持微沸6 min后停止加热。待反应基本完全后，根据倾滗法进行分离，得到的固体进一步用热蒸馏水（可同时与之前的溶液一起加热）少量多次洗涤(4次)，同时进行中间控制检验（取洗涤液于试管中，取盐酸酸化的氯化钡溶液检验直至无白色沉淀产生）</w:t>
            </w:r>
          </w:p>
          <w:p w14:paraId="7F2BCB18">
            <w:pPr>
              <w:ind w:firstLine="475" w:firstLineChars="250"/>
              <w:jc w:val="left"/>
              <w:rPr>
                <w:rFonts w:ascii="Times New Roman" w:hAnsi="Times New Roman" w:eastAsia="楷体" w:cs="Times New Roman"/>
                <w:color w:val="000000"/>
                <w:spacing w:val="-10"/>
              </w:rPr>
            </w:pPr>
          </w:p>
          <w:p w14:paraId="45A2B1BE">
            <w:pPr>
              <w:ind w:firstLine="475" w:firstLineChars="250"/>
              <w:jc w:val="left"/>
              <w:rPr>
                <w:rFonts w:ascii="Times New Roman" w:hAnsi="Times New Roman" w:eastAsia="楷体" w:cs="Times New Roman"/>
                <w:b/>
                <w:bCs/>
                <w:color w:val="000000"/>
                <w:spacing w:val="-10"/>
              </w:rPr>
            </w:pPr>
            <w:r>
              <w:rPr>
                <w:rFonts w:hint="eastAsia" w:ascii="Times New Roman" w:hAnsi="Times New Roman" w:eastAsia="楷体" w:cs="Times New Roman"/>
                <w:color w:val="000000"/>
                <w:spacing w:val="-10"/>
              </w:rPr>
              <w:t>b．</w:t>
            </w:r>
            <w:r>
              <w:rPr>
                <w:rFonts w:ascii="Times New Roman" w:hAnsi="Times New Roman" w:eastAsia="楷体" w:cs="Times New Roman"/>
                <w:color w:val="000000"/>
                <w:spacing w:val="-10"/>
              </w:rPr>
              <w:t>进行氧化与配位反应制备</w:t>
            </w:r>
            <w:r>
              <w:rPr>
                <w:rFonts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3</w:t>
            </w:r>
            <w:r>
              <w:rPr>
                <w:rFonts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vertAlign w:val="subscript"/>
              </w:rPr>
              <w:t>3</w:t>
            </w:r>
            <w:r>
              <w:rPr>
                <w:rFonts w:ascii="Times New Roman" w:hAnsi="Times New Roman" w:eastAsia="楷体" w:cs="Times New Roman"/>
                <w:b/>
                <w:bCs/>
                <w:color w:val="000000"/>
                <w:spacing w:val="-10"/>
              </w:rPr>
              <w:t>]</w:t>
            </w:r>
          </w:p>
          <w:p w14:paraId="0D89A543">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称 3.5 g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color w:val="000000"/>
                <w:spacing w:val="-10"/>
              </w:rPr>
              <w:t xml:space="preserve">，加 10mL 蒸馏水，微热使之溶解，所得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溶液加到已洗净的</w:t>
            </w:r>
            <w:r>
              <w:rPr>
                <w:rFonts w:hint="eastAsia"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2H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color w:val="000000"/>
                <w:spacing w:val="-10"/>
              </w:rPr>
              <w:t>中，观察体系的变化。将盛混合物的容器置于 40℃左右的热水中，慢慢滴加 8mL 6％</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color w:val="000000"/>
                <w:spacing w:val="-10"/>
              </w:rPr>
              <w:t xml:space="preserve"> 溶液，边加边充分搅拌（现象：黄色明显变为深棕色，对应氢氧化铁的生成）。加完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color w:val="000000"/>
                <w:spacing w:val="-10"/>
              </w:rPr>
              <w:t xml:space="preserve"> 后，取1滴（用玻璃棒）所得悬浊液于点滴板凹穴中，加 1 滴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b/>
                <w:bCs/>
                <w:color w:val="000000"/>
                <w:spacing w:val="-10"/>
              </w:rPr>
              <w:t>Fe(CN)</w:t>
            </w:r>
            <w:r>
              <w:rPr>
                <w:rFonts w:hint="eastAsia" w:ascii="Times New Roman" w:hAnsi="Times New Roman" w:eastAsia="楷体" w:cs="Times New Roman"/>
                <w:b/>
                <w:bCs/>
                <w:color w:val="000000"/>
                <w:spacing w:val="-10"/>
                <w:vertAlign w:val="subscript"/>
              </w:rPr>
              <w:t>6</w:t>
            </w:r>
            <w:r>
              <w:rPr>
                <w:rFonts w:hint="eastAsia" w:ascii="Times New Roman" w:hAnsi="Times New Roman" w:eastAsia="楷体" w:cs="Times New Roman"/>
                <w:color w:val="000000"/>
                <w:spacing w:val="-10"/>
              </w:rPr>
              <w:t xml:space="preserve"> 溶液，如果出现蓝色，继续加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color w:val="000000"/>
                <w:spacing w:val="-10"/>
              </w:rPr>
              <w:t xml:space="preserve"> ，直至无蓝色为止。（实际一次就过量了）</w:t>
            </w:r>
          </w:p>
          <w:p w14:paraId="7495A9A5">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将上述加入足量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color w:val="000000"/>
                <w:spacing w:val="-10"/>
              </w:rPr>
              <w:t xml:space="preserve"> 的溶液加热至沸（加热过程要充分搅拌），先一次加入 6mL 0.5mol·L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b/>
                <w:bCs/>
                <w:color w:val="000000"/>
                <w:spacing w:val="-10"/>
              </w:rPr>
              <w:t xml:space="preserve"> 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 xml:space="preserve"> 溶液， 保持微沸的情况下， 继续滴加 0.5mol·L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，至溶液完全变为透明的绿色。记录所用草酸溶液的量（10.2mL）。</w:t>
            </w:r>
          </w:p>
          <w:p w14:paraId="0A95A413">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（此处一定要注意草酸慢慢滴加，因为该反应本来并不是快速进行的）</w:t>
            </w:r>
          </w:p>
          <w:p w14:paraId="2C9A0286">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c. 用溶剂替换法析出结晶</w:t>
            </w:r>
          </w:p>
          <w:p w14:paraId="4036B0A1">
            <w:pPr>
              <w:ind w:firstLine="475" w:firstLineChars="25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往所得透明的绿色溶液中加入 10mL 乙醇，将一小段棉线悬挂在溶液中，棉线可固定在一段比烧杯口径稍大的塑料条上。将烧杯盖好，在暗处放置一周后，即有</w:t>
            </w:r>
            <w:r>
              <w:rPr>
                <w:rFonts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3</w:t>
            </w:r>
            <w:r>
              <w:rPr>
                <w:rFonts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vertAlign w:val="subscript"/>
              </w:rPr>
              <w:t>3</w:t>
            </w:r>
            <w:r>
              <w:rPr>
                <w:rFonts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color w:val="000000"/>
                <w:spacing w:val="-10"/>
              </w:rPr>
              <w:t xml:space="preserve"> 晶体析出，减压过滤，往晶体上滴</w:t>
            </w:r>
            <w:r>
              <w:rPr>
                <w:rFonts w:hint="eastAsia" w:ascii="Times New Roman" w:hAnsi="Times New Roman" w:eastAsia="楷体" w:cs="Times New Roman"/>
                <w:b/>
                <w:bCs/>
                <w:color w:val="000000"/>
                <w:spacing w:val="-10"/>
              </w:rPr>
              <w:t>少量</w:t>
            </w:r>
            <w:r>
              <w:rPr>
                <w:rFonts w:hint="eastAsia" w:ascii="Times New Roman" w:hAnsi="Times New Roman" w:eastAsia="楷体" w:cs="Times New Roman"/>
                <w:color w:val="000000"/>
                <w:spacing w:val="-10"/>
              </w:rPr>
              <w:t>乙醇，继续抽干，置于表面皿上，放入烘箱（107度）内烘 20min，称重得到64.21</w:t>
            </w:r>
            <w:ins w:id="14" w:author="WPS_1559650426" w:date="2026-04-27T17:11:47Z">
              <w:r>
                <w:rPr>
                  <w:rFonts w:hint="eastAsia" w:ascii="Times New Roman" w:hAnsi="Times New Roman" w:eastAsia="楷体" w:cs="Times New Roman"/>
                  <w:color w:val="000000"/>
                  <w:spacing w:val="-10"/>
                  <w:lang w:val="en-US" w:eastAsia="zh-CN"/>
                </w:rPr>
                <w:t>g</w:t>
              </w:r>
            </w:ins>
            <w:r>
              <w:rPr>
                <w:rFonts w:hint="eastAsia" w:ascii="Times New Roman" w:hAnsi="Times New Roman" w:eastAsia="楷体" w:cs="Times New Roman"/>
                <w:color w:val="000000"/>
                <w:spacing w:val="-10"/>
              </w:rPr>
              <w:t>，对应空白表面皿质量为62.00g可知2.21g产品，计算产率。</w:t>
            </w:r>
          </w:p>
          <w:p w14:paraId="08761A45">
            <w:pPr>
              <w:ind w:firstLine="475" w:firstLineChars="250"/>
              <w:jc w:val="left"/>
              <w:rPr>
                <w:rFonts w:ascii="Times New Roman" w:hAnsi="Times New Roman" w:eastAsia="楷体" w:cs="Times New Roman"/>
                <w:color w:val="000000"/>
                <w:spacing w:val="-10"/>
              </w:rPr>
            </w:pPr>
          </w:p>
          <w:p w14:paraId="43556ADA">
            <w:pPr>
              <w:pStyle w:val="18"/>
              <w:numPr>
                <w:ilvl w:val="0"/>
                <w:numId w:val="1"/>
              </w:numPr>
              <w:ind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光化学性质</w:t>
            </w:r>
          </w:p>
          <w:p w14:paraId="3AC368A7">
            <w:pPr>
              <w:pStyle w:val="18"/>
              <w:ind w:left="550" w:firstLine="0"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1）</w:t>
            </w:r>
            <w:r>
              <w:rPr>
                <w:rFonts w:hint="eastAsia" w:ascii="Times New Roman" w:hAnsi="Times New Roman" w:eastAsia="楷体" w:cs="Times New Roman"/>
                <w:color w:val="000000"/>
                <w:spacing w:val="-10"/>
              </w:rPr>
              <w:tab/>
            </w:r>
            <w:r>
              <w:rPr>
                <w:rFonts w:hint="eastAsia" w:ascii="Times New Roman" w:hAnsi="Times New Roman" w:eastAsia="楷体" w:cs="Times New Roman"/>
                <w:color w:val="000000"/>
                <w:spacing w:val="-10"/>
              </w:rPr>
              <w:t>在表面皿或点滴板上放少许</w:t>
            </w:r>
            <w:r>
              <w:rPr>
                <w:rFonts w:hint="eastAsia" w:ascii="Times New Roman" w:hAnsi="Times New Roman" w:eastAsia="楷体" w:cs="Times New Roman"/>
                <w:b/>
                <w:bCs/>
                <w:color w:val="000000"/>
                <w:spacing w:val="-10"/>
              </w:rPr>
              <w:t xml:space="preserve"> K</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b/>
                <w:bCs/>
                <w:color w:val="000000"/>
                <w:spacing w:val="-10"/>
              </w:rPr>
              <w:t>]·3H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 xml:space="preserve">O </w:t>
            </w:r>
            <w:r>
              <w:rPr>
                <w:rFonts w:hint="eastAsia" w:ascii="Times New Roman" w:hAnsi="Times New Roman" w:eastAsia="楷体" w:cs="Times New Roman"/>
                <w:color w:val="000000"/>
                <w:spacing w:val="-10"/>
              </w:rPr>
              <w:t>产品，置于日光下一段时间，观察晶体颜色变化，与放暗处的晶体比较。（没有想象的那么明显）。</w:t>
            </w:r>
          </w:p>
          <w:p w14:paraId="75929FD0">
            <w:pPr>
              <w:pStyle w:val="18"/>
              <w:ind w:left="550" w:firstLine="0"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2）</w:t>
            </w:r>
            <w:r>
              <w:rPr>
                <w:rFonts w:hint="eastAsia" w:ascii="Times New Roman" w:hAnsi="Times New Roman" w:eastAsia="楷体" w:cs="Times New Roman"/>
                <w:color w:val="000000"/>
                <w:spacing w:val="-10"/>
              </w:rPr>
              <w:tab/>
            </w:r>
            <w:r>
              <w:rPr>
                <w:rFonts w:hint="eastAsia" w:ascii="Times New Roman" w:hAnsi="Times New Roman" w:eastAsia="楷体" w:cs="Times New Roman"/>
                <w:color w:val="000000"/>
                <w:spacing w:val="-10"/>
              </w:rPr>
              <w:t>取 0.5 mL 上述产品的饱和溶液与等体积的 0.5mol·L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b/>
                <w:bCs/>
                <w:color w:val="000000"/>
                <w:spacing w:val="-10"/>
              </w:rPr>
              <w:t>Fe(CN)</w:t>
            </w:r>
            <w:r>
              <w:rPr>
                <w:rFonts w:hint="eastAsia" w:ascii="Times New Roman" w:hAnsi="Times New Roman" w:eastAsia="楷体" w:cs="Times New Roman"/>
                <w:b/>
                <w:bCs/>
                <w:color w:val="000000"/>
                <w:spacing w:val="-10"/>
                <w:vertAlign w:val="subscript"/>
              </w:rPr>
              <w:t>6</w:t>
            </w:r>
            <w:r>
              <w:rPr>
                <w:rFonts w:hint="eastAsia" w:ascii="Times New Roman" w:hAnsi="Times New Roman" w:eastAsia="楷体" w:cs="Times New Roman"/>
                <w:b/>
                <w:bCs/>
                <w:color w:val="000000"/>
                <w:spacing w:val="-10"/>
              </w:rPr>
              <w:t xml:space="preserve"> </w:t>
            </w:r>
            <w:r>
              <w:rPr>
                <w:rFonts w:hint="eastAsia" w:ascii="Times New Roman" w:hAnsi="Times New Roman" w:eastAsia="楷体" w:cs="Times New Roman"/>
                <w:color w:val="000000"/>
                <w:spacing w:val="-10"/>
              </w:rPr>
              <w:t>溶液混合均匀。用毛笔蘸此混合液在白纸上写字，字迹经强光照射后，由暗黄色变为蓝绿色，证明了二价铁的生成，体现了三草酸合铁酸钾的光敏性</w:t>
            </w:r>
          </w:p>
          <w:p w14:paraId="38AB0FCA">
            <w:pPr>
              <w:pStyle w:val="18"/>
              <w:numPr>
                <w:ilvl w:val="0"/>
                <w:numId w:val="1"/>
              </w:numPr>
              <w:ind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配合物性质</w:t>
            </w:r>
          </w:p>
          <w:p w14:paraId="299CFA2C">
            <w:pPr>
              <w:ind w:firstLine="382" w:firstLineChars="200"/>
              <w:rPr>
                <w:rFonts w:ascii="Times New Roman" w:hAnsi="Times New Roman" w:eastAsia="楷体" w:cs="Times New Roman"/>
                <w:color w:val="000000"/>
                <w:spacing w:val="-10"/>
              </w:rPr>
            </w:pPr>
            <w:r>
              <w:rPr>
                <w:rFonts w:hint="eastAsia" w:ascii="Times New Roman" w:hAnsi="Times New Roman" w:eastAsia="楷体" w:cs="Times New Roman"/>
                <w:b/>
                <w:bCs/>
                <w:color w:val="000000"/>
                <w:spacing w:val="-10"/>
              </w:rPr>
              <w:t>3-1</w:t>
            </w:r>
            <w:r>
              <w:rPr>
                <w:rFonts w:hint="eastAsia" w:ascii="Times New Roman" w:hAnsi="Times New Roman" w:eastAsia="楷体" w:cs="Times New Roman"/>
                <w:color w:val="000000"/>
                <w:spacing w:val="-10"/>
              </w:rPr>
              <w:t>:检验内外界（用试管操作）</w:t>
            </w:r>
          </w:p>
          <w:p w14:paraId="023DC9B1">
            <w:pPr>
              <w:pStyle w:val="18"/>
              <w:numPr>
                <w:ilvl w:val="3"/>
                <w:numId w:val="1"/>
              </w:numPr>
              <w:ind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检定</w:t>
            </w:r>
            <w:r>
              <w:rPr>
                <w:rFonts w:hint="eastAsia" w:ascii="Times New Roman" w:hAnsi="Times New Roman" w:eastAsia="楷体" w:cs="Times New Roman"/>
                <w:b/>
                <w:bCs/>
                <w:color w:val="000000"/>
                <w:spacing w:val="-10"/>
              </w:rPr>
              <w:t>Ｋ</w:t>
            </w:r>
            <w:r>
              <w:rPr>
                <w:rFonts w:hint="eastAsia" w:ascii="Times New Roman" w:hAnsi="Times New Roman" w:eastAsia="楷体" w:cs="Times New Roman"/>
                <w:b/>
                <w:bCs/>
                <w:color w:val="000000"/>
                <w:spacing w:val="-10"/>
                <w:vertAlign w:val="superscript"/>
              </w:rPr>
              <w:t>+</w:t>
            </w:r>
            <w:r>
              <w:rPr>
                <w:rFonts w:hint="eastAsia" w:ascii="Times New Roman" w:hAnsi="Times New Roman" w:eastAsia="楷体" w:cs="Times New Roman"/>
                <w:color w:val="000000"/>
                <w:spacing w:val="-10"/>
              </w:rPr>
              <w:t>:（采用上清液）</w:t>
            </w:r>
          </w:p>
          <w:p w14:paraId="2AF47775">
            <w:pPr>
              <w:pStyle w:val="18"/>
              <w:ind w:left="550" w:firstLine="38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取少量 0.1mol·L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xml:space="preserve"> </w:t>
            </w:r>
            <w:r>
              <w:rPr>
                <w:rFonts w:hint="eastAsia" w:ascii="Times New Roman" w:hAnsi="Times New Roman" w:eastAsia="楷体" w:cs="Times New Roman"/>
                <w:color w:val="000000"/>
                <w:spacing w:val="-10"/>
              </w:rPr>
              <w:t>及产品溶液， 分别与饱和酒石酸氢钠</w:t>
            </w:r>
            <w:r>
              <w:rPr>
                <w:rFonts w:hint="eastAsia" w:ascii="Times New Roman" w:hAnsi="Times New Roman" w:eastAsia="楷体" w:cs="Times New Roman"/>
                <w:b/>
                <w:bCs/>
                <w:color w:val="000000"/>
                <w:spacing w:val="-10"/>
              </w:rPr>
              <w:t xml:space="preserve"> NaHC</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6</w:t>
            </w:r>
            <w:r>
              <w:rPr>
                <w:rFonts w:hint="eastAsia" w:ascii="Times New Roman" w:hAnsi="Times New Roman" w:eastAsia="楷体" w:cs="Times New Roman"/>
                <w:b/>
                <w:bCs/>
                <w:color w:val="000000"/>
                <w:spacing w:val="-10"/>
              </w:rPr>
              <w:t xml:space="preserve"> </w:t>
            </w:r>
            <w:r>
              <w:rPr>
                <w:rFonts w:hint="eastAsia" w:ascii="Times New Roman" w:hAnsi="Times New Roman" w:eastAsia="楷体" w:cs="Times New Roman"/>
                <w:color w:val="000000"/>
                <w:spacing w:val="-10"/>
              </w:rPr>
              <w:t>溶液作用。充分摇匀，观察现象是否相同。如果现象不明显，可用玻璃棒摩擦试管内壁，稍等，再观察。</w:t>
            </w:r>
          </w:p>
          <w:p w14:paraId="22D6F5F5">
            <w:pPr>
              <w:pStyle w:val="18"/>
              <w:ind w:left="550" w:firstLine="380"/>
              <w:rPr>
                <w:rFonts w:ascii="Times New Roman" w:hAnsi="Times New Roman" w:eastAsia="楷体" w:cs="Times New Roman"/>
                <w:color w:val="EE0000"/>
                <w:spacing w:val="-10"/>
              </w:rPr>
            </w:pPr>
            <w:r>
              <w:rPr>
                <w:rFonts w:hint="eastAsia" w:ascii="Times New Roman" w:hAnsi="Times New Roman" w:eastAsia="楷体" w:cs="Times New Roman"/>
                <w:color w:val="EE0000"/>
                <w:spacing w:val="-10"/>
              </w:rPr>
              <w:t>现象：两只试管都明显的产生了大量白色沉淀，说明K</w:t>
            </w:r>
            <w:r>
              <w:rPr>
                <w:rFonts w:hint="eastAsia" w:ascii="Times New Roman" w:hAnsi="Times New Roman" w:eastAsia="楷体" w:cs="Times New Roman"/>
                <w:color w:val="EE0000"/>
                <w:spacing w:val="-10"/>
                <w:vertAlign w:val="superscript"/>
              </w:rPr>
              <w:t>+</w:t>
            </w:r>
            <w:r>
              <w:rPr>
                <w:rFonts w:hint="eastAsia" w:ascii="Times New Roman" w:hAnsi="Times New Roman" w:eastAsia="楷体" w:cs="Times New Roman"/>
                <w:color w:val="EE0000"/>
                <w:spacing w:val="-10"/>
              </w:rPr>
              <w:t>存在于外界</w:t>
            </w:r>
          </w:p>
          <w:p w14:paraId="2047E8E6">
            <w:pPr>
              <w:pStyle w:val="18"/>
              <w:numPr>
                <w:ilvl w:val="3"/>
                <w:numId w:val="1"/>
              </w:numPr>
              <w:ind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检定 </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vertAlign w:val="superscript"/>
              </w:rPr>
              <w:t>2-</w:t>
            </w:r>
            <w:r>
              <w:rPr>
                <w:rFonts w:hint="eastAsia" w:ascii="Times New Roman" w:hAnsi="Times New Roman" w:eastAsia="楷体" w:cs="Times New Roman"/>
                <w:b/>
                <w:bCs/>
                <w:color w:val="000000"/>
                <w:spacing w:val="-10"/>
              </w:rPr>
              <w:t>（</w:t>
            </w:r>
            <w:r>
              <w:rPr>
                <w:rFonts w:hint="eastAsia" w:ascii="Times New Roman" w:hAnsi="Times New Roman" w:eastAsia="楷体" w:cs="Times New Roman"/>
                <w:color w:val="000000"/>
                <w:spacing w:val="-10"/>
              </w:rPr>
              <w:t>采用固体溶解</w:t>
            </w:r>
            <w:r>
              <w:rPr>
                <w:rFonts w:hint="eastAsia" w:ascii="Times New Roman" w:hAnsi="Times New Roman" w:eastAsia="楷体" w:cs="Times New Roman"/>
                <w:b/>
                <w:bCs/>
                <w:color w:val="000000"/>
                <w:spacing w:val="-10"/>
              </w:rPr>
              <w:t>）</w:t>
            </w:r>
          </w:p>
          <w:p w14:paraId="51897109">
            <w:pPr>
              <w:pStyle w:val="18"/>
              <w:ind w:left="927" w:firstLine="0"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在少量 0.1mol·L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 xml:space="preserve"> 及产品溶液中分别加入 2 滴 0.5mol· 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CaCl</w:t>
            </w:r>
            <w:r>
              <w:rPr>
                <w:rFonts w:hint="eastAsia" w:ascii="Times New Roman" w:hAnsi="Times New Roman" w:eastAsia="楷体" w:cs="Times New Roman"/>
                <w:b/>
                <w:bCs/>
                <w:color w:val="000000"/>
                <w:spacing w:val="-10"/>
                <w:vertAlign w:val="subscript"/>
              </w:rPr>
              <w:t>2</w:t>
            </w:r>
            <w:r>
              <w:rPr>
                <w:rFonts w:ascii="Times New Roman" w:hAnsi="Times New Roman" w:eastAsia="楷体" w:cs="Times New Roman"/>
                <w:color w:val="000000"/>
                <w:spacing w:val="-10"/>
              </w:rPr>
              <w:t>溶液，观察现象</w:t>
            </w:r>
          </w:p>
          <w:p w14:paraId="73057DED">
            <w:pPr>
              <w:pStyle w:val="18"/>
              <w:ind w:left="550" w:firstLine="380"/>
              <w:rPr>
                <w:rFonts w:ascii="Times New Roman" w:hAnsi="Times New Roman" w:eastAsia="楷体" w:cs="Times New Roman"/>
                <w:color w:val="EE0000"/>
                <w:spacing w:val="-10"/>
              </w:rPr>
            </w:pPr>
            <w:r>
              <w:rPr>
                <w:rFonts w:hint="eastAsia" w:ascii="Times New Roman" w:hAnsi="Times New Roman" w:eastAsia="楷体" w:cs="Times New Roman"/>
                <w:color w:val="EE0000"/>
                <w:spacing w:val="-10"/>
              </w:rPr>
              <w:t>现象：K</w:t>
            </w:r>
            <w:r>
              <w:rPr>
                <w:rFonts w:hint="eastAsia" w:ascii="Times New Roman" w:hAnsi="Times New Roman" w:eastAsia="楷体" w:cs="Times New Roman"/>
                <w:color w:val="EE0000"/>
                <w:spacing w:val="-10"/>
                <w:vertAlign w:val="subscript"/>
              </w:rPr>
              <w:t>2</w:t>
            </w:r>
            <w:r>
              <w:rPr>
                <w:rFonts w:hint="eastAsia" w:ascii="Times New Roman" w:hAnsi="Times New Roman" w:eastAsia="楷体" w:cs="Times New Roman"/>
                <w:color w:val="EE0000"/>
                <w:spacing w:val="-10"/>
              </w:rPr>
              <w:t>C</w:t>
            </w:r>
            <w:r>
              <w:rPr>
                <w:rFonts w:hint="eastAsia" w:ascii="Times New Roman" w:hAnsi="Times New Roman" w:eastAsia="楷体" w:cs="Times New Roman"/>
                <w:color w:val="EE0000"/>
                <w:spacing w:val="-10"/>
                <w:vertAlign w:val="subscript"/>
              </w:rPr>
              <w:t>2</w:t>
            </w:r>
            <w:r>
              <w:rPr>
                <w:rFonts w:hint="eastAsia" w:ascii="Times New Roman" w:hAnsi="Times New Roman" w:eastAsia="楷体" w:cs="Times New Roman"/>
                <w:color w:val="EE0000"/>
                <w:spacing w:val="-10"/>
              </w:rPr>
              <w:t>O</w:t>
            </w:r>
            <w:r>
              <w:rPr>
                <w:rFonts w:hint="eastAsia" w:ascii="Times New Roman" w:hAnsi="Times New Roman" w:eastAsia="楷体" w:cs="Times New Roman"/>
                <w:color w:val="EE0000"/>
                <w:spacing w:val="-10"/>
                <w:vertAlign w:val="subscript"/>
              </w:rPr>
              <w:t>4</w:t>
            </w:r>
            <w:r>
              <w:rPr>
                <w:rFonts w:hint="eastAsia" w:ascii="Times New Roman" w:hAnsi="Times New Roman" w:eastAsia="楷体" w:cs="Times New Roman"/>
                <w:color w:val="EE0000"/>
                <w:spacing w:val="-10"/>
              </w:rPr>
              <w:t>试管明显的产生了大量白色沉淀，但产品溶液仅仅发生些许浑浊（考虑为平衡结果），表明草酸根在内界存在。</w:t>
            </w:r>
          </w:p>
          <w:p w14:paraId="1FF3CC66">
            <w:pPr>
              <w:pStyle w:val="18"/>
              <w:numPr>
                <w:ilvl w:val="3"/>
                <w:numId w:val="1"/>
              </w:numPr>
              <w:ind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检定 </w:t>
            </w:r>
            <w:r>
              <w:rPr>
                <w:rFonts w:hint="eastAsia" w:ascii="Times New Roman" w:hAnsi="Times New Roman" w:eastAsia="楷体" w:cs="Times New Roman"/>
                <w:b/>
                <w:bCs/>
                <w:color w:val="000000"/>
                <w:spacing w:val="-10"/>
              </w:rPr>
              <w:t>Fe</w:t>
            </w:r>
            <w:r>
              <w:rPr>
                <w:rFonts w:hint="eastAsia" w:ascii="Times New Roman" w:hAnsi="Times New Roman" w:eastAsia="楷体" w:cs="Times New Roman"/>
                <w:b/>
                <w:bCs/>
                <w:color w:val="000000"/>
                <w:spacing w:val="-10"/>
                <w:vertAlign w:val="superscript"/>
              </w:rPr>
              <w:t>3+</w:t>
            </w:r>
            <w:r>
              <w:rPr>
                <w:rFonts w:hint="eastAsia" w:ascii="Times New Roman" w:hAnsi="Times New Roman" w:eastAsia="楷体" w:cs="Times New Roman"/>
                <w:color w:val="000000"/>
                <w:spacing w:val="-10"/>
              </w:rPr>
              <w:t>（采用上清液）</w:t>
            </w:r>
          </w:p>
          <w:p w14:paraId="016A3E91">
            <w:pPr>
              <w:pStyle w:val="18"/>
              <w:ind w:left="927" w:firstLine="0"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在少量 0.2mol·L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FeCl</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color w:val="000000"/>
                <w:spacing w:val="-10"/>
              </w:rPr>
              <w:t xml:space="preserve"> 及产品溶液中，分别加入 1 滴 1mol·L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KSCN</w:t>
            </w:r>
            <w:r>
              <w:rPr>
                <w:rFonts w:hint="eastAsia" w:ascii="Times New Roman" w:hAnsi="Times New Roman" w:eastAsia="楷体" w:cs="Times New Roman"/>
                <w:color w:val="000000"/>
                <w:spacing w:val="-10"/>
              </w:rPr>
              <w:t>溶液，观察现象</w:t>
            </w:r>
          </w:p>
          <w:p w14:paraId="2AC2A943">
            <w:pPr>
              <w:pStyle w:val="18"/>
              <w:ind w:left="550" w:firstLine="380"/>
              <w:rPr>
                <w:rFonts w:ascii="Times New Roman" w:hAnsi="Times New Roman" w:eastAsia="楷体" w:cs="Times New Roman"/>
                <w:color w:val="EE0000"/>
                <w:spacing w:val="-10"/>
              </w:rPr>
            </w:pPr>
            <w:r>
              <w:rPr>
                <w:rFonts w:hint="eastAsia" w:ascii="Times New Roman" w:hAnsi="Times New Roman" w:eastAsia="楷体" w:cs="Times New Roman"/>
                <w:color w:val="EE0000"/>
                <w:spacing w:val="-10"/>
              </w:rPr>
              <w:t>现象：FeCl</w:t>
            </w:r>
            <w:r>
              <w:rPr>
                <w:rFonts w:hint="eastAsia" w:ascii="Times New Roman" w:hAnsi="Times New Roman" w:eastAsia="楷体" w:cs="Times New Roman"/>
                <w:color w:val="EE0000"/>
                <w:spacing w:val="-10"/>
                <w:vertAlign w:val="subscript"/>
              </w:rPr>
              <w:t>3</w:t>
            </w:r>
            <w:r>
              <w:rPr>
                <w:rFonts w:hint="eastAsia" w:ascii="Times New Roman" w:hAnsi="Times New Roman" w:eastAsia="楷体" w:cs="Times New Roman"/>
                <w:color w:val="EE0000"/>
                <w:spacing w:val="-10"/>
              </w:rPr>
              <w:t>试管明显的变为血红色，但产品溶液维持绿色不变，表明铁离子并不游离，在内界存在。</w:t>
            </w:r>
          </w:p>
          <w:p w14:paraId="06F00D2B">
            <w:pPr>
              <w:pStyle w:val="18"/>
              <w:ind w:left="927" w:firstLine="0" w:firstLineChars="0"/>
              <w:rPr>
                <w:rFonts w:ascii="Times New Roman" w:hAnsi="Times New Roman" w:eastAsia="楷体" w:cs="Times New Roman"/>
                <w:color w:val="000000"/>
                <w:spacing w:val="-10"/>
              </w:rPr>
            </w:pPr>
          </w:p>
          <w:p w14:paraId="1770AC33">
            <w:pPr>
              <w:ind w:firstLine="382" w:firstLineChars="200"/>
              <w:jc w:val="left"/>
              <w:rPr>
                <w:rFonts w:ascii="Times New Roman" w:hAnsi="Times New Roman" w:eastAsia="楷体" w:cs="Times New Roman"/>
                <w:color w:val="000000"/>
                <w:spacing w:val="-10"/>
              </w:rPr>
            </w:pPr>
            <w:r>
              <w:rPr>
                <w:rFonts w:hint="eastAsia" w:ascii="Times New Roman" w:hAnsi="Times New Roman" w:eastAsia="楷体" w:cs="Times New Roman"/>
                <w:b/>
                <w:bCs/>
                <w:color w:val="000000"/>
                <w:spacing w:val="-10"/>
              </w:rPr>
              <w:t>3-2</w:t>
            </w:r>
            <w:r>
              <w:rPr>
                <w:rFonts w:hint="eastAsia" w:ascii="Times New Roman" w:hAnsi="Times New Roman" w:eastAsia="楷体" w:cs="Times New Roman"/>
                <w:color w:val="000000"/>
                <w:spacing w:val="-10"/>
              </w:rPr>
              <w:t>:酸度对配位平衡的影响（采用上清液代替）</w:t>
            </w:r>
          </w:p>
          <w:p w14:paraId="7FB93D91">
            <w:pPr>
              <w:pStyle w:val="18"/>
              <w:numPr>
                <w:ilvl w:val="0"/>
                <w:numId w:val="2"/>
              </w:numPr>
              <w:ind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在两支盛少量产品溶液的试管中，各加 1 滴 1mol·L</w:t>
            </w:r>
            <w:r>
              <w:rPr>
                <w:rFonts w:hint="eastAsia" w:ascii="Times New Roman" w:hAnsi="Times New Roman" w:eastAsia="楷体" w:cs="Times New Roman"/>
                <w:color w:val="000000"/>
                <w:spacing w:val="-10"/>
                <w:vertAlign w:val="superscript"/>
              </w:rPr>
              <w:t xml:space="preserve">-1 </w:t>
            </w:r>
            <w:r>
              <w:rPr>
                <w:rFonts w:hint="eastAsia" w:ascii="Times New Roman" w:hAnsi="Times New Roman" w:eastAsia="楷体" w:cs="Times New Roman"/>
                <w:b/>
                <w:bCs/>
                <w:color w:val="000000"/>
                <w:spacing w:val="-10"/>
              </w:rPr>
              <w:t>KSCN</w:t>
            </w:r>
            <w:r>
              <w:rPr>
                <w:rFonts w:hint="eastAsia" w:ascii="Times New Roman" w:hAnsi="Times New Roman" w:eastAsia="楷体" w:cs="Times New Roman"/>
                <w:color w:val="000000"/>
                <w:spacing w:val="-10"/>
              </w:rPr>
              <w:t>溶液，然后分别滴加 6mol·L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的 </w:t>
            </w:r>
            <w:r>
              <w:rPr>
                <w:rFonts w:hint="eastAsia" w:ascii="Times New Roman" w:hAnsi="Times New Roman" w:eastAsia="楷体" w:cs="Times New Roman"/>
                <w:b/>
                <w:bCs/>
                <w:color w:val="000000"/>
                <w:spacing w:val="-10"/>
              </w:rPr>
              <w:t>HAc</w:t>
            </w:r>
            <w:r>
              <w:rPr>
                <w:rFonts w:hint="eastAsia" w:ascii="Times New Roman" w:hAnsi="Times New Roman" w:eastAsia="楷体" w:cs="Times New Roman"/>
                <w:color w:val="000000"/>
                <w:spacing w:val="-10"/>
              </w:rPr>
              <w:t>和 3mol·L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H</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SO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，观察溶液颜色有何变化?</w:t>
            </w:r>
          </w:p>
          <w:tbl>
            <w:tblPr>
              <w:tblStyle w:val="11"/>
              <w:tblpPr w:leftFromText="180" w:rightFromText="180" w:vertAnchor="text" w:horzAnchor="margin" w:tblpXSpec="center" w:tblpY="892"/>
              <w:tblOverlap w:val="never"/>
              <w:tblW w:w="9524" w:type="dxa"/>
              <w:tblInd w:w="0" w:type="dxa"/>
              <w:tblLayout w:type="autofit"/>
              <w:tblCellMar>
                <w:top w:w="0" w:type="dxa"/>
                <w:left w:w="108" w:type="dxa"/>
                <w:bottom w:w="0" w:type="dxa"/>
                <w:right w:w="108" w:type="dxa"/>
              </w:tblCellMar>
            </w:tblPr>
            <w:tblGrid>
              <w:gridCol w:w="2651"/>
              <w:gridCol w:w="2939"/>
              <w:gridCol w:w="3934"/>
            </w:tblGrid>
            <w:tr w14:paraId="72DBDD3F">
              <w:tblPrEx>
                <w:tblCellMar>
                  <w:top w:w="0" w:type="dxa"/>
                  <w:left w:w="108" w:type="dxa"/>
                  <w:bottom w:w="0" w:type="dxa"/>
                  <w:right w:w="108" w:type="dxa"/>
                </w:tblCellMar>
              </w:tblPrEx>
              <w:trPr>
                <w:trHeight w:val="276" w:hRule="atLeast"/>
              </w:trPr>
              <w:tc>
                <w:tcPr>
                  <w:tcW w:w="0" w:type="auto"/>
                </w:tcPr>
                <w:p w14:paraId="7ECE9833">
                  <w:pPr>
                    <w:widowControl/>
                    <w:spacing w:line="330" w:lineRule="atLeast"/>
                    <w:jc w:val="left"/>
                    <w:rPr>
                      <w:rFonts w:hint="eastAsia" w:ascii="inherit" w:hAnsi="inherit" w:eastAsia="宋体" w:cs="Segoe UI"/>
                      <w:b/>
                      <w:bCs/>
                      <w:spacing w:val="8"/>
                      <w:kern w:val="0"/>
                      <w:szCs w:val="21"/>
                    </w:rPr>
                  </w:pPr>
                  <w:r>
                    <w:rPr>
                      <w:rFonts w:ascii="inherit" w:hAnsi="inherit" w:eastAsia="宋体" w:cs="Segoe UI"/>
                      <w:b/>
                      <w:bCs/>
                      <w:spacing w:val="8"/>
                      <w:kern w:val="0"/>
                      <w:szCs w:val="21"/>
                    </w:rPr>
                    <w:t>操作</w:t>
                  </w:r>
                </w:p>
              </w:tc>
              <w:tc>
                <w:tcPr>
                  <w:tcW w:w="0" w:type="auto"/>
                </w:tcPr>
                <w:p w14:paraId="56B1CA72">
                  <w:pPr>
                    <w:widowControl/>
                    <w:spacing w:line="330" w:lineRule="atLeast"/>
                    <w:jc w:val="left"/>
                    <w:rPr>
                      <w:rFonts w:hint="eastAsia" w:ascii="inherit" w:hAnsi="inherit" w:eastAsia="宋体" w:cs="Segoe UI"/>
                      <w:b/>
                      <w:bCs/>
                      <w:spacing w:val="8"/>
                      <w:kern w:val="0"/>
                      <w:szCs w:val="21"/>
                    </w:rPr>
                  </w:pPr>
                  <w:r>
                    <w:rPr>
                      <w:rFonts w:ascii="inherit" w:hAnsi="inherit" w:eastAsia="宋体" w:cs="Segoe UI"/>
                      <w:b/>
                      <w:bCs/>
                      <w:spacing w:val="8"/>
                      <w:kern w:val="0"/>
                      <w:szCs w:val="21"/>
                    </w:rPr>
                    <w:t>预期现象</w:t>
                  </w:r>
                </w:p>
              </w:tc>
              <w:tc>
                <w:tcPr>
                  <w:tcW w:w="0" w:type="auto"/>
                </w:tcPr>
                <w:p w14:paraId="7DB0633C">
                  <w:pPr>
                    <w:widowControl/>
                    <w:spacing w:line="330" w:lineRule="atLeast"/>
                    <w:jc w:val="left"/>
                    <w:rPr>
                      <w:rFonts w:hint="eastAsia" w:ascii="inherit" w:hAnsi="inherit" w:eastAsia="宋体" w:cs="Segoe UI"/>
                      <w:b/>
                      <w:bCs/>
                      <w:spacing w:val="8"/>
                      <w:kern w:val="0"/>
                      <w:szCs w:val="21"/>
                    </w:rPr>
                  </w:pPr>
                  <w:r>
                    <w:rPr>
                      <w:rFonts w:ascii="inherit" w:hAnsi="inherit" w:eastAsia="宋体" w:cs="Segoe UI"/>
                      <w:b/>
                      <w:bCs/>
                      <w:spacing w:val="8"/>
                      <w:kern w:val="0"/>
                      <w:szCs w:val="21"/>
                    </w:rPr>
                    <w:t>原理说明</w:t>
                  </w:r>
                </w:p>
              </w:tc>
            </w:tr>
            <w:tr w14:paraId="45318DE5">
              <w:tblPrEx>
                <w:tblCellMar>
                  <w:top w:w="0" w:type="dxa"/>
                  <w:left w:w="108" w:type="dxa"/>
                  <w:bottom w:w="0" w:type="dxa"/>
                  <w:right w:w="108" w:type="dxa"/>
                </w:tblCellMar>
              </w:tblPrEx>
              <w:trPr>
                <w:trHeight w:val="548" w:hRule="atLeast"/>
              </w:trPr>
              <w:tc>
                <w:tcPr>
                  <w:tcW w:w="0" w:type="auto"/>
                </w:tcPr>
                <w:p w14:paraId="77C39BD1">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产品溶液加 1 滴 KSCN，再滴加 HAc</w:t>
                  </w:r>
                </w:p>
              </w:tc>
              <w:tc>
                <w:tcPr>
                  <w:tcW w:w="0" w:type="auto"/>
                </w:tcPr>
                <w:p w14:paraId="263D8A5A">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溶液可能微显红色或基本不变色</w:t>
                  </w:r>
                </w:p>
              </w:tc>
              <w:tc>
                <w:tcPr>
                  <w:tcW w:w="0" w:type="auto"/>
                </w:tcPr>
                <w:p w14:paraId="21F1680D">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弱酸，酸效应较弱，仅少量 Fe³⁺ 解离</w:t>
                  </w:r>
                </w:p>
              </w:tc>
            </w:tr>
            <w:tr w14:paraId="1CA9A86C">
              <w:tblPrEx>
                <w:tblCellMar>
                  <w:top w:w="0" w:type="dxa"/>
                  <w:left w:w="108" w:type="dxa"/>
                  <w:bottom w:w="0" w:type="dxa"/>
                  <w:right w:w="108" w:type="dxa"/>
                </w:tblCellMar>
              </w:tblPrEx>
              <w:trPr>
                <w:trHeight w:val="548" w:hRule="atLeast"/>
              </w:trPr>
              <w:tc>
                <w:tcPr>
                  <w:tcW w:w="0" w:type="auto"/>
                </w:tcPr>
                <w:p w14:paraId="191D557F">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产品溶液加 1 滴 KSCN，再滴加 H₂SO₄</w:t>
                  </w:r>
                </w:p>
              </w:tc>
              <w:tc>
                <w:tcPr>
                  <w:tcW w:w="0" w:type="auto"/>
                </w:tcPr>
                <w:p w14:paraId="1565B1AC">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溶液变为明显血红色</w:t>
                  </w:r>
                </w:p>
              </w:tc>
              <w:tc>
                <w:tcPr>
                  <w:tcW w:w="0" w:type="auto"/>
                </w:tcPr>
                <w:p w14:paraId="795DC05D">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强酸使 C₂O₄²⁻ 质子化，配位平衡破坏，释放 Fe³⁺ 与 SCN⁻ 显色</w:t>
                  </w:r>
                </w:p>
              </w:tc>
            </w:tr>
            <w:tr w14:paraId="6BEF6F62">
              <w:tblPrEx>
                <w:tblCellMar>
                  <w:top w:w="0" w:type="dxa"/>
                  <w:left w:w="108" w:type="dxa"/>
                  <w:bottom w:w="0" w:type="dxa"/>
                  <w:right w:w="108" w:type="dxa"/>
                </w:tblCellMar>
              </w:tblPrEx>
              <w:trPr>
                <w:trHeight w:val="548" w:hRule="atLeast"/>
              </w:trPr>
              <w:tc>
                <w:tcPr>
                  <w:tcW w:w="0" w:type="auto"/>
                </w:tcPr>
                <w:p w14:paraId="33AEFBCB">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产品溶液中滴加 氨水</w:t>
                  </w:r>
                </w:p>
              </w:tc>
              <w:tc>
                <w:tcPr>
                  <w:tcW w:w="0" w:type="auto"/>
                </w:tcPr>
                <w:p w14:paraId="5AFE7C4D">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产生红棕色沉淀（Fe(OH)₃），翠绿色褪去</w:t>
                  </w:r>
                </w:p>
              </w:tc>
              <w:tc>
                <w:tcPr>
                  <w:tcW w:w="0" w:type="auto"/>
                </w:tcPr>
                <w:p w14:paraId="6FF382D7">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碱性增强，Fe³⁺ 发生水解生成氢氧化物，配合物分解</w:t>
                  </w:r>
                </w:p>
              </w:tc>
            </w:tr>
          </w:tbl>
          <w:p w14:paraId="44FB45D5">
            <w:pPr>
              <w:pStyle w:val="18"/>
              <w:numPr>
                <w:ilvl w:val="0"/>
                <w:numId w:val="2"/>
              </w:numPr>
              <w:ind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在少量产品溶液中滴加 2mol·L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氨水，观察有何变化。试用影响配合平衡的酸效应及水解效应解释你观察到的现象。</w:t>
            </w:r>
          </w:p>
          <w:p w14:paraId="3AC4CE7E">
            <w:pPr>
              <w:ind w:firstLine="382" w:firstLineChars="200"/>
              <w:jc w:val="left"/>
              <w:rPr>
                <w:rFonts w:ascii="Times New Roman" w:hAnsi="Times New Roman" w:eastAsia="楷体" w:cs="Times New Roman"/>
                <w:color w:val="000000"/>
                <w:spacing w:val="-10"/>
              </w:rPr>
            </w:pPr>
            <w:r>
              <w:rPr>
                <w:rFonts w:hint="eastAsia" w:ascii="Times New Roman" w:hAnsi="Times New Roman" w:eastAsia="楷体" w:cs="Times New Roman"/>
                <w:b/>
                <w:bCs/>
                <w:color w:val="000000"/>
                <w:spacing w:val="-10"/>
              </w:rPr>
              <w:t>3-3</w:t>
            </w:r>
            <w:r>
              <w:rPr>
                <w:rFonts w:hint="eastAsia" w:ascii="Times New Roman" w:hAnsi="Times New Roman" w:eastAsia="楷体" w:cs="Times New Roman"/>
                <w:color w:val="000000"/>
                <w:spacing w:val="-10"/>
              </w:rPr>
              <w:t>:</w:t>
            </w:r>
            <w:r>
              <w:rPr>
                <w:rFonts w:hint="eastAsia"/>
              </w:rPr>
              <w:t xml:space="preserve"> </w:t>
            </w:r>
            <w:r>
              <w:rPr>
                <w:rFonts w:hint="eastAsia" w:ascii="Times New Roman" w:hAnsi="Times New Roman" w:eastAsia="楷体" w:cs="Times New Roman"/>
                <w:color w:val="000000"/>
                <w:spacing w:val="-10"/>
              </w:rPr>
              <w:t>沉淀反应对配合平衡的影响（上清液代替）</w:t>
            </w:r>
          </w:p>
          <w:p w14:paraId="6479E593">
            <w:pPr>
              <w:pStyle w:val="18"/>
              <w:ind w:left="550" w:firstLine="0"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在少量产品溶液中加 1 滴 0.5mol·L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b/>
                <w:bCs/>
                <w:color w:val="000000"/>
                <w:spacing w:val="-10"/>
              </w:rPr>
              <w:t>Na</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S</w:t>
            </w:r>
            <w:r>
              <w:rPr>
                <w:rFonts w:hint="eastAsia" w:ascii="Times New Roman" w:hAnsi="Times New Roman" w:eastAsia="楷体" w:cs="Times New Roman"/>
                <w:color w:val="000000"/>
                <w:spacing w:val="-10"/>
              </w:rPr>
              <w:t xml:space="preserve"> 溶液，观察现象，写出反应式，并加以解释。</w:t>
            </w:r>
          </w:p>
          <w:p w14:paraId="0001573A">
            <w:pPr>
              <w:pStyle w:val="18"/>
              <w:ind w:left="550" w:firstLine="0" w:firstLineChars="0"/>
              <w:jc w:val="left"/>
              <w:rPr>
                <w:rFonts w:ascii="Times New Roman" w:hAnsi="Times New Roman" w:eastAsia="楷体" w:cs="Times New Roman"/>
                <w:color w:val="EE0000"/>
                <w:spacing w:val="-10"/>
              </w:rPr>
            </w:pPr>
            <w:r>
              <w:rPr>
                <w:rFonts w:hint="eastAsia" w:ascii="Times New Roman" w:hAnsi="Times New Roman" w:eastAsia="楷体" w:cs="Times New Roman"/>
                <w:color w:val="EE0000"/>
                <w:spacing w:val="-10"/>
              </w:rPr>
              <w:t>现象：产生黑色沉淀（</w:t>
            </w:r>
            <w:r>
              <w:rPr>
                <w:rFonts w:ascii="Times New Roman" w:hAnsi="Times New Roman" w:eastAsia="楷体" w:cs="Times New Roman"/>
                <w:color w:val="EE0000"/>
                <w:spacing w:val="-10"/>
              </w:rPr>
              <w:t>Fe₂S₃</w:t>
            </w:r>
            <w:r>
              <w:rPr>
                <w:rFonts w:hint="eastAsia" w:ascii="Times New Roman" w:hAnsi="Times New Roman" w:eastAsia="楷体" w:cs="Times New Roman"/>
                <w:color w:val="EE0000"/>
                <w:spacing w:val="-10"/>
              </w:rPr>
              <w:t>或</w:t>
            </w:r>
            <w:r>
              <w:rPr>
                <w:rFonts w:ascii="Times New Roman" w:hAnsi="Times New Roman" w:eastAsia="楷体" w:cs="Times New Roman"/>
                <w:color w:val="EE0000"/>
                <w:spacing w:val="-10"/>
              </w:rPr>
              <w:t>2Fe³⁺ + 3S²⁻ → 2FeS↓ + S↓），绿色溶液</w:t>
            </w:r>
            <w:r>
              <w:rPr>
                <w:rFonts w:hint="eastAsia" w:ascii="Times New Roman" w:hAnsi="Times New Roman" w:eastAsia="楷体" w:cs="Times New Roman"/>
                <w:color w:val="EE0000"/>
                <w:spacing w:val="-10"/>
              </w:rPr>
              <w:t>出现部分</w:t>
            </w:r>
            <w:r>
              <w:rPr>
                <w:rFonts w:ascii="Times New Roman" w:hAnsi="Times New Roman" w:eastAsia="楷体" w:cs="Times New Roman"/>
                <w:color w:val="EE0000"/>
                <w:spacing w:val="-10"/>
              </w:rPr>
              <w:t>褪色，</w:t>
            </w:r>
            <w:r>
              <w:rPr>
                <w:rFonts w:hint="eastAsia" w:ascii="Times New Roman" w:hAnsi="Times New Roman" w:eastAsia="楷体" w:cs="Times New Roman"/>
                <w:color w:val="EE0000"/>
                <w:spacing w:val="-10"/>
              </w:rPr>
              <w:t>说明</w:t>
            </w:r>
            <w:r>
              <w:rPr>
                <w:rFonts w:ascii="Times New Roman" w:hAnsi="Times New Roman" w:eastAsia="楷体" w:cs="Times New Roman"/>
                <w:color w:val="EE0000"/>
                <w:spacing w:val="-10"/>
              </w:rPr>
              <w:t>配合物被破坏</w:t>
            </w:r>
            <w:r>
              <w:rPr>
                <w:rFonts w:hint="eastAsia" w:ascii="Times New Roman" w:hAnsi="Times New Roman" w:eastAsia="楷体" w:cs="Times New Roman"/>
                <w:color w:val="EE0000"/>
                <w:spacing w:val="-10"/>
              </w:rPr>
              <w:t>，在清洗试管时产生臭鸡蛋味，沉淀有部分溶解倾向（但不多）</w:t>
            </w:r>
          </w:p>
          <w:p w14:paraId="3F392E1C">
            <w:pPr>
              <w:pStyle w:val="18"/>
              <w:ind w:left="550" w:firstLine="0" w:firstLineChars="0"/>
              <w:jc w:val="left"/>
              <w:rPr>
                <w:rFonts w:ascii="Times New Roman" w:hAnsi="Times New Roman" w:eastAsia="楷体" w:cs="Times New Roman"/>
                <w:color w:val="000000"/>
                <w:spacing w:val="-10"/>
              </w:rPr>
            </w:pPr>
          </w:p>
          <w:p w14:paraId="5281ECF4">
            <w:pPr>
              <w:ind w:firstLine="382" w:firstLineChars="200"/>
              <w:jc w:val="left"/>
              <w:rPr>
                <w:rFonts w:ascii="Times New Roman" w:hAnsi="Times New Roman" w:eastAsia="楷体" w:cs="Times New Roman"/>
                <w:color w:val="000000"/>
                <w:spacing w:val="-10"/>
              </w:rPr>
            </w:pPr>
            <w:r>
              <w:rPr>
                <w:rFonts w:hint="eastAsia" w:ascii="Times New Roman" w:hAnsi="Times New Roman" w:eastAsia="楷体" w:cs="Times New Roman"/>
                <w:b/>
                <w:bCs/>
                <w:color w:val="000000"/>
                <w:spacing w:val="-10"/>
              </w:rPr>
              <w:t>3-4</w:t>
            </w:r>
            <w:r>
              <w:rPr>
                <w:rFonts w:hint="eastAsia" w:ascii="Times New Roman" w:hAnsi="Times New Roman" w:eastAsia="楷体" w:cs="Times New Roman"/>
                <w:color w:val="000000"/>
                <w:spacing w:val="-10"/>
              </w:rPr>
              <w:t>:</w:t>
            </w:r>
            <w:r>
              <w:rPr>
                <w:rFonts w:hint="eastAsia"/>
              </w:rPr>
              <w:t xml:space="preserve"> </w:t>
            </w:r>
            <w:r>
              <w:rPr>
                <w:rFonts w:hint="eastAsia" w:ascii="Times New Roman" w:hAnsi="Times New Roman" w:eastAsia="楷体" w:cs="Times New Roman"/>
                <w:color w:val="000000"/>
                <w:spacing w:val="-10"/>
              </w:rPr>
              <w:t>配合物相互转变及稳定性比较</w:t>
            </w:r>
          </w:p>
          <w:p w14:paraId="4AC26EB8">
            <w:pPr>
              <w:pStyle w:val="18"/>
              <w:numPr>
                <w:ilvl w:val="0"/>
                <w:numId w:val="3"/>
              </w:numPr>
              <w:ind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往少量 0.2mol·L-1</w:t>
            </w:r>
            <w:r>
              <w:rPr>
                <w:rFonts w:hint="eastAsia" w:ascii="Times New Roman" w:hAnsi="Times New Roman" w:eastAsia="楷体" w:cs="Times New Roman"/>
                <w:b/>
                <w:bCs/>
                <w:color w:val="000000"/>
                <w:spacing w:val="-10"/>
              </w:rPr>
              <w:t xml:space="preserve"> FeCl</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color w:val="000000"/>
                <w:spacing w:val="-10"/>
              </w:rPr>
              <w:t xml:space="preserve"> 溶液中加 1 滴 1mol·L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KSCN</w:t>
            </w:r>
            <w:r>
              <w:rPr>
                <w:rFonts w:hint="eastAsia" w:ascii="Times New Roman" w:hAnsi="Times New Roman" w:eastAsia="楷体" w:cs="Times New Roman"/>
                <w:color w:val="000000"/>
                <w:spacing w:val="-10"/>
              </w:rPr>
              <w:t>，溶液立即变血红色，再往溶液加1mol·L</w:t>
            </w:r>
            <w:r>
              <w:rPr>
                <w:rFonts w:hint="eastAsia" w:ascii="Times New Roman" w:hAnsi="Times New Roman" w:eastAsia="楷体" w:cs="Times New Roman"/>
                <w:color w:val="000000"/>
                <w:spacing w:val="-10"/>
                <w:vertAlign w:val="superscript"/>
              </w:rPr>
              <w:t xml:space="preserve">-1 </w:t>
            </w:r>
            <w:r>
              <w:rPr>
                <w:rFonts w:hint="eastAsia" w:ascii="Times New Roman" w:hAnsi="Times New Roman" w:eastAsia="楷体" w:cs="Times New Roman"/>
                <w:b/>
                <w:bCs/>
                <w:color w:val="000000"/>
                <w:spacing w:val="-10"/>
              </w:rPr>
              <w:t>NH</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F</w:t>
            </w:r>
            <w:r>
              <w:rPr>
                <w:rFonts w:hint="eastAsia" w:ascii="Times New Roman" w:hAnsi="Times New Roman" w:eastAsia="楷体" w:cs="Times New Roman"/>
                <w:color w:val="000000"/>
                <w:spacing w:val="-10"/>
              </w:rPr>
              <w:t>，至血红色刚好褪去。将所得</w:t>
            </w:r>
            <w:r>
              <w:rPr>
                <w:rFonts w:hint="eastAsia" w:ascii="Times New Roman" w:hAnsi="Times New Roman" w:eastAsia="楷体" w:cs="Times New Roman"/>
                <w:b/>
                <w:bCs/>
                <w:color w:val="000000"/>
                <w:spacing w:val="-10"/>
              </w:rPr>
              <w:t xml:space="preserve"> FeF</w:t>
            </w:r>
            <w:r>
              <w:rPr>
                <w:rFonts w:hint="eastAsia" w:ascii="Times New Roman" w:hAnsi="Times New Roman" w:eastAsia="楷体" w:cs="Times New Roman"/>
                <w:b/>
                <w:bCs/>
                <w:color w:val="000000"/>
                <w:spacing w:val="-10"/>
                <w:vertAlign w:val="superscript"/>
              </w:rPr>
              <w:t>2+</w:t>
            </w:r>
            <w:r>
              <w:rPr>
                <w:rFonts w:hint="eastAsia" w:ascii="Times New Roman" w:hAnsi="Times New Roman" w:eastAsia="楷体" w:cs="Times New Roman"/>
                <w:color w:val="000000"/>
                <w:spacing w:val="-10"/>
              </w:rPr>
              <w:t>溶液分为两份，往一份溶液中加入 1mol·L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color w:val="000000"/>
                <w:spacing w:val="-10"/>
              </w:rPr>
              <w:t xml:space="preserve"> </w:t>
            </w:r>
            <w:r>
              <w:rPr>
                <w:rFonts w:hint="eastAsia" w:ascii="Times New Roman" w:hAnsi="Times New Roman" w:eastAsia="楷体" w:cs="Times New Roman"/>
                <w:b/>
                <w:bCs/>
                <w:color w:val="000000"/>
                <w:spacing w:val="-10"/>
              </w:rPr>
              <w:t>KSCN</w:t>
            </w:r>
            <w:r>
              <w:rPr>
                <w:rFonts w:hint="eastAsia" w:ascii="Times New Roman" w:hAnsi="Times New Roman" w:eastAsia="楷体" w:cs="Times New Roman"/>
                <w:color w:val="000000"/>
                <w:spacing w:val="-10"/>
              </w:rPr>
              <w:t>，观察血红色是否容易重现?从实验现象比较下面反应的难易。</w:t>
            </w:r>
          </w:p>
          <w:p w14:paraId="251BBC48">
            <w:pPr>
              <w:pStyle w:val="18"/>
              <w:ind w:left="1350" w:firstLine="0" w:firstLineChars="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drawing>
                <wp:inline distT="0" distB="0" distL="0" distR="0">
                  <wp:extent cx="1231265" cy="353695"/>
                  <wp:effectExtent l="0" t="0" r="6985" b="8255"/>
                  <wp:docPr id="125345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254"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31265" cy="353695"/>
                          </a:xfrm>
                          <a:prstGeom prst="rect">
                            <a:avLst/>
                          </a:prstGeom>
                          <a:noFill/>
                        </pic:spPr>
                      </pic:pic>
                    </a:graphicData>
                  </a:graphic>
                </wp:inline>
              </w:drawing>
            </w:r>
          </w:p>
          <w:p w14:paraId="7CA4625C">
            <w:pPr>
              <w:pStyle w:val="18"/>
              <w:ind w:left="1350" w:firstLine="0" w:firstLineChars="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往另一份 FeF</w:t>
            </w:r>
            <w:r>
              <w:rPr>
                <w:rFonts w:hint="eastAsia" w:ascii="Times New Roman" w:hAnsi="Times New Roman" w:eastAsia="楷体" w:cs="Times New Roman"/>
                <w:color w:val="000000"/>
                <w:spacing w:val="-10"/>
                <w:vertAlign w:val="superscript"/>
              </w:rPr>
              <w:t>2+</w:t>
            </w:r>
            <w:r>
              <w:rPr>
                <w:rFonts w:hint="eastAsia" w:ascii="Times New Roman" w:hAnsi="Times New Roman" w:eastAsia="楷体" w:cs="Times New Roman"/>
                <w:color w:val="000000"/>
                <w:spacing w:val="-10"/>
              </w:rPr>
              <w:t>溶液中滴入 1mol·L-1</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 xml:space="preserve">，至溶液刚好转为黄绿色，记下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color w:val="000000"/>
                <w:spacing w:val="-10"/>
              </w:rPr>
              <w:t xml:space="preserve"> 用量，再往此溶液中滴入 1mol· L</w:t>
            </w:r>
            <w:r>
              <w:rPr>
                <w:rFonts w:hint="eastAsia" w:ascii="Times New Roman" w:hAnsi="Times New Roman" w:eastAsia="楷体" w:cs="Times New Roman"/>
                <w:color w:val="000000"/>
                <w:spacing w:val="-10"/>
                <w:vertAlign w:val="superscript"/>
              </w:rPr>
              <w:t>-1</w:t>
            </w:r>
            <w:r>
              <w:rPr>
                <w:rFonts w:hint="eastAsia" w:ascii="Times New Roman" w:hAnsi="Times New Roman" w:eastAsia="楷体" w:cs="Times New Roman"/>
                <w:b/>
                <w:bCs/>
                <w:color w:val="000000"/>
                <w:spacing w:val="-10"/>
              </w:rPr>
              <w:t>NH</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F</w:t>
            </w:r>
            <w:r>
              <w:rPr>
                <w:rFonts w:hint="eastAsia" w:ascii="Times New Roman" w:hAnsi="Times New Roman" w:eastAsia="楷体" w:cs="Times New Roman"/>
                <w:color w:val="000000"/>
                <w:spacing w:val="-10"/>
              </w:rPr>
              <w:t xml:space="preserve">，至黄绿色刚好褪去，比较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 xml:space="preserve"> </w:t>
            </w:r>
            <w:r>
              <w:rPr>
                <w:rFonts w:hint="eastAsia" w:ascii="Times New Roman" w:hAnsi="Times New Roman" w:eastAsia="楷体" w:cs="Times New Roman"/>
                <w:color w:val="000000"/>
                <w:spacing w:val="-10"/>
              </w:rPr>
              <w:t xml:space="preserve">和 </w:t>
            </w:r>
            <w:r>
              <w:rPr>
                <w:rFonts w:hint="eastAsia" w:ascii="Times New Roman" w:hAnsi="Times New Roman" w:eastAsia="楷体" w:cs="Times New Roman"/>
                <w:b/>
                <w:bCs/>
                <w:color w:val="000000"/>
                <w:spacing w:val="-10"/>
              </w:rPr>
              <w:t>NH</w:t>
            </w:r>
            <w:r>
              <w:rPr>
                <w:rFonts w:hint="eastAsia" w:ascii="Times New Roman" w:hAnsi="Times New Roman" w:eastAsia="楷体" w:cs="Times New Roman"/>
                <w:b/>
                <w:bCs/>
                <w:color w:val="000000"/>
                <w:spacing w:val="-10"/>
                <w:vertAlign w:val="subscript"/>
              </w:rPr>
              <w:t>4</w:t>
            </w:r>
            <w:r>
              <w:rPr>
                <w:rFonts w:hint="eastAsia" w:ascii="Times New Roman" w:hAnsi="Times New Roman" w:eastAsia="楷体" w:cs="Times New Roman"/>
                <w:b/>
                <w:bCs/>
                <w:color w:val="000000"/>
                <w:spacing w:val="-10"/>
              </w:rPr>
              <w:t>F</w:t>
            </w:r>
            <w:r>
              <w:rPr>
                <w:rFonts w:hint="eastAsia" w:ascii="Times New Roman" w:hAnsi="Times New Roman" w:eastAsia="楷体" w:cs="Times New Roman"/>
                <w:color w:val="000000"/>
                <w:spacing w:val="-10"/>
              </w:rPr>
              <w:t xml:space="preserve"> 的用量，判断反应的难易。</w:t>
            </w:r>
          </w:p>
          <w:p w14:paraId="5B1720D2">
            <w:pPr>
              <w:pStyle w:val="18"/>
              <w:ind w:left="1350" w:firstLine="0" w:firstLineChars="0"/>
              <w:jc w:val="left"/>
              <w:rPr>
                <w:rFonts w:ascii="Times New Roman" w:hAnsi="Times New Roman" w:eastAsia="楷体" w:cs="Times New Roman"/>
                <w:color w:val="000000"/>
                <w:spacing w:val="-10"/>
              </w:rPr>
            </w:pPr>
            <w:r>
              <w:rPr>
                <w:rFonts w:ascii="Times New Roman" w:hAnsi="Times New Roman" w:eastAsia="楷体" w:cs="Times New Roman"/>
                <w:color w:val="000000"/>
                <w:spacing w:val="-10"/>
              </w:rPr>
              <w:drawing>
                <wp:inline distT="0" distB="0" distL="0" distR="0">
                  <wp:extent cx="1511935" cy="262255"/>
                  <wp:effectExtent l="0" t="0" r="0" b="4445"/>
                  <wp:docPr id="1620732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2005"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11935" cy="262255"/>
                          </a:xfrm>
                          <a:prstGeom prst="rect">
                            <a:avLst/>
                          </a:prstGeom>
                          <a:noFill/>
                        </pic:spPr>
                      </pic:pic>
                    </a:graphicData>
                  </a:graphic>
                </wp:inline>
              </w:drawing>
            </w:r>
          </w:p>
          <w:p w14:paraId="7D8561F3">
            <w:pPr>
              <w:pStyle w:val="18"/>
              <w:numPr>
                <w:ilvl w:val="0"/>
                <w:numId w:val="3"/>
              </w:numPr>
              <w:ind w:firstLineChars="0"/>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 xml:space="preserve">在 0.5mol·L-1 </w:t>
            </w:r>
            <w:r>
              <w:rPr>
                <w:rFonts w:hint="eastAsia" w:ascii="Times New Roman" w:hAnsi="Times New Roman" w:eastAsia="楷体" w:cs="Times New Roman"/>
                <w:b/>
                <w:bCs/>
                <w:color w:val="000000"/>
                <w:spacing w:val="-10"/>
              </w:rPr>
              <w:t>K</w:t>
            </w:r>
            <w:r>
              <w:rPr>
                <w:rFonts w:hint="eastAsia" w:ascii="Times New Roman" w:hAnsi="Times New Roman" w:eastAsia="楷体" w:cs="Times New Roman"/>
                <w:b/>
                <w:bCs/>
                <w:color w:val="000000"/>
                <w:spacing w:val="-10"/>
                <w:vertAlign w:val="subscript"/>
              </w:rPr>
              <w:t>3</w:t>
            </w:r>
            <w:r>
              <w:rPr>
                <w:rFonts w:hint="eastAsia" w:ascii="Times New Roman" w:hAnsi="Times New Roman" w:eastAsia="楷体" w:cs="Times New Roman"/>
                <w:b/>
                <w:bCs/>
                <w:color w:val="000000"/>
                <w:spacing w:val="-10"/>
              </w:rPr>
              <w:t>[Fe(CN)</w:t>
            </w:r>
            <w:r>
              <w:rPr>
                <w:rFonts w:hint="eastAsia" w:ascii="Times New Roman" w:hAnsi="Times New Roman" w:eastAsia="楷体" w:cs="Times New Roman"/>
                <w:b/>
                <w:bCs/>
                <w:color w:val="000000"/>
                <w:spacing w:val="-10"/>
                <w:vertAlign w:val="subscript"/>
              </w:rPr>
              <w:t>6</w:t>
            </w:r>
            <w:r>
              <w:rPr>
                <w:rFonts w:hint="eastAsia" w:ascii="Times New Roman" w:hAnsi="Times New Roman" w:eastAsia="楷体" w:cs="Times New Roman"/>
                <w:b/>
                <w:bCs/>
                <w:color w:val="000000"/>
                <w:spacing w:val="-10"/>
              </w:rPr>
              <w:t>]</w:t>
            </w:r>
            <w:r>
              <w:rPr>
                <w:rFonts w:hint="eastAsia" w:ascii="Times New Roman" w:hAnsi="Times New Roman" w:eastAsia="楷体" w:cs="Times New Roman"/>
                <w:color w:val="000000"/>
                <w:spacing w:val="-10"/>
              </w:rPr>
              <w:t xml:space="preserve">和产品溶液中分别滴入 2mol·L- 1 </w:t>
            </w:r>
            <w:r>
              <w:rPr>
                <w:rFonts w:hint="eastAsia" w:ascii="Times New Roman" w:hAnsi="Times New Roman" w:eastAsia="楷体" w:cs="Times New Roman"/>
                <w:b/>
                <w:bCs/>
                <w:color w:val="000000"/>
                <w:spacing w:val="-10"/>
              </w:rPr>
              <w:t>NaOH</w:t>
            </w:r>
            <w:r>
              <w:rPr>
                <w:rFonts w:hint="eastAsia" w:ascii="Times New Roman" w:hAnsi="Times New Roman" w:eastAsia="楷体" w:cs="Times New Roman"/>
                <w:color w:val="000000"/>
                <w:spacing w:val="-10"/>
              </w:rPr>
              <w:t xml:space="preserve">，对比现象有何不同? </w:t>
            </w:r>
            <w:r>
              <w:rPr>
                <w:rFonts w:hint="eastAsia" w:ascii="Times New Roman" w:hAnsi="Times New Roman" w:eastAsia="楷体" w:cs="Times New Roman"/>
                <w:b/>
                <w:bCs/>
                <w:color w:val="000000"/>
                <w:spacing w:val="-10"/>
              </w:rPr>
              <w:t>[ Fe(CN)</w:t>
            </w:r>
            <w:r>
              <w:rPr>
                <w:rFonts w:hint="eastAsia" w:ascii="Times New Roman" w:hAnsi="Times New Roman" w:eastAsia="楷体" w:cs="Times New Roman"/>
                <w:b/>
                <w:bCs/>
                <w:color w:val="000000"/>
                <w:spacing w:val="-10"/>
                <w:vertAlign w:val="subscript"/>
              </w:rPr>
              <w:t>6</w:t>
            </w:r>
            <w:r>
              <w:rPr>
                <w:rFonts w:hint="eastAsia"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vertAlign w:val="superscript"/>
              </w:rPr>
              <w:t>3-</w:t>
            </w:r>
            <w:r>
              <w:rPr>
                <w:rFonts w:hint="eastAsia" w:ascii="Times New Roman" w:hAnsi="Times New Roman" w:eastAsia="楷体" w:cs="Times New Roman"/>
                <w:color w:val="000000"/>
                <w:spacing w:val="-10"/>
              </w:rPr>
              <w:t>与</w:t>
            </w:r>
            <w:r>
              <w:rPr>
                <w:rFonts w:hint="eastAsia" w:ascii="Times New Roman" w:hAnsi="Times New Roman" w:eastAsia="楷体" w:cs="Times New Roman"/>
                <w:b/>
                <w:bCs/>
                <w:color w:val="000000"/>
                <w:spacing w:val="-10"/>
              </w:rPr>
              <w:t>[Fe(C</w:t>
            </w:r>
            <w:r>
              <w:rPr>
                <w:rFonts w:hint="eastAsia" w:ascii="Times New Roman" w:hAnsi="Times New Roman" w:eastAsia="楷体" w:cs="Times New Roman"/>
                <w:b/>
                <w:bCs/>
                <w:color w:val="000000"/>
                <w:spacing w:val="-10"/>
                <w:vertAlign w:val="subscript"/>
              </w:rPr>
              <w:t>2</w:t>
            </w:r>
            <w:r>
              <w:rPr>
                <w:rFonts w:hint="eastAsia" w:ascii="Times New Roman" w:hAnsi="Times New Roman" w:eastAsia="楷体" w:cs="Times New Roman"/>
                <w:b/>
                <w:bCs/>
                <w:color w:val="000000"/>
                <w:spacing w:val="-10"/>
              </w:rPr>
              <w:t>O</w:t>
            </w:r>
            <w:r>
              <w:rPr>
                <w:rFonts w:hint="eastAsia" w:ascii="Times New Roman" w:hAnsi="Times New Roman" w:eastAsia="楷体" w:cs="Times New Roman"/>
                <w:b/>
                <w:bCs/>
                <w:color w:val="000000"/>
                <w:spacing w:val="-10"/>
                <w:vertAlign w:val="subscript"/>
              </w:rPr>
              <w:t>4)3</w:t>
            </w:r>
            <w:r>
              <w:rPr>
                <w:rFonts w:hint="eastAsia" w:ascii="Times New Roman" w:hAnsi="Times New Roman" w:eastAsia="楷体" w:cs="Times New Roman"/>
                <w:b/>
                <w:bCs/>
                <w:color w:val="000000"/>
                <w:spacing w:val="-10"/>
              </w:rPr>
              <w:t>]</w:t>
            </w:r>
            <w:r>
              <w:rPr>
                <w:rFonts w:hint="eastAsia" w:ascii="Times New Roman" w:hAnsi="Times New Roman" w:eastAsia="楷体" w:cs="Times New Roman"/>
                <w:b/>
                <w:bCs/>
                <w:color w:val="000000"/>
                <w:spacing w:val="-10"/>
                <w:vertAlign w:val="superscript"/>
              </w:rPr>
              <w:t>3-</w:t>
            </w:r>
            <w:r>
              <w:rPr>
                <w:rFonts w:hint="eastAsia" w:ascii="Times New Roman" w:hAnsi="Times New Roman" w:eastAsia="楷体" w:cs="Times New Roman"/>
                <w:color w:val="000000"/>
                <w:spacing w:val="-10"/>
              </w:rPr>
              <w:t>比较，何者较稳定?</w:t>
            </w:r>
          </w:p>
          <w:tbl>
            <w:tblPr>
              <w:tblStyle w:val="11"/>
              <w:tblW w:w="0" w:type="auto"/>
              <w:tblInd w:w="0" w:type="dxa"/>
              <w:tblLayout w:type="autofit"/>
              <w:tblCellMar>
                <w:top w:w="0" w:type="dxa"/>
                <w:left w:w="108" w:type="dxa"/>
                <w:bottom w:w="0" w:type="dxa"/>
                <w:right w:w="108" w:type="dxa"/>
              </w:tblCellMar>
            </w:tblPr>
            <w:tblGrid>
              <w:gridCol w:w="877"/>
              <w:gridCol w:w="2184"/>
              <w:gridCol w:w="4604"/>
              <w:gridCol w:w="2610"/>
              <w:tblGridChange w:id="15">
                <w:tblGrid>
                  <w:gridCol w:w="877"/>
                  <w:gridCol w:w="2184"/>
                  <w:gridCol w:w="4604"/>
                  <w:gridCol w:w="2610"/>
                </w:tblGrid>
              </w:tblGridChange>
            </w:tblGrid>
            <w:tr w14:paraId="0A7B04A6">
              <w:tblPrEx>
                <w:tblCellMar>
                  <w:top w:w="0" w:type="dxa"/>
                  <w:left w:w="108" w:type="dxa"/>
                  <w:bottom w:w="0" w:type="dxa"/>
                  <w:right w:w="108" w:type="dxa"/>
                </w:tblCellMar>
              </w:tblPrEx>
              <w:tc>
                <w:tcPr>
                  <w:tcW w:w="877" w:type="dxa"/>
                </w:tcPr>
                <w:p w14:paraId="622398F2">
                  <w:pPr>
                    <w:widowControl/>
                    <w:spacing w:line="330" w:lineRule="atLeast"/>
                    <w:jc w:val="left"/>
                    <w:rPr>
                      <w:rFonts w:ascii="Times New Roman" w:hAnsi="Times New Roman" w:eastAsia="楷体" w:cs="Times New Roman"/>
                      <w:b/>
                      <w:bCs/>
                      <w:spacing w:val="8"/>
                      <w:kern w:val="0"/>
                      <w:sz w:val="18"/>
                      <w:szCs w:val="18"/>
                    </w:rPr>
                  </w:pPr>
                  <w:r>
                    <w:rPr>
                      <w:rFonts w:ascii="Times New Roman" w:hAnsi="Times New Roman" w:eastAsia="楷体" w:cs="Times New Roman"/>
                      <w:b/>
                      <w:bCs/>
                      <w:spacing w:val="8"/>
                      <w:kern w:val="0"/>
                      <w:sz w:val="18"/>
                      <w:szCs w:val="18"/>
                    </w:rPr>
                    <w:t>步骤</w:t>
                  </w:r>
                </w:p>
              </w:tc>
              <w:tc>
                <w:tcPr>
                  <w:tcW w:w="2184" w:type="dxa"/>
                </w:tcPr>
                <w:p w14:paraId="0AAF5D40">
                  <w:pPr>
                    <w:widowControl/>
                    <w:spacing w:line="330" w:lineRule="atLeast"/>
                    <w:jc w:val="left"/>
                    <w:rPr>
                      <w:rFonts w:ascii="Times New Roman" w:hAnsi="Times New Roman" w:eastAsia="楷体" w:cs="Times New Roman"/>
                      <w:b/>
                      <w:bCs/>
                      <w:spacing w:val="8"/>
                      <w:kern w:val="0"/>
                      <w:sz w:val="18"/>
                      <w:szCs w:val="18"/>
                    </w:rPr>
                  </w:pPr>
                  <w:r>
                    <w:rPr>
                      <w:rFonts w:ascii="Times New Roman" w:hAnsi="Times New Roman" w:eastAsia="楷体" w:cs="Times New Roman"/>
                      <w:b/>
                      <w:bCs/>
                      <w:spacing w:val="8"/>
                      <w:kern w:val="0"/>
                      <w:sz w:val="18"/>
                      <w:szCs w:val="18"/>
                    </w:rPr>
                    <w:t>操作</w:t>
                  </w:r>
                </w:p>
              </w:tc>
              <w:tc>
                <w:tcPr>
                  <w:tcW w:w="4604" w:type="dxa"/>
                </w:tcPr>
                <w:p w14:paraId="049911DB">
                  <w:pPr>
                    <w:widowControl/>
                    <w:spacing w:line="330" w:lineRule="atLeast"/>
                    <w:jc w:val="left"/>
                    <w:rPr>
                      <w:rFonts w:ascii="Times New Roman" w:hAnsi="Times New Roman" w:eastAsia="楷体" w:cs="Times New Roman"/>
                      <w:b/>
                      <w:bCs/>
                      <w:spacing w:val="8"/>
                      <w:kern w:val="0"/>
                      <w:sz w:val="18"/>
                      <w:szCs w:val="18"/>
                    </w:rPr>
                  </w:pPr>
                  <w:r>
                    <w:rPr>
                      <w:rFonts w:ascii="Times New Roman" w:hAnsi="Times New Roman" w:eastAsia="楷体" w:cs="Times New Roman"/>
                      <w:b/>
                      <w:bCs/>
                      <w:spacing w:val="8"/>
                      <w:kern w:val="0"/>
                      <w:sz w:val="18"/>
                      <w:szCs w:val="18"/>
                    </w:rPr>
                    <w:t>现象</w:t>
                  </w:r>
                </w:p>
              </w:tc>
              <w:tc>
                <w:tcPr>
                  <w:tcW w:w="0" w:type="auto"/>
                </w:tcPr>
                <w:p w14:paraId="7F4EBB79">
                  <w:pPr>
                    <w:widowControl/>
                    <w:spacing w:line="330" w:lineRule="atLeast"/>
                    <w:jc w:val="left"/>
                    <w:rPr>
                      <w:rFonts w:ascii="Times New Roman" w:hAnsi="Times New Roman" w:eastAsia="楷体" w:cs="Times New Roman"/>
                      <w:b/>
                      <w:bCs/>
                      <w:spacing w:val="8"/>
                      <w:kern w:val="0"/>
                      <w:sz w:val="18"/>
                      <w:szCs w:val="18"/>
                    </w:rPr>
                  </w:pPr>
                  <w:r>
                    <w:rPr>
                      <w:rFonts w:ascii="Times New Roman" w:hAnsi="Times New Roman" w:eastAsia="楷体" w:cs="Times New Roman"/>
                      <w:b/>
                      <w:bCs/>
                      <w:spacing w:val="8"/>
                      <w:kern w:val="0"/>
                      <w:sz w:val="18"/>
                      <w:szCs w:val="18"/>
                    </w:rPr>
                    <w:t>结论</w:t>
                  </w:r>
                </w:p>
              </w:tc>
            </w:tr>
            <w:tr w14:paraId="4A0D4E96">
              <w:tblPrEx>
                <w:tblCellMar>
                  <w:top w:w="0" w:type="dxa"/>
                  <w:left w:w="108" w:type="dxa"/>
                  <w:bottom w:w="0" w:type="dxa"/>
                  <w:right w:w="108" w:type="dxa"/>
                </w:tblCellMar>
              </w:tblPrEx>
              <w:tc>
                <w:tcPr>
                  <w:tcW w:w="877" w:type="dxa"/>
                </w:tcPr>
                <w:p w14:paraId="2C6E192A">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①</w:t>
                  </w:r>
                </w:p>
              </w:tc>
              <w:tc>
                <w:tcPr>
                  <w:tcW w:w="2184" w:type="dxa"/>
                </w:tcPr>
                <w:p w14:paraId="16C83754">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FeCl₃ 加 KSCN</w:t>
                  </w:r>
                </w:p>
              </w:tc>
              <w:tc>
                <w:tcPr>
                  <w:tcW w:w="4604" w:type="dxa"/>
                </w:tcPr>
                <w:p w14:paraId="19FF478B">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b/>
                      <w:bCs/>
                      <w:spacing w:val="8"/>
                      <w:kern w:val="0"/>
                      <w:sz w:val="18"/>
                      <w:szCs w:val="18"/>
                    </w:rPr>
                    <w:t>血红色</w:t>
                  </w:r>
                </w:p>
              </w:tc>
              <w:tc>
                <w:tcPr>
                  <w:tcW w:w="0" w:type="auto"/>
                </w:tcPr>
                <w:p w14:paraId="7168518C">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Fe³⁺ + SCN⁻ → FeSCN²⁺</w:t>
                  </w:r>
                </w:p>
              </w:tc>
            </w:tr>
            <w:tr w14:paraId="4A6DDAC7">
              <w:tblPrEx>
                <w:tblCellMar>
                  <w:top w:w="0" w:type="dxa"/>
                  <w:left w:w="108" w:type="dxa"/>
                  <w:bottom w:w="0" w:type="dxa"/>
                  <w:right w:w="108" w:type="dxa"/>
                </w:tblCellMar>
              </w:tblPrEx>
              <w:tc>
                <w:tcPr>
                  <w:tcW w:w="877" w:type="dxa"/>
                </w:tcPr>
                <w:p w14:paraId="7B8CAB87">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②</w:t>
                  </w:r>
                </w:p>
              </w:tc>
              <w:tc>
                <w:tcPr>
                  <w:tcW w:w="2184" w:type="dxa"/>
                </w:tcPr>
                <w:p w14:paraId="5E9D4E7B">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再加 NH₄F 至褪色</w:t>
                  </w:r>
                </w:p>
              </w:tc>
              <w:tc>
                <w:tcPr>
                  <w:tcW w:w="4604" w:type="dxa"/>
                </w:tcPr>
                <w:p w14:paraId="53D8A903">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b/>
                      <w:bCs/>
                      <w:spacing w:val="8"/>
                      <w:kern w:val="0"/>
                      <w:sz w:val="18"/>
                      <w:szCs w:val="18"/>
                    </w:rPr>
                    <w:t>血红色褪去</w:t>
                  </w:r>
                  <w:r>
                    <w:rPr>
                      <w:rFonts w:ascii="Times New Roman" w:hAnsi="Times New Roman" w:eastAsia="楷体" w:cs="Times New Roman"/>
                      <w:spacing w:val="8"/>
                      <w:kern w:val="0"/>
                      <w:sz w:val="18"/>
                      <w:szCs w:val="18"/>
                    </w:rPr>
                    <w:t>，得无色 FeF²⁺ 溶液</w:t>
                  </w:r>
                </w:p>
              </w:tc>
              <w:tc>
                <w:tcPr>
                  <w:tcW w:w="0" w:type="auto"/>
                </w:tcPr>
                <w:p w14:paraId="39D8BA3F">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 置换 SCN⁻</w:t>
                  </w:r>
                </w:p>
              </w:tc>
            </w:tr>
            <w:tr w14:paraId="477C6378">
              <w:tblPrEx>
                <w:tblCellMar>
                  <w:top w:w="0" w:type="dxa"/>
                  <w:left w:w="108" w:type="dxa"/>
                  <w:bottom w:w="0" w:type="dxa"/>
                  <w:right w:w="108" w:type="dxa"/>
                </w:tblCellMar>
              </w:tblPrEx>
              <w:tc>
                <w:tcPr>
                  <w:tcW w:w="877" w:type="dxa"/>
                </w:tcPr>
                <w:p w14:paraId="736EE09A">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③</w:t>
                  </w:r>
                  <w:r>
                    <w:rPr>
                      <w:rFonts w:ascii="Times New Roman" w:hAnsi="Times New Roman" w:eastAsia="楷体" w:cs="Times New Roman"/>
                      <w:b/>
                      <w:bCs/>
                      <w:spacing w:val="8"/>
                      <w:kern w:val="0"/>
                      <w:sz w:val="18"/>
                      <w:szCs w:val="18"/>
                    </w:rPr>
                    <w:t>a</w:t>
                  </w:r>
                </w:p>
              </w:tc>
              <w:tc>
                <w:tcPr>
                  <w:tcW w:w="2184" w:type="dxa"/>
                </w:tcPr>
                <w:p w14:paraId="7FAB6BC1">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FeF²⁺ 溶液加 KSCN</w:t>
                  </w:r>
                </w:p>
              </w:tc>
              <w:tc>
                <w:tcPr>
                  <w:tcW w:w="4604" w:type="dxa"/>
                </w:tcPr>
                <w:p w14:paraId="6E51B609">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b/>
                      <w:bCs/>
                      <w:spacing w:val="8"/>
                      <w:kern w:val="0"/>
                      <w:sz w:val="18"/>
                      <w:szCs w:val="18"/>
                    </w:rPr>
                    <w:t>血红色不易重现</w:t>
                  </w:r>
                </w:p>
              </w:tc>
              <w:tc>
                <w:tcPr>
                  <w:tcW w:w="0" w:type="auto"/>
                </w:tcPr>
                <w:p w14:paraId="4FC158E7">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FeF²⁺ 比 FeSCN²⁺ 稳定</w:t>
                  </w:r>
                </w:p>
              </w:tc>
            </w:tr>
            <w:tr w14:paraId="43FB06F3">
              <w:tblPrEx>
                <w:tblCellMar>
                  <w:top w:w="0" w:type="dxa"/>
                  <w:left w:w="108" w:type="dxa"/>
                  <w:bottom w:w="0" w:type="dxa"/>
                  <w:right w:w="108" w:type="dxa"/>
                </w:tblCellMar>
              </w:tblPrEx>
              <w:tc>
                <w:tcPr>
                  <w:tcW w:w="877" w:type="dxa"/>
                </w:tcPr>
                <w:p w14:paraId="0A00CC5D">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③</w:t>
                  </w:r>
                  <w:r>
                    <w:rPr>
                      <w:rFonts w:ascii="Times New Roman" w:hAnsi="Times New Roman" w:eastAsia="楷体" w:cs="Times New Roman"/>
                      <w:b/>
                      <w:bCs/>
                      <w:spacing w:val="8"/>
                      <w:kern w:val="0"/>
                      <w:sz w:val="18"/>
                      <w:szCs w:val="18"/>
                    </w:rPr>
                    <w:t>b</w:t>
                  </w:r>
                </w:p>
              </w:tc>
              <w:tc>
                <w:tcPr>
                  <w:tcW w:w="2184" w:type="dxa"/>
                </w:tcPr>
                <w:p w14:paraId="5BACB020">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FeF²⁺ 溶液加 K₂C₂O₄ 至黄绿色</w:t>
                  </w:r>
                </w:p>
              </w:tc>
              <w:tc>
                <w:tcPr>
                  <w:tcW w:w="4604" w:type="dxa"/>
                </w:tcPr>
                <w:p w14:paraId="0AED9924">
                  <w:pPr>
                    <w:widowControl/>
                    <w:spacing w:line="330" w:lineRule="atLeast"/>
                    <w:jc w:val="left"/>
                    <w:rPr>
                      <w:rFonts w:ascii="Times New Roman" w:hAnsi="Times New Roman" w:eastAsia="楷体" w:cs="Times New Roman"/>
                      <w:spacing w:val="8"/>
                      <w:kern w:val="0"/>
                      <w:sz w:val="18"/>
                      <w:szCs w:val="18"/>
                    </w:rPr>
                  </w:pPr>
                  <w:r>
                    <w:rPr>
                      <w:rFonts w:hint="eastAsia" w:ascii="Times New Roman" w:hAnsi="Times New Roman" w:eastAsia="楷体" w:cs="Times New Roman"/>
                      <w:spacing w:val="8"/>
                      <w:kern w:val="0"/>
                      <w:sz w:val="18"/>
                      <w:szCs w:val="18"/>
                    </w:rPr>
                    <w:t>滴三滴后</w:t>
                  </w:r>
                  <w:r>
                    <w:rPr>
                      <w:rFonts w:ascii="Times New Roman" w:hAnsi="Times New Roman" w:eastAsia="楷体" w:cs="Times New Roman"/>
                      <w:spacing w:val="8"/>
                      <w:kern w:val="0"/>
                      <w:sz w:val="18"/>
                      <w:szCs w:val="18"/>
                    </w:rPr>
                    <w:t>溶液变为</w:t>
                  </w:r>
                  <w:r>
                    <w:rPr>
                      <w:rFonts w:ascii="Times New Roman" w:hAnsi="Times New Roman" w:eastAsia="楷体" w:cs="Times New Roman"/>
                      <w:b/>
                      <w:bCs/>
                      <w:spacing w:val="8"/>
                      <w:kern w:val="0"/>
                      <w:sz w:val="18"/>
                      <w:szCs w:val="18"/>
                    </w:rPr>
                    <w:t>黄绿色</w:t>
                  </w:r>
                </w:p>
              </w:tc>
              <w:tc>
                <w:tcPr>
                  <w:tcW w:w="0" w:type="auto"/>
                </w:tcPr>
                <w:p w14:paraId="5818A190">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C₂O₄²⁻ 置换 F⁻，[Fe(C₂O₄)₃]³⁻ 更稳定</w:t>
                  </w:r>
                </w:p>
              </w:tc>
            </w:tr>
            <w:tr w14:paraId="39102245">
              <w:tblPrEx>
                <w:tblCellMar>
                  <w:top w:w="0" w:type="dxa"/>
                  <w:left w:w="108" w:type="dxa"/>
                  <w:bottom w:w="0" w:type="dxa"/>
                  <w:right w:w="108" w:type="dxa"/>
                </w:tblCellMar>
              </w:tblPrEx>
              <w:tc>
                <w:tcPr>
                  <w:tcW w:w="877" w:type="dxa"/>
                </w:tcPr>
                <w:p w14:paraId="104678DD">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④</w:t>
                  </w:r>
                </w:p>
              </w:tc>
              <w:tc>
                <w:tcPr>
                  <w:tcW w:w="2184" w:type="dxa"/>
                </w:tcPr>
                <w:p w14:paraId="7A976EED">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黄绿色溶液滴加 NH₄F 至褪色</w:t>
                  </w:r>
                </w:p>
              </w:tc>
              <w:tc>
                <w:tcPr>
                  <w:tcW w:w="4604" w:type="dxa"/>
                </w:tcPr>
                <w:p w14:paraId="1E878697">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b/>
                      <w:bCs/>
                      <w:spacing w:val="8"/>
                      <w:kern w:val="0"/>
                      <w:sz w:val="18"/>
                      <w:szCs w:val="18"/>
                    </w:rPr>
                    <w:t>需要较</w:t>
                  </w:r>
                  <w:r>
                    <w:rPr>
                      <w:rFonts w:hint="eastAsia" w:ascii="Times New Roman" w:hAnsi="Times New Roman" w:eastAsia="楷体" w:cs="Times New Roman"/>
                      <w:b/>
                      <w:bCs/>
                      <w:spacing w:val="8"/>
                      <w:kern w:val="0"/>
                      <w:sz w:val="18"/>
                      <w:szCs w:val="18"/>
                    </w:rPr>
                    <w:t>七滴</w:t>
                  </w:r>
                  <w:r>
                    <w:rPr>
                      <w:rFonts w:ascii="Times New Roman" w:hAnsi="Times New Roman" w:eastAsia="楷体" w:cs="Times New Roman"/>
                      <w:b/>
                      <w:bCs/>
                      <w:spacing w:val="8"/>
                      <w:kern w:val="0"/>
                      <w:sz w:val="18"/>
                      <w:szCs w:val="18"/>
                    </w:rPr>
                    <w:t xml:space="preserve"> NH₄F 才能褪去黄绿色</w:t>
                  </w:r>
                  <w:r>
                    <w:rPr>
                      <w:rFonts w:hint="eastAsia" w:ascii="Times New Roman" w:hAnsi="Times New Roman" w:eastAsia="楷体" w:cs="Times New Roman"/>
                      <w:b/>
                      <w:bCs/>
                      <w:spacing w:val="8"/>
                      <w:kern w:val="0"/>
                      <w:sz w:val="18"/>
                      <w:szCs w:val="18"/>
                    </w:rPr>
                    <w:t>（实际留下的是暗绿色稀释后的颜色（来源于KSCN））</w:t>
                  </w:r>
                  <w:r>
                    <w:rPr>
                      <w:rFonts w:ascii="Times New Roman" w:hAnsi="Times New Roman" w:eastAsia="楷体" w:cs="Times New Roman"/>
                      <w:spacing w:val="8"/>
                      <w:kern w:val="0"/>
                      <w:sz w:val="18"/>
                      <w:szCs w:val="18"/>
                    </w:rPr>
                    <w:t>，</w:t>
                  </w:r>
                  <w:r>
                    <w:rPr>
                      <w:rFonts w:hint="eastAsia" w:ascii="Times New Roman" w:hAnsi="Times New Roman" w:eastAsia="楷体" w:cs="Times New Roman"/>
                      <w:spacing w:val="8"/>
                      <w:kern w:val="0"/>
                      <w:sz w:val="18"/>
                      <w:szCs w:val="18"/>
                    </w:rPr>
                    <w:t>其实也不易</w:t>
                  </w:r>
                  <w:r>
                    <w:rPr>
                      <w:rFonts w:ascii="Times New Roman" w:hAnsi="Times New Roman" w:eastAsia="楷体" w:cs="Times New Roman"/>
                      <w:spacing w:val="8"/>
                      <w:kern w:val="0"/>
                      <w:sz w:val="18"/>
                      <w:szCs w:val="18"/>
                    </w:rPr>
                    <w:t>完全褪去</w:t>
                  </w:r>
                </w:p>
              </w:tc>
              <w:tc>
                <w:tcPr>
                  <w:tcW w:w="0" w:type="auto"/>
                </w:tcPr>
                <w:p w14:paraId="50431882">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[Fe(C₂O₄)₃]³⁻ 比 FeF²⁺ 稳定</w:t>
                  </w:r>
                </w:p>
              </w:tc>
            </w:tr>
            <w:tr w14:paraId="366D6023">
              <w:tblPrEx>
                <w:tblCellMar>
                  <w:top w:w="0" w:type="dxa"/>
                  <w:left w:w="108" w:type="dxa"/>
                  <w:bottom w:w="0" w:type="dxa"/>
                  <w:right w:w="108" w:type="dxa"/>
                </w:tblCellMar>
                <w:tblPrExChange w:id="16" w:author="WPS_1559650426" w:date="2026-04-27T16:32:46Z">
                  <w:tblPrEx>
                    <w:tblCellMar>
                      <w:top w:w="0" w:type="dxa"/>
                      <w:left w:w="108" w:type="dxa"/>
                      <w:bottom w:w="0" w:type="dxa"/>
                      <w:right w:w="108" w:type="dxa"/>
                    </w:tblCellMar>
                  </w:tblPrEx>
                </w:tblPrExChange>
              </w:tblPrEx>
              <w:trPr>
                <w:trHeight w:val="503" w:hRule="atLeast"/>
              </w:trPr>
              <w:tc>
                <w:tcPr>
                  <w:tcW w:w="877" w:type="dxa"/>
                  <w:tcPrChange w:id="17" w:author="WPS_1559650426" w:date="2026-04-27T16:32:46Z">
                    <w:tcPr>
                      <w:tcW w:w="877" w:type="dxa"/>
                    </w:tcPr>
                  </w:tcPrChange>
                </w:tcPr>
                <w:p w14:paraId="3AFF9240">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⑤</w:t>
                  </w:r>
                </w:p>
              </w:tc>
              <w:tc>
                <w:tcPr>
                  <w:tcW w:w="2184" w:type="dxa"/>
                  <w:tcPrChange w:id="18" w:author="WPS_1559650426" w:date="2026-04-27T16:32:46Z">
                    <w:tcPr>
                      <w:tcW w:w="2184" w:type="dxa"/>
                    </w:tcPr>
                  </w:tcPrChange>
                </w:tcPr>
                <w:p w14:paraId="799A6B47">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K₃[Fe(CN)₆] 加 NaOH</w:t>
                  </w:r>
                </w:p>
              </w:tc>
              <w:tc>
                <w:tcPr>
                  <w:tcW w:w="4604" w:type="dxa"/>
                  <w:tcPrChange w:id="19" w:author="WPS_1559650426" w:date="2026-04-27T16:32:46Z">
                    <w:tcPr>
                      <w:tcW w:w="4604" w:type="dxa"/>
                    </w:tcPr>
                  </w:tcPrChange>
                </w:tcPr>
                <w:p w14:paraId="34126E51">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b/>
                      <w:bCs/>
                      <w:spacing w:val="8"/>
                      <w:kern w:val="0"/>
                      <w:sz w:val="18"/>
                      <w:szCs w:val="18"/>
                    </w:rPr>
                    <w:t>无明显变化</w:t>
                  </w:r>
                  <w:r>
                    <w:rPr>
                      <w:rFonts w:ascii="Times New Roman" w:hAnsi="Times New Roman" w:eastAsia="楷体" w:cs="Times New Roman"/>
                      <w:spacing w:val="8"/>
                      <w:kern w:val="0"/>
                      <w:sz w:val="18"/>
                      <w:szCs w:val="18"/>
                    </w:rPr>
                    <w:t>，溶液仍为黄色</w:t>
                  </w:r>
                </w:p>
              </w:tc>
              <w:tc>
                <w:tcPr>
                  <w:tcW w:w="0" w:type="auto"/>
                  <w:tcPrChange w:id="20" w:author="WPS_1559650426" w:date="2026-04-27T16:32:46Z">
                    <w:tcPr>
                      <w:tcW w:w="0" w:type="auto"/>
                    </w:tcPr>
                  </w:tcPrChange>
                </w:tcPr>
                <w:p w14:paraId="421EE614">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[Fe(CN)₆]³⁻ 极稳定，OH⁻ 无法破坏</w:t>
                  </w:r>
                </w:p>
              </w:tc>
            </w:tr>
            <w:tr w14:paraId="3A8FEEDA">
              <w:tblPrEx>
                <w:tblCellMar>
                  <w:top w:w="0" w:type="dxa"/>
                  <w:left w:w="108" w:type="dxa"/>
                  <w:bottom w:w="0" w:type="dxa"/>
                  <w:right w:w="108" w:type="dxa"/>
                </w:tblCellMar>
              </w:tblPrEx>
              <w:trPr>
                <w:trHeight w:val="311" w:hRule="atLeast"/>
              </w:trPr>
              <w:tc>
                <w:tcPr>
                  <w:tcW w:w="877" w:type="dxa"/>
                </w:tcPr>
                <w:p w14:paraId="1D0DF483">
                  <w:pPr>
                    <w:widowControl/>
                    <w:spacing w:line="330" w:lineRule="atLeast"/>
                    <w:jc w:val="left"/>
                    <w:rPr>
                      <w:rFonts w:ascii="Times New Roman" w:hAnsi="Times New Roman" w:eastAsia="楷体" w:cs="Times New Roman"/>
                      <w:spacing w:val="8"/>
                      <w:kern w:val="0"/>
                      <w:sz w:val="18"/>
                      <w:szCs w:val="18"/>
                    </w:rPr>
                  </w:pPr>
                  <w:r>
                    <w:rPr>
                      <w:rFonts w:ascii="Cambria Math" w:hAnsi="Cambria Math" w:eastAsia="楷体" w:cs="Cambria Math"/>
                      <w:b/>
                      <w:bCs/>
                      <w:spacing w:val="8"/>
                      <w:kern w:val="0"/>
                      <w:sz w:val="18"/>
                      <w:szCs w:val="18"/>
                    </w:rPr>
                    <w:t>⑥</w:t>
                  </w:r>
                </w:p>
              </w:tc>
              <w:tc>
                <w:tcPr>
                  <w:tcW w:w="2184" w:type="dxa"/>
                </w:tcPr>
                <w:p w14:paraId="3B69F83E">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产品溶液加 NaOH</w:t>
                  </w:r>
                </w:p>
              </w:tc>
              <w:tc>
                <w:tcPr>
                  <w:tcW w:w="4604" w:type="dxa"/>
                </w:tcPr>
                <w:p w14:paraId="6B653445">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产生</w:t>
                  </w:r>
                  <w:r>
                    <w:rPr>
                      <w:rFonts w:ascii="Times New Roman" w:hAnsi="Times New Roman" w:eastAsia="楷体" w:cs="Times New Roman"/>
                      <w:b/>
                      <w:bCs/>
                      <w:spacing w:val="8"/>
                      <w:kern w:val="0"/>
                      <w:sz w:val="18"/>
                      <w:szCs w:val="18"/>
                    </w:rPr>
                    <w:t>红棕色沉淀</w:t>
                  </w:r>
                  <w:r>
                    <w:rPr>
                      <w:rFonts w:ascii="Times New Roman" w:hAnsi="Times New Roman" w:eastAsia="楷体" w:cs="Times New Roman"/>
                      <w:spacing w:val="8"/>
                      <w:kern w:val="0"/>
                      <w:sz w:val="18"/>
                      <w:szCs w:val="18"/>
                    </w:rPr>
                    <w:t>（Fe(OH)₃）</w:t>
                  </w:r>
                </w:p>
              </w:tc>
              <w:tc>
                <w:tcPr>
                  <w:tcW w:w="0" w:type="auto"/>
                </w:tcPr>
                <w:p w14:paraId="24931B6D">
                  <w:pPr>
                    <w:widowControl/>
                    <w:spacing w:line="330" w:lineRule="atLeast"/>
                    <w:jc w:val="left"/>
                    <w:rPr>
                      <w:rFonts w:ascii="Times New Roman" w:hAnsi="Times New Roman" w:eastAsia="楷体" w:cs="Times New Roman"/>
                      <w:spacing w:val="8"/>
                      <w:kern w:val="0"/>
                      <w:sz w:val="18"/>
                      <w:szCs w:val="18"/>
                    </w:rPr>
                  </w:pPr>
                  <w:r>
                    <w:rPr>
                      <w:rFonts w:ascii="Times New Roman" w:hAnsi="Times New Roman" w:eastAsia="楷体" w:cs="Times New Roman"/>
                      <w:spacing w:val="8"/>
                      <w:kern w:val="0"/>
                      <w:sz w:val="18"/>
                      <w:szCs w:val="18"/>
                    </w:rPr>
                    <w:t>[Fe(C₂O₄)₃]³⁻ 稳定性不如 [Fe(CN)₆]³⁻，可被强碱破坏</w:t>
                  </w:r>
                </w:p>
              </w:tc>
            </w:tr>
          </w:tbl>
          <w:p w14:paraId="09BE43E4">
            <w:pPr>
              <w:ind w:left="63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综上所述,有顺序:</w:t>
            </w:r>
            <w:r>
              <w:t xml:space="preserve"> </w:t>
            </w:r>
            <w:r>
              <w:rPr>
                <w:rFonts w:ascii="Times New Roman" w:hAnsi="Times New Roman" w:eastAsia="楷体" w:cs="Times New Roman"/>
                <w:color w:val="000000"/>
                <w:spacing w:val="-10"/>
              </w:rPr>
              <w:t>[Fe(CN)₆]³⁻ &gt; [Fe(C₂O₄)₃]³⁻ &gt; FeF²⁺ &gt; FeSCN²⁺</w:t>
            </w:r>
          </w:p>
          <w:p w14:paraId="473FA1CC">
            <w:pPr>
              <w:jc w:val="left"/>
              <w:rPr>
                <w:rFonts w:ascii="Times New Roman" w:hAnsi="Times New Roman" w:eastAsia="楷体" w:cs="Times New Roman"/>
                <w:b/>
                <w:bCs/>
                <w:color w:val="000000"/>
                <w:spacing w:val="-10"/>
              </w:rPr>
            </w:pPr>
            <w:r>
              <w:rPr>
                <w:rFonts w:ascii="Times New Roman" w:hAnsi="Times New Roman" w:eastAsia="楷体" w:cs="Times New Roman"/>
                <w:b/>
                <w:bCs/>
                <w:color w:val="000000"/>
                <w:spacing w:val="-10"/>
              </w:rPr>
              <w:drawing>
                <wp:inline distT="0" distB="0" distL="0" distR="0">
                  <wp:extent cx="6188710" cy="1457960"/>
                  <wp:effectExtent l="0" t="0" r="2540" b="8890"/>
                  <wp:docPr id="7151449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4490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88710" cy="1457960"/>
                          </a:xfrm>
                          <a:prstGeom prst="rect">
                            <a:avLst/>
                          </a:prstGeom>
                          <a:noFill/>
                          <a:ln>
                            <a:noFill/>
                          </a:ln>
                        </pic:spPr>
                      </pic:pic>
                    </a:graphicData>
                  </a:graphic>
                </wp:inline>
              </w:drawing>
            </w:r>
          </w:p>
          <w:p w14:paraId="1ECBE117">
            <w:pPr>
              <w:jc w:val="left"/>
              <w:rPr>
                <w:rFonts w:hint="default" w:ascii="Times New Roman" w:hAnsi="Times New Roman" w:eastAsia="楷体" w:cs="Times New Roman"/>
                <w:b/>
                <w:bCs/>
                <w:color w:val="000000"/>
                <w:spacing w:val="-10"/>
                <w:vertAlign w:val="baseline"/>
                <w:lang w:val="en-US" w:eastAsia="zh-CN"/>
                <w:rPrChange w:id="21" w:author="WPS_1559650426" w:date="2026-04-27T17:08:55Z">
                  <w:rPr>
                    <w:rFonts w:hint="default" w:ascii="Times New Roman" w:hAnsi="Times New Roman" w:eastAsia="楷体" w:cs="Times New Roman"/>
                    <w:b/>
                    <w:bCs/>
                    <w:color w:val="000000"/>
                    <w:spacing w:val="-10"/>
                    <w:lang w:val="en-US" w:eastAsia="zh-CN"/>
                  </w:rPr>
                </w:rPrChange>
              </w:rPr>
            </w:pPr>
            <w:r>
              <w:rPr>
                <w:rFonts w:hint="eastAsia" w:ascii="Times New Roman" w:hAnsi="Times New Roman" w:eastAsia="楷体" w:cs="Times New Roman"/>
                <w:b/>
                <w:bCs/>
                <w:color w:val="000000"/>
                <w:spacing w:val="-10"/>
              </w:rPr>
              <w:t>与查表结果相同。</w:t>
            </w:r>
            <w:ins w:id="22" w:author="WPS_1559650426" w:date="2026-04-27T17:07:39Z">
              <w:r>
                <w:rPr>
                  <w:rFonts w:hint="eastAsia" w:ascii="Times New Roman" w:hAnsi="Times New Roman" w:eastAsia="楷体" w:cs="Times New Roman"/>
                  <w:b/>
                  <w:bCs/>
                  <w:color w:val="000000"/>
                  <w:spacing w:val="-10"/>
                  <w:lang w:val="en-US" w:eastAsia="zh-CN"/>
                </w:rPr>
                <w:t xml:space="preserve"> </w:t>
              </w:r>
            </w:ins>
            <w:ins w:id="23" w:author="WPS_1559650426" w:date="2026-04-27T17:07:41Z">
              <w:r>
                <w:rPr>
                  <w:rFonts w:hint="eastAsia" w:ascii="Times New Roman" w:hAnsi="Times New Roman" w:eastAsia="楷体" w:cs="Times New Roman"/>
                  <w:b/>
                  <w:bCs/>
                  <w:color w:val="000000"/>
                  <w:spacing w:val="-10"/>
                  <w:lang w:val="en-US" w:eastAsia="zh-CN"/>
                </w:rPr>
                <w:t>这里</w:t>
              </w:r>
            </w:ins>
            <w:ins w:id="24" w:author="WPS_1559650426" w:date="2026-04-27T17:07:44Z">
              <w:r>
                <w:rPr>
                  <w:rFonts w:hint="eastAsia" w:ascii="Times New Roman" w:hAnsi="Times New Roman" w:eastAsia="楷体" w:cs="Times New Roman"/>
                  <w:b/>
                  <w:bCs/>
                  <w:color w:val="000000"/>
                  <w:spacing w:val="-10"/>
                  <w:lang w:val="en-US" w:eastAsia="zh-CN"/>
                </w:rPr>
                <w:t>配体</w:t>
              </w:r>
            </w:ins>
            <w:ins w:id="25" w:author="WPS_1559650426" w:date="2026-04-27T17:07:45Z">
              <w:r>
                <w:rPr>
                  <w:rFonts w:hint="eastAsia" w:ascii="Times New Roman" w:hAnsi="Times New Roman" w:eastAsia="楷体" w:cs="Times New Roman"/>
                  <w:b/>
                  <w:bCs/>
                  <w:color w:val="000000"/>
                  <w:spacing w:val="-10"/>
                  <w:lang w:val="en-US" w:eastAsia="zh-CN"/>
                </w:rPr>
                <w:t>的</w:t>
              </w:r>
            </w:ins>
            <w:ins w:id="26" w:author="WPS_1559650426" w:date="2026-04-27T17:07:46Z">
              <w:r>
                <w:rPr>
                  <w:rFonts w:hint="eastAsia" w:ascii="Times New Roman" w:hAnsi="Times New Roman" w:eastAsia="楷体" w:cs="Times New Roman"/>
                  <w:b/>
                  <w:bCs/>
                  <w:color w:val="000000"/>
                  <w:spacing w:val="-10"/>
                  <w:lang w:val="en-US" w:eastAsia="zh-CN"/>
                </w:rPr>
                <w:t>量</w:t>
              </w:r>
            </w:ins>
            <w:ins w:id="27" w:author="WPS_1559650426" w:date="2026-04-27T17:07:47Z">
              <w:r>
                <w:rPr>
                  <w:rFonts w:hint="eastAsia" w:ascii="Times New Roman" w:hAnsi="Times New Roman" w:eastAsia="楷体" w:cs="Times New Roman"/>
                  <w:b/>
                  <w:bCs/>
                  <w:color w:val="000000"/>
                  <w:spacing w:val="-10"/>
                  <w:lang w:val="en-US" w:eastAsia="zh-CN"/>
                </w:rPr>
                <w:t>足够，</w:t>
              </w:r>
            </w:ins>
            <w:ins w:id="28" w:author="WPS_1559650426" w:date="2026-04-27T17:07:48Z">
              <w:r>
                <w:rPr>
                  <w:rFonts w:hint="eastAsia" w:ascii="Times New Roman" w:hAnsi="Times New Roman" w:eastAsia="楷体" w:cs="Times New Roman"/>
                  <w:b/>
                  <w:bCs/>
                  <w:color w:val="000000"/>
                  <w:spacing w:val="-10"/>
                  <w:lang w:val="en-US" w:eastAsia="zh-CN"/>
                </w:rPr>
                <w:t>则</w:t>
              </w:r>
            </w:ins>
            <w:ins w:id="29" w:author="WPS_1559650426" w:date="2026-04-27T17:08:51Z">
              <w:r>
                <w:rPr>
                  <w:rFonts w:hint="eastAsia" w:ascii="Times New Roman" w:hAnsi="Times New Roman" w:eastAsia="楷体" w:cs="Times New Roman"/>
                  <w:b/>
                  <w:bCs/>
                  <w:color w:val="000000"/>
                  <w:spacing w:val="-10"/>
                  <w:lang w:val="en-US" w:eastAsia="zh-CN"/>
                </w:rPr>
                <w:t>Fe</w:t>
              </w:r>
            </w:ins>
            <w:ins w:id="30" w:author="WPS_1559650426" w:date="2026-04-27T17:08:54Z">
              <w:r>
                <w:rPr>
                  <w:rFonts w:hint="eastAsia" w:ascii="Times New Roman" w:hAnsi="Times New Roman" w:eastAsia="楷体" w:cs="Times New Roman"/>
                  <w:b/>
                  <w:bCs/>
                  <w:color w:val="000000"/>
                  <w:spacing w:val="-10"/>
                  <w:vertAlign w:val="superscript"/>
                  <w:lang w:val="en-US" w:eastAsia="zh-CN"/>
                </w:rPr>
                <w:t>3+</w:t>
              </w:r>
            </w:ins>
            <w:ins w:id="31" w:author="WPS_1559650426" w:date="2026-04-27T17:08:56Z">
              <w:r>
                <w:rPr>
                  <w:rFonts w:hint="eastAsia" w:ascii="Times New Roman" w:hAnsi="Times New Roman" w:eastAsia="楷体" w:cs="Times New Roman"/>
                  <w:b/>
                  <w:bCs/>
                  <w:color w:val="000000"/>
                  <w:spacing w:val="-10"/>
                  <w:vertAlign w:val="baseline"/>
                  <w:lang w:val="en-US" w:eastAsia="zh-CN"/>
                </w:rPr>
                <w:t>与</w:t>
              </w:r>
            </w:ins>
            <w:ins w:id="32" w:author="WPS_1559650426" w:date="2026-04-27T17:09:02Z">
              <w:r>
                <w:rPr>
                  <w:rFonts w:hint="eastAsia" w:ascii="Times New Roman" w:hAnsi="Times New Roman" w:eastAsia="楷体" w:cs="Times New Roman"/>
                  <w:b/>
                  <w:bCs/>
                  <w:color w:val="000000"/>
                  <w:spacing w:val="-10"/>
                  <w:vertAlign w:val="baseline"/>
                  <w:lang w:val="en-US" w:eastAsia="zh-CN"/>
                </w:rPr>
                <w:t>它们</w:t>
              </w:r>
            </w:ins>
            <w:ins w:id="33" w:author="WPS_1559650426" w:date="2026-04-27T17:09:03Z">
              <w:r>
                <w:rPr>
                  <w:rFonts w:hint="eastAsia" w:ascii="Times New Roman" w:hAnsi="Times New Roman" w:eastAsia="楷体" w:cs="Times New Roman"/>
                  <w:b/>
                  <w:bCs/>
                  <w:color w:val="000000"/>
                  <w:spacing w:val="-10"/>
                  <w:vertAlign w:val="baseline"/>
                  <w:lang w:val="en-US" w:eastAsia="zh-CN"/>
                </w:rPr>
                <w:t>都</w:t>
              </w:r>
            </w:ins>
            <w:ins w:id="34" w:author="WPS_1559650426" w:date="2026-04-27T17:09:06Z">
              <w:r>
                <w:rPr>
                  <w:rFonts w:hint="eastAsia" w:ascii="Times New Roman" w:hAnsi="Times New Roman" w:eastAsia="楷体" w:cs="Times New Roman"/>
                  <w:b/>
                  <w:bCs/>
                  <w:color w:val="000000"/>
                  <w:spacing w:val="-10"/>
                  <w:vertAlign w:val="baseline"/>
                  <w:lang w:val="en-US" w:eastAsia="zh-CN"/>
                </w:rPr>
                <w:t>以</w:t>
              </w:r>
            </w:ins>
            <w:ins w:id="35" w:author="WPS_1559650426" w:date="2026-04-27T17:09:16Z">
              <w:r>
                <w:rPr>
                  <w:rFonts w:hint="eastAsia" w:ascii="Times New Roman" w:hAnsi="Times New Roman" w:eastAsia="楷体" w:cs="Times New Roman"/>
                  <w:b/>
                  <w:bCs/>
                  <w:color w:val="000000"/>
                  <w:spacing w:val="-10"/>
                  <w:vertAlign w:val="baseline"/>
                  <w:lang w:val="en-US" w:eastAsia="zh-CN"/>
                </w:rPr>
                <w:t>六配位</w:t>
              </w:r>
            </w:ins>
            <w:ins w:id="36" w:author="WPS_1559650426" w:date="2026-04-27T17:09:18Z">
              <w:r>
                <w:rPr>
                  <w:rFonts w:hint="eastAsia" w:ascii="Times New Roman" w:hAnsi="Times New Roman" w:eastAsia="楷体" w:cs="Times New Roman"/>
                  <w:b/>
                  <w:bCs/>
                  <w:color w:val="000000"/>
                  <w:spacing w:val="-10"/>
                  <w:vertAlign w:val="baseline"/>
                  <w:lang w:val="en-US" w:eastAsia="zh-CN"/>
                </w:rPr>
                <w:t>为主。</w:t>
              </w:r>
            </w:ins>
          </w:p>
          <w:bookmarkEnd w:id="0"/>
          <w:p w14:paraId="2BCCA31C">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数据记录和数据处理</w:t>
            </w:r>
          </w:p>
          <w:p w14:paraId="440B040A">
            <w:pPr>
              <w:rPr>
                <w:rFonts w:ascii="Times New Roman" w:hAnsi="Times New Roman" w:eastAsia="宋体" w:cs="Times New Roman"/>
                <w:b/>
                <w:bCs/>
                <w:sz w:val="24"/>
                <w:szCs w:val="24"/>
              </w:rPr>
            </w:pPr>
          </w:p>
          <w:p w14:paraId="111404AF">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m摩尔盐=7.50g，对应n=0.01913mol</w:t>
            </w:r>
          </w:p>
          <w:p w14:paraId="480476B4">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m(H</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C</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w:t>
            </w:r>
            <w:r>
              <w:rPr>
                <w:rFonts w:hint="eastAsia" w:ascii="Times New Roman" w:hAnsi="Times New Roman" w:eastAsia="楷体" w:cs="Times New Roman"/>
                <w:color w:val="000000"/>
                <w:spacing w:val="-10"/>
                <w:vertAlign w:val="subscript"/>
              </w:rPr>
              <w:t>4</w:t>
            </w:r>
            <w:r>
              <w:rPr>
                <w:rFonts w:hint="eastAsia" w:ascii="Times New Roman" w:hAnsi="Times New Roman" w:eastAsia="楷体" w:cs="Times New Roman"/>
                <w:color w:val="000000"/>
                <w:spacing w:val="-10"/>
              </w:rPr>
              <w:t>)=2.55g</w:t>
            </w:r>
          </w:p>
          <w:p w14:paraId="6E4ABC04">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t(微沸时间)=6min</w:t>
            </w:r>
          </w:p>
          <w:p w14:paraId="441BE37C">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m(K</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C</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w:t>
            </w:r>
            <w:r>
              <w:rPr>
                <w:rFonts w:hint="eastAsia" w:ascii="Times New Roman" w:hAnsi="Times New Roman" w:eastAsia="楷体" w:cs="Times New Roman"/>
                <w:color w:val="000000"/>
                <w:spacing w:val="-10"/>
                <w:vertAlign w:val="subscript"/>
              </w:rPr>
              <w:t>4</w:t>
            </w:r>
            <w:r>
              <w:rPr>
                <w:rFonts w:hint="eastAsia" w:ascii="Times New Roman" w:hAnsi="Times New Roman" w:eastAsia="楷体" w:cs="Times New Roman"/>
                <w:color w:val="000000"/>
                <w:spacing w:val="-10"/>
              </w:rPr>
              <w:t>)=2.56g</w:t>
            </w:r>
          </w:p>
          <w:p w14:paraId="7CF2D39A">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V(H</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O)=30-40mL(4次中间过程检验)</w:t>
            </w:r>
          </w:p>
          <w:p w14:paraId="050ECE7A">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V(H</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)=12.0mL</w:t>
            </w:r>
          </w:p>
          <w:p w14:paraId="0AACA6B2">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一次加入V(H</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C</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w:t>
            </w:r>
            <w:r>
              <w:rPr>
                <w:rFonts w:hint="eastAsia" w:ascii="Times New Roman" w:hAnsi="Times New Roman" w:eastAsia="楷体" w:cs="Times New Roman"/>
                <w:color w:val="000000"/>
                <w:spacing w:val="-10"/>
                <w:vertAlign w:val="subscript"/>
              </w:rPr>
              <w:t>4</w:t>
            </w:r>
            <w:r>
              <w:rPr>
                <w:rFonts w:hint="eastAsia" w:ascii="Times New Roman" w:hAnsi="Times New Roman" w:eastAsia="楷体" w:cs="Times New Roman"/>
                <w:color w:val="000000"/>
                <w:spacing w:val="-10"/>
              </w:rPr>
              <w:t>)=6mL,V(总)=10.2mL</w:t>
            </w:r>
          </w:p>
          <w:p w14:paraId="1C83B5EF">
            <w:pPr>
              <w:autoSpaceDE w:val="0"/>
              <w:autoSpaceDN w:val="0"/>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V(EtOH)=10.0mL</w:t>
            </w:r>
            <w:r>
              <w:rPr>
                <w:rFonts w:ascii="Times New Roman" w:hAnsi="Times New Roman" w:eastAsia="楷体" w:cs="Times New Roman"/>
                <w:color w:val="000000"/>
                <w:spacing w:val="-10"/>
              </w:rPr>
              <w:t>—</w:t>
            </w:r>
            <w:r>
              <w:rPr>
                <w:rFonts w:hint="eastAsia" w:ascii="Times New Roman" w:hAnsi="Times New Roman" w:eastAsia="楷体" w:cs="Times New Roman"/>
                <w:color w:val="000000"/>
                <w:spacing w:val="-10"/>
              </w:rPr>
              <w:t>(溶剂替换用量)</w:t>
            </w:r>
          </w:p>
          <w:p w14:paraId="03E75F4E">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烘干用时约40min，温度为107</w:t>
            </w:r>
            <w:r>
              <w:rPr>
                <w:rFonts w:hint="eastAsia" w:ascii="Times New Roman" w:hAnsi="Times New Roman" w:eastAsia="楷体" w:cs="Times New Roman"/>
                <w:color w:val="000000"/>
                <w:spacing w:val="-10"/>
                <w:vertAlign w:val="superscript"/>
              </w:rPr>
              <w:t>。</w:t>
            </w:r>
            <w:r>
              <w:rPr>
                <w:rFonts w:hint="eastAsia" w:ascii="Times New Roman" w:hAnsi="Times New Roman" w:eastAsia="楷体" w:cs="Times New Roman"/>
                <w:color w:val="000000"/>
                <w:spacing w:val="-10"/>
              </w:rPr>
              <w:t>C</w:t>
            </w:r>
          </w:p>
          <w:p w14:paraId="5E3FDFC4">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最后称的总干重m=64.21g</w:t>
            </w:r>
          </w:p>
          <w:p w14:paraId="53785764">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因m(表面皿)=62.00g</w:t>
            </w:r>
          </w:p>
          <w:p w14:paraId="4ABD7477">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则△m=m（</w:t>
            </w:r>
            <w:r>
              <w:rPr>
                <w:rFonts w:ascii="Times New Roman" w:hAnsi="Times New Roman" w:eastAsia="楷体" w:cs="Times New Roman"/>
                <w:color w:val="000000"/>
                <w:spacing w:val="-10"/>
              </w:rPr>
              <w:t>K₃[Fe(C₂O₄)₃]</w:t>
            </w:r>
            <w:r>
              <w:rPr>
                <w:rFonts w:hint="eastAsia" w:ascii="Times New Roman" w:hAnsi="Times New Roman" w:eastAsia="楷体" w:cs="Times New Roman"/>
                <w:color w:val="000000"/>
                <w:spacing w:val="-10"/>
              </w:rPr>
              <w:t>。3H</w:t>
            </w:r>
            <w:r>
              <w:rPr>
                <w:rFonts w:hint="eastAsia" w:ascii="Times New Roman" w:hAnsi="Times New Roman" w:eastAsia="楷体" w:cs="Times New Roman"/>
                <w:color w:val="000000"/>
                <w:spacing w:val="-10"/>
                <w:vertAlign w:val="subscript"/>
              </w:rPr>
              <w:t>2</w:t>
            </w:r>
            <w:r>
              <w:rPr>
                <w:rFonts w:hint="eastAsia" w:ascii="Times New Roman" w:hAnsi="Times New Roman" w:eastAsia="楷体" w:cs="Times New Roman"/>
                <w:color w:val="000000"/>
                <w:spacing w:val="-10"/>
              </w:rPr>
              <w:t>O）=2.21g</w:t>
            </w:r>
          </w:p>
          <w:p w14:paraId="6129CA9A">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理论产量0.01913*491=9.396g</w:t>
            </w:r>
          </w:p>
          <w:p w14:paraId="1B4E59D4">
            <w:pPr>
              <w:jc w:val="left"/>
              <w:rPr>
                <w:rFonts w:ascii="Times New Roman" w:hAnsi="Times New Roman" w:eastAsia="楷体" w:cs="Times New Roman"/>
                <w:color w:val="000000"/>
                <w:spacing w:val="-10"/>
              </w:rPr>
            </w:pPr>
            <w:r>
              <w:rPr>
                <w:rFonts w:hint="eastAsia" w:ascii="Times New Roman" w:hAnsi="Times New Roman" w:eastAsia="楷体" w:cs="Times New Roman"/>
                <w:color w:val="000000"/>
                <w:spacing w:val="-10"/>
              </w:rPr>
              <w:t>可知产率为23.5%</w:t>
            </w:r>
          </w:p>
          <w:p w14:paraId="5BA746BE">
            <w:pPr>
              <w:keepNext/>
              <w:jc w:val="left"/>
              <w:rPr>
                <w:ins w:id="37" w:author="WPS_1559650426" w:date="2026-04-27T16:32:31Z"/>
                <w:rFonts w:hint="eastAsia" w:ascii="Times New Roman" w:hAnsi="Times New Roman" w:eastAsia="楷体" w:cs="Times New Roman"/>
                <w:color w:val="000000"/>
                <w:spacing w:val="-10"/>
                <w:lang w:val="en-US" w:eastAsia="zh-CN"/>
              </w:rPr>
            </w:pPr>
            <w:ins w:id="38" w:author="WPS_1559650426" w:date="2026-04-27T16:31:57Z">
              <w:r>
                <w:rPr>
                  <w:rFonts w:hint="eastAsia" w:ascii="Times New Roman" w:hAnsi="Times New Roman" w:eastAsia="楷体" w:cs="Times New Roman"/>
                  <w:color w:val="000000"/>
                  <w:spacing w:val="-10"/>
                  <w:lang w:val="en-US" w:eastAsia="zh-CN"/>
                </w:rPr>
                <w:t>以后</w:t>
              </w:r>
            </w:ins>
            <w:ins w:id="39" w:author="WPS_1559650426" w:date="2026-04-27T16:31:58Z">
              <w:r>
                <w:rPr>
                  <w:rFonts w:hint="eastAsia" w:ascii="Times New Roman" w:hAnsi="Times New Roman" w:eastAsia="楷体" w:cs="Times New Roman"/>
                  <w:color w:val="000000"/>
                  <w:spacing w:val="-10"/>
                  <w:lang w:val="en-US" w:eastAsia="zh-CN"/>
                </w:rPr>
                <w:t>可以</w:t>
              </w:r>
            </w:ins>
            <w:ins w:id="40" w:author="WPS_1559650426" w:date="2026-04-27T16:32:04Z">
              <w:r>
                <w:rPr>
                  <w:rFonts w:hint="eastAsia" w:ascii="Times New Roman" w:hAnsi="Times New Roman" w:eastAsia="楷体" w:cs="Times New Roman"/>
                  <w:color w:val="000000"/>
                  <w:spacing w:val="-10"/>
                  <w:lang w:val="en-US" w:eastAsia="zh-CN"/>
                </w:rPr>
                <w:t>训练</w:t>
              </w:r>
            </w:ins>
            <w:ins w:id="41" w:author="WPS_1559650426" w:date="2026-04-27T16:32:05Z">
              <w:r>
                <w:rPr>
                  <w:rFonts w:hint="eastAsia" w:ascii="Times New Roman" w:hAnsi="Times New Roman" w:eastAsia="楷体" w:cs="Times New Roman"/>
                  <w:color w:val="000000"/>
                  <w:spacing w:val="-10"/>
                  <w:lang w:val="en-US" w:eastAsia="zh-CN"/>
                </w:rPr>
                <w:t>一下</w:t>
              </w:r>
            </w:ins>
            <w:ins w:id="42" w:author="WPS_1559650426" w:date="2026-04-27T16:32:06Z">
              <w:r>
                <w:rPr>
                  <w:rFonts w:hint="eastAsia" w:ascii="Times New Roman" w:hAnsi="Times New Roman" w:eastAsia="楷体" w:cs="Times New Roman"/>
                  <w:color w:val="000000"/>
                  <w:spacing w:val="-10"/>
                  <w:lang w:val="en-US" w:eastAsia="zh-CN"/>
                </w:rPr>
                <w:t>用</w:t>
              </w:r>
            </w:ins>
            <w:ins w:id="43" w:author="WPS_1559650426" w:date="2026-04-27T16:32:13Z">
              <w:r>
                <w:rPr>
                  <w:rFonts w:hint="eastAsia" w:ascii="Times New Roman" w:hAnsi="Times New Roman" w:eastAsia="楷体" w:cs="Times New Roman"/>
                  <w:color w:val="000000"/>
                  <w:spacing w:val="-10"/>
                  <w:lang w:val="en-US" w:eastAsia="zh-CN"/>
                </w:rPr>
                <w:t>公式编辑器</w:t>
              </w:r>
            </w:ins>
            <w:ins w:id="44" w:author="WPS_1559650426" w:date="2026-04-27T16:32:21Z">
              <w:r>
                <w:rPr>
                  <w:rFonts w:hint="eastAsia" w:ascii="Times New Roman" w:hAnsi="Times New Roman" w:eastAsia="楷体" w:cs="Times New Roman"/>
                  <w:color w:val="000000"/>
                  <w:spacing w:val="-10"/>
                  <w:lang w:val="en-US" w:eastAsia="zh-CN"/>
                </w:rPr>
                <w:t>表述</w:t>
              </w:r>
            </w:ins>
            <w:ins w:id="45" w:author="WPS_1559650426" w:date="2026-04-27T16:32:22Z">
              <w:r>
                <w:rPr>
                  <w:rFonts w:hint="eastAsia" w:ascii="Times New Roman" w:hAnsi="Times New Roman" w:eastAsia="楷体" w:cs="Times New Roman"/>
                  <w:color w:val="000000"/>
                  <w:spacing w:val="-10"/>
                  <w:lang w:val="en-US" w:eastAsia="zh-CN"/>
                </w:rPr>
                <w:t>相关</w:t>
              </w:r>
            </w:ins>
            <w:ins w:id="46" w:author="WPS_1559650426" w:date="2026-04-27T16:32:23Z">
              <w:r>
                <w:rPr>
                  <w:rFonts w:hint="eastAsia" w:ascii="Times New Roman" w:hAnsi="Times New Roman" w:eastAsia="楷体" w:cs="Times New Roman"/>
                  <w:color w:val="000000"/>
                  <w:spacing w:val="-10"/>
                  <w:lang w:val="en-US" w:eastAsia="zh-CN"/>
                </w:rPr>
                <w:t>的</w:t>
              </w:r>
            </w:ins>
            <w:ins w:id="47" w:author="WPS_1559650426" w:date="2026-04-27T16:32:27Z">
              <w:r>
                <w:rPr>
                  <w:rFonts w:hint="eastAsia" w:ascii="Times New Roman" w:hAnsi="Times New Roman" w:eastAsia="楷体" w:cs="Times New Roman"/>
                  <w:color w:val="000000"/>
                  <w:spacing w:val="-10"/>
                  <w:lang w:val="en-US" w:eastAsia="zh-CN"/>
                </w:rPr>
                <w:t>数学</w:t>
              </w:r>
            </w:ins>
            <w:ins w:id="48" w:author="WPS_1559650426" w:date="2026-04-27T16:32:28Z">
              <w:r>
                <w:rPr>
                  <w:rFonts w:hint="eastAsia" w:ascii="Times New Roman" w:hAnsi="Times New Roman" w:eastAsia="楷体" w:cs="Times New Roman"/>
                  <w:color w:val="000000"/>
                  <w:spacing w:val="-10"/>
                  <w:lang w:val="en-US" w:eastAsia="zh-CN"/>
                </w:rPr>
                <w:t>计算</w:t>
              </w:r>
            </w:ins>
            <w:ins w:id="49" w:author="WPS_1559650426" w:date="2026-04-27T16:32:29Z">
              <w:r>
                <w:rPr>
                  <w:rFonts w:hint="eastAsia" w:ascii="Times New Roman" w:hAnsi="Times New Roman" w:eastAsia="楷体" w:cs="Times New Roman"/>
                  <w:color w:val="000000"/>
                  <w:spacing w:val="-10"/>
                  <w:lang w:val="en-US" w:eastAsia="zh-CN"/>
                </w:rPr>
                <w:t>过程。</w:t>
              </w:r>
            </w:ins>
          </w:p>
          <w:p w14:paraId="52A59010">
            <w:pPr>
              <w:keepNext/>
              <w:jc w:val="left"/>
              <w:rPr>
                <w:rFonts w:hint="default" w:ascii="Times New Roman" w:hAnsi="Times New Roman" w:eastAsia="楷体" w:cs="Times New Roman"/>
                <w:color w:val="000000"/>
                <w:spacing w:val="-10"/>
                <w:lang w:val="en-US" w:eastAsia="zh-CN"/>
              </w:rPr>
            </w:pPr>
          </w:p>
          <w:p w14:paraId="30582CEC">
            <w:pPr>
              <w:rPr>
                <w:rFonts w:ascii="Times New Roman" w:hAnsi="Times New Roman" w:eastAsia="宋体" w:cs="Times New Roman"/>
                <w:b/>
                <w:bCs/>
                <w:sz w:val="24"/>
                <w:szCs w:val="24"/>
              </w:rPr>
            </w:pPr>
            <w:r>
              <w:rPr>
                <w:rFonts w:ascii="Times New Roman" w:hAnsi="Times New Roman" w:eastAsia="宋体" w:cs="Times New Roman"/>
                <w:b/>
                <w:bCs/>
                <w:sz w:val="24"/>
                <w:szCs w:val="24"/>
              </w:rPr>
              <w:t>结论、问题和讨论</w:t>
            </w:r>
          </w:p>
          <w:p w14:paraId="7973B241">
            <w:pPr>
              <w:rPr>
                <w:rFonts w:ascii="Times New Roman" w:hAnsi="Times New Roman" w:eastAsia="楷体" w:cs="Times New Roman"/>
                <w:b/>
                <w:bCs/>
                <w:kern w:val="0"/>
                <w:szCs w:val="21"/>
              </w:rPr>
            </w:pPr>
          </w:p>
          <w:p w14:paraId="2228EABA">
            <w:pPr>
              <w:rPr>
                <w:rFonts w:ascii="Times New Roman" w:hAnsi="Times New Roman" w:eastAsia="楷体" w:cs="Times New Roman"/>
              </w:rPr>
            </w:pPr>
            <w:r>
              <w:rPr>
                <w:rFonts w:hint="eastAsia" w:ascii="Times New Roman" w:hAnsi="Times New Roman" w:eastAsia="楷体" w:cs="Times New Roman"/>
                <w:b/>
                <w:bCs/>
                <w:kern w:val="0"/>
                <w:szCs w:val="21"/>
              </w:rPr>
              <w:t>一：</w:t>
            </w:r>
            <w:r>
              <w:rPr>
                <w:rFonts w:ascii="Times New Roman" w:hAnsi="Times New Roman" w:eastAsia="楷体" w:cs="Times New Roman"/>
              </w:rPr>
              <w:t xml:space="preserve">思考题部分的问题 </w:t>
            </w:r>
          </w:p>
          <w:p w14:paraId="72B97610">
            <w:pPr>
              <w:rPr>
                <w:rFonts w:ascii="Times New Roman" w:hAnsi="Times New Roman" w:eastAsia="楷体" w:cs="Times New Roman"/>
              </w:rPr>
            </w:pPr>
          </w:p>
          <w:p w14:paraId="46AD3F91">
            <w:pPr>
              <w:rPr>
                <w:rFonts w:ascii="Times New Roman" w:hAnsi="Times New Roman" w:eastAsia="楷体" w:cs="Times New Roman"/>
                <w:b/>
                <w:bCs/>
              </w:rPr>
            </w:pPr>
            <w:r>
              <w:rPr>
                <w:rFonts w:ascii="Times New Roman" w:hAnsi="Times New Roman" w:eastAsia="楷体" w:cs="Times New Roman"/>
                <w:b/>
                <w:bCs/>
              </w:rPr>
              <w:t>（1）过氧化氢（H₂O₂）的加入速度</w:t>
            </w:r>
          </w:p>
          <w:p w14:paraId="7F6C799C">
            <w:pPr>
              <w:rPr>
                <w:rFonts w:hint="default" w:ascii="Times New Roman" w:hAnsi="Times New Roman" w:eastAsia="楷体" w:cs="Times New Roman"/>
                <w:b/>
                <w:bCs/>
                <w:lang w:val="en-US" w:eastAsia="zh-CN"/>
              </w:rPr>
            </w:pPr>
            <w:r>
              <w:rPr>
                <w:rFonts w:ascii="Times New Roman" w:hAnsi="Times New Roman" w:eastAsia="楷体" w:cs="Times New Roman"/>
                <w:b/>
                <w:bCs/>
              </w:rPr>
              <w:tab/>
            </w:r>
            <w:r>
              <w:rPr>
                <w:rFonts w:ascii="Times New Roman" w:hAnsi="Times New Roman" w:eastAsia="楷体" w:cs="Times New Roman"/>
                <w:b/>
                <w:bCs/>
              </w:rPr>
              <w:t>速度过慢：氧化反应速率低，</w:t>
            </w:r>
            <w:r>
              <w:rPr>
                <w:rFonts w:ascii="Times New Roman" w:hAnsi="Times New Roman" w:eastAsia="楷体" w:cs="Times New Roman"/>
                <w:b/>
                <w:bCs/>
                <w:highlight w:val="yellow"/>
              </w:rPr>
              <w:t>可能导致Fe²⁺氧化不完全，影响最终产物的纯度和产率。</w:t>
            </w:r>
            <w:ins w:id="50" w:author="WPS_1559650426" w:date="2026-04-27T16:11:00Z">
              <w:r>
                <w:rPr>
                  <w:rFonts w:hint="eastAsia" w:ascii="Times New Roman" w:hAnsi="Times New Roman" w:eastAsia="楷体" w:cs="Times New Roman"/>
                  <w:b/>
                  <w:bCs/>
                  <w:highlight w:val="yellow"/>
                  <w:lang w:val="en-US" w:eastAsia="zh-CN"/>
                </w:rPr>
                <w:t>加入</w:t>
              </w:r>
            </w:ins>
            <w:ins w:id="51" w:author="WPS_1559650426" w:date="2026-04-27T16:11:01Z">
              <w:r>
                <w:rPr>
                  <w:rFonts w:hint="eastAsia" w:ascii="Times New Roman" w:hAnsi="Times New Roman" w:eastAsia="楷体" w:cs="Times New Roman"/>
                  <w:b/>
                  <w:bCs/>
                  <w:highlight w:val="yellow"/>
                  <w:lang w:val="en-US" w:eastAsia="zh-CN"/>
                </w:rPr>
                <w:t>速度慢</w:t>
              </w:r>
            </w:ins>
            <w:ins w:id="52" w:author="WPS_1559650426" w:date="2026-04-27T16:11:02Z">
              <w:r>
                <w:rPr>
                  <w:rFonts w:hint="eastAsia" w:ascii="Times New Roman" w:hAnsi="Times New Roman" w:eastAsia="楷体" w:cs="Times New Roman"/>
                  <w:b/>
                  <w:bCs/>
                  <w:highlight w:val="yellow"/>
                  <w:lang w:val="en-US" w:eastAsia="zh-CN"/>
                </w:rPr>
                <w:t>，</w:t>
              </w:r>
            </w:ins>
            <w:ins w:id="53" w:author="WPS_1559650426" w:date="2026-04-27T16:11:04Z">
              <w:r>
                <w:rPr>
                  <w:rFonts w:hint="eastAsia" w:ascii="Times New Roman" w:hAnsi="Times New Roman" w:eastAsia="楷体" w:cs="Times New Roman"/>
                  <w:b/>
                  <w:bCs/>
                  <w:highlight w:val="yellow"/>
                  <w:lang w:val="en-US" w:eastAsia="zh-CN"/>
                </w:rPr>
                <w:t>只是</w:t>
              </w:r>
            </w:ins>
            <w:ins w:id="54" w:author="WPS_1559650426" w:date="2026-04-27T16:11:07Z">
              <w:r>
                <w:rPr>
                  <w:rFonts w:hint="eastAsia" w:ascii="Times New Roman" w:hAnsi="Times New Roman" w:eastAsia="楷体" w:cs="Times New Roman"/>
                  <w:b/>
                  <w:bCs/>
                  <w:highlight w:val="yellow"/>
                  <w:lang w:val="en-US" w:eastAsia="zh-CN"/>
                </w:rPr>
                <w:t>耗时</w:t>
              </w:r>
            </w:ins>
            <w:ins w:id="55" w:author="WPS_1559650426" w:date="2026-04-27T16:11:08Z">
              <w:r>
                <w:rPr>
                  <w:rFonts w:hint="eastAsia" w:ascii="Times New Roman" w:hAnsi="Times New Roman" w:eastAsia="楷体" w:cs="Times New Roman"/>
                  <w:b/>
                  <w:bCs/>
                  <w:highlight w:val="yellow"/>
                  <w:lang w:val="en-US" w:eastAsia="zh-CN"/>
                </w:rPr>
                <w:t>，</w:t>
              </w:r>
            </w:ins>
            <w:ins w:id="56" w:author="WPS_1559650426" w:date="2026-04-27T16:11:10Z">
              <w:r>
                <w:rPr>
                  <w:rFonts w:hint="eastAsia" w:ascii="Times New Roman" w:hAnsi="Times New Roman" w:eastAsia="楷体" w:cs="Times New Roman"/>
                  <w:b/>
                  <w:bCs/>
                  <w:highlight w:val="yellow"/>
                  <w:lang w:val="en-US" w:eastAsia="zh-CN"/>
                </w:rPr>
                <w:t>对</w:t>
              </w:r>
            </w:ins>
            <w:ins w:id="57" w:author="WPS_1559650426" w:date="2026-04-27T16:11:11Z">
              <w:r>
                <w:rPr>
                  <w:rFonts w:hint="eastAsia" w:ascii="Times New Roman" w:hAnsi="Times New Roman" w:eastAsia="楷体" w:cs="Times New Roman"/>
                  <w:b/>
                  <w:bCs/>
                  <w:highlight w:val="yellow"/>
                  <w:lang w:val="en-US" w:eastAsia="zh-CN"/>
                </w:rPr>
                <w:t>纯度</w:t>
              </w:r>
            </w:ins>
            <w:ins w:id="58" w:author="WPS_1559650426" w:date="2026-04-27T16:11:13Z">
              <w:r>
                <w:rPr>
                  <w:rFonts w:hint="eastAsia" w:ascii="Times New Roman" w:hAnsi="Times New Roman" w:eastAsia="楷体" w:cs="Times New Roman"/>
                  <w:b/>
                  <w:bCs/>
                  <w:highlight w:val="yellow"/>
                  <w:lang w:val="en-US" w:eastAsia="zh-CN"/>
                </w:rPr>
                <w:t>产率</w:t>
              </w:r>
            </w:ins>
            <w:ins w:id="59" w:author="WPS_1559650426" w:date="2026-04-27T16:11:14Z">
              <w:r>
                <w:rPr>
                  <w:rFonts w:hint="eastAsia" w:ascii="Times New Roman" w:hAnsi="Times New Roman" w:eastAsia="楷体" w:cs="Times New Roman"/>
                  <w:b/>
                  <w:bCs/>
                  <w:highlight w:val="yellow"/>
                  <w:lang w:val="en-US" w:eastAsia="zh-CN"/>
                </w:rPr>
                <w:t>影响</w:t>
              </w:r>
            </w:ins>
            <w:ins w:id="60" w:author="WPS_1559650426" w:date="2026-04-27T16:11:15Z">
              <w:r>
                <w:rPr>
                  <w:rFonts w:hint="eastAsia" w:ascii="Times New Roman" w:hAnsi="Times New Roman" w:eastAsia="楷体" w:cs="Times New Roman"/>
                  <w:b/>
                  <w:bCs/>
                  <w:highlight w:val="yellow"/>
                  <w:lang w:val="en-US" w:eastAsia="zh-CN"/>
                </w:rPr>
                <w:t>不大</w:t>
              </w:r>
            </w:ins>
            <w:ins w:id="61" w:author="WPS_1559650426" w:date="2026-04-27T16:11:16Z">
              <w:r>
                <w:rPr>
                  <w:rFonts w:hint="eastAsia" w:ascii="Times New Roman" w:hAnsi="Times New Roman" w:eastAsia="楷体" w:cs="Times New Roman"/>
                  <w:b/>
                  <w:bCs/>
                  <w:highlight w:val="yellow"/>
                  <w:lang w:val="en-US" w:eastAsia="zh-CN"/>
                </w:rPr>
                <w:t>。</w:t>
              </w:r>
            </w:ins>
          </w:p>
          <w:p w14:paraId="7F825100">
            <w:pPr>
              <w:ind w:firstLine="422" w:firstLineChars="200"/>
              <w:rPr>
                <w:rFonts w:hint="default" w:ascii="Times New Roman" w:hAnsi="Times New Roman" w:eastAsia="楷体" w:cs="Times New Roman"/>
                <w:b/>
                <w:bCs/>
                <w:highlight w:val="yellow"/>
                <w:rPrChange w:id="62" w:author="WPS_1559650426" w:date="2026-04-27T16:11:39Z">
                  <w:rPr>
                    <w:rFonts w:ascii="Times New Roman" w:hAnsi="Times New Roman" w:eastAsia="楷体" w:cs="Times New Roman"/>
                    <w:b/>
                    <w:bCs/>
                  </w:rPr>
                </w:rPrChange>
              </w:rPr>
            </w:pPr>
            <w:r>
              <w:rPr>
                <w:rFonts w:ascii="Times New Roman" w:hAnsi="Times New Roman" w:eastAsia="楷体" w:cs="Times New Roman"/>
                <w:b/>
                <w:bCs/>
              </w:rPr>
              <w:t>速度过快：反应放热剧烈，可能导致局部温度过高，引起溶液暴沸或促使H₂O₂过快分解，</w:t>
            </w:r>
            <w:r>
              <w:rPr>
                <w:rFonts w:ascii="Times New Roman" w:hAnsi="Times New Roman" w:eastAsia="楷体" w:cs="Times New Roman"/>
                <w:b/>
                <w:bCs/>
                <w:highlight w:val="yellow"/>
                <w:rPrChange w:id="63" w:author="WPS_1559650426" w:date="2026-04-27T16:11:39Z">
                  <w:rPr>
                    <w:rFonts w:ascii="Times New Roman" w:hAnsi="Times New Roman" w:eastAsia="楷体" w:cs="Times New Roman"/>
                    <w:b/>
                    <w:bCs/>
                  </w:rPr>
                </w:rPrChange>
              </w:rPr>
              <w:t>降低氧化效率，并可能引发不必要的副反应。</w:t>
            </w:r>
            <w:ins w:id="64" w:author="WPS_1559650426" w:date="2026-04-27T16:11:45Z">
              <w:r>
                <w:rPr>
                  <w:rFonts w:hint="eastAsia" w:ascii="Times New Roman" w:hAnsi="Times New Roman" w:eastAsia="楷体" w:cs="Times New Roman"/>
                  <w:b/>
                  <w:bCs/>
                  <w:highlight w:val="yellow"/>
                  <w:lang w:val="en-US" w:eastAsia="zh-CN"/>
                </w:rPr>
                <w:t>此时，</w:t>
              </w:r>
            </w:ins>
            <w:ins w:id="65" w:author="WPS_1559650426" w:date="2026-04-27T16:11:46Z">
              <w:r>
                <w:rPr>
                  <w:rFonts w:hint="eastAsia" w:ascii="Times New Roman" w:hAnsi="Times New Roman" w:eastAsia="楷体" w:cs="Times New Roman"/>
                  <w:b/>
                  <w:bCs/>
                  <w:highlight w:val="yellow"/>
                  <w:lang w:val="en-US" w:eastAsia="zh-CN"/>
                </w:rPr>
                <w:t>就是</w:t>
              </w:r>
            </w:ins>
            <w:ins w:id="66" w:author="WPS_1559650426" w:date="2026-04-27T16:11:50Z">
              <w:r>
                <w:rPr>
                  <w:rFonts w:hint="eastAsia" w:ascii="Times New Roman" w:hAnsi="Times New Roman" w:eastAsia="楷体" w:cs="Times New Roman"/>
                  <w:b/>
                  <w:bCs/>
                  <w:highlight w:val="yellow"/>
                  <w:lang w:val="en-US" w:eastAsia="zh-CN"/>
                </w:rPr>
                <w:t>氧化</w:t>
              </w:r>
            </w:ins>
            <w:ins w:id="67" w:author="WPS_1559650426" w:date="2026-04-27T16:11:51Z">
              <w:r>
                <w:rPr>
                  <w:rFonts w:hint="eastAsia" w:ascii="Times New Roman" w:hAnsi="Times New Roman" w:eastAsia="楷体" w:cs="Times New Roman"/>
                  <w:b/>
                  <w:bCs/>
                  <w:highlight w:val="yellow"/>
                  <w:lang w:val="en-US" w:eastAsia="zh-CN"/>
                </w:rPr>
                <w:t>不完全，</w:t>
              </w:r>
            </w:ins>
            <w:ins w:id="68" w:author="WPS_1559650426" w:date="2026-04-27T16:11:53Z">
              <w:r>
                <w:rPr>
                  <w:rFonts w:hint="eastAsia" w:ascii="Times New Roman" w:hAnsi="Times New Roman" w:eastAsia="楷体" w:cs="Times New Roman"/>
                  <w:b/>
                  <w:bCs/>
                  <w:highlight w:val="yellow"/>
                  <w:lang w:val="en-US" w:eastAsia="zh-CN"/>
                </w:rPr>
                <w:t>降低</w:t>
              </w:r>
            </w:ins>
            <w:ins w:id="69" w:author="WPS_1559650426" w:date="2026-04-27T16:11:56Z">
              <w:r>
                <w:rPr>
                  <w:rFonts w:hint="eastAsia" w:ascii="Times New Roman" w:hAnsi="Times New Roman" w:eastAsia="楷体" w:cs="Times New Roman"/>
                  <w:b/>
                  <w:bCs/>
                  <w:highlight w:val="yellow"/>
                  <w:lang w:val="en-US" w:eastAsia="zh-CN"/>
                </w:rPr>
                <w:t>产率</w:t>
              </w:r>
            </w:ins>
          </w:p>
          <w:p w14:paraId="456A6C9A">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过氧化氢作氧化剂的优势：</w:t>
            </w:r>
          </w:p>
          <w:p w14:paraId="1ED536AD">
            <w:pPr>
              <w:ind w:firstLine="422" w:firstLineChars="200"/>
              <w:rPr>
                <w:rFonts w:ascii="Times New Roman" w:hAnsi="Times New Roman" w:eastAsia="楷体" w:cs="Times New Roman"/>
                <w:b/>
                <w:bCs/>
              </w:rPr>
            </w:pPr>
            <w:r>
              <w:rPr>
                <w:rFonts w:hint="eastAsia" w:ascii="Times New Roman" w:hAnsi="Times New Roman" w:eastAsia="楷体" w:cs="Times New Roman"/>
                <w:b/>
                <w:bCs/>
              </w:rPr>
              <w:t>a)</w:t>
            </w:r>
            <w:r>
              <w:rPr>
                <w:rFonts w:hint="eastAsia" w:ascii="Times New Roman" w:hAnsi="Times New Roman" w:eastAsia="楷体" w:cs="Times New Roman"/>
                <w:b/>
                <w:bCs/>
              </w:rPr>
              <w:tab/>
            </w:r>
            <w:r>
              <w:rPr>
                <w:rFonts w:hint="eastAsia" w:ascii="Times New Roman" w:hAnsi="Times New Roman" w:eastAsia="楷体" w:cs="Times New Roman"/>
                <w:b/>
                <w:bCs/>
              </w:rPr>
              <w:t>杂质引入少：其还原产物为水，不引入其他杂质离子。</w:t>
            </w:r>
          </w:p>
          <w:p w14:paraId="749F3F72">
            <w:pPr>
              <w:ind w:firstLine="422" w:firstLineChars="200"/>
              <w:rPr>
                <w:rFonts w:hint="eastAsia" w:ascii="Times New Roman" w:hAnsi="Times New Roman" w:eastAsia="楷体" w:cs="Times New Roman"/>
                <w:b/>
                <w:bCs/>
                <w:lang w:eastAsia="zh-CN"/>
              </w:rPr>
            </w:pPr>
            <w:r>
              <w:rPr>
                <w:rFonts w:ascii="Times New Roman" w:hAnsi="Times New Roman" w:eastAsia="楷体" w:cs="Times New Roman"/>
                <w:b/>
                <w:bCs/>
              </w:rPr>
              <w:t>b)</w:t>
            </w:r>
            <w:r>
              <w:rPr>
                <w:rFonts w:ascii="Times New Roman" w:hAnsi="Times New Roman" w:eastAsia="楷体" w:cs="Times New Roman"/>
                <w:b/>
                <w:bCs/>
              </w:rPr>
              <w:tab/>
            </w:r>
            <w:r>
              <w:rPr>
                <w:rFonts w:ascii="Times New Roman" w:hAnsi="Times New Roman" w:eastAsia="楷体" w:cs="Times New Roman"/>
                <w:b/>
                <w:bCs/>
              </w:rPr>
              <w:t>氧化电位适中：H₂O₂在酸性条件下的标准电极电势（E</w:t>
            </w:r>
            <w:r>
              <w:rPr>
                <w:rFonts w:ascii="Times New Roman" w:hAnsi="Times New Roman" w:eastAsia="楷体" w:cs="Times New Roman"/>
                <w:b/>
                <w:bCs/>
                <w:vertAlign w:val="superscript"/>
                <w:rPrChange w:id="70" w:author="WPS_1559650426" w:date="2026-04-27T16:12:04Z">
                  <w:rPr>
                    <w:rFonts w:ascii="Times New Roman" w:hAnsi="Times New Roman" w:eastAsia="楷体" w:cs="Times New Roman"/>
                    <w:b/>
                    <w:bCs/>
                  </w:rPr>
                </w:rPrChange>
              </w:rPr>
              <w:t>θ</w:t>
            </w:r>
            <w:r>
              <w:rPr>
                <w:rFonts w:ascii="Times New Roman" w:hAnsi="Times New Roman" w:eastAsia="楷体" w:cs="Times New Roman"/>
                <w:b/>
                <w:bCs/>
              </w:rPr>
              <w:t>=1.776 V）足以将Fe²⁺氧化为Fe³⁺，同时又不会过度氧化草酸根配体。</w:t>
            </w:r>
            <w:ins w:id="71" w:author="WPS_1559650426" w:date="2026-04-27T16:16:13Z">
              <w:r>
                <w:rPr>
                  <w:rFonts w:hint="eastAsia" w:ascii="Times New Roman" w:hAnsi="Times New Roman" w:eastAsia="楷体" w:cs="Times New Roman"/>
                  <w:b/>
                  <w:bCs/>
                  <w:lang w:eastAsia="zh-CN"/>
                </w:rPr>
                <w:t>（</w:t>
              </w:r>
            </w:ins>
            <w:ins w:id="72" w:author="WPS_1559650426" w:date="2026-04-27T16:16:16Z">
              <w:r>
                <w:rPr>
                  <w:rFonts w:hint="eastAsia" w:ascii="Times New Roman" w:hAnsi="Times New Roman" w:eastAsia="楷体" w:cs="Times New Roman"/>
                  <w:b/>
                  <w:bCs/>
                  <w:lang w:val="en-US" w:eastAsia="zh-CN"/>
                </w:rPr>
                <w:t>如果</w:t>
              </w:r>
            </w:ins>
            <w:ins w:id="73" w:author="WPS_1559650426" w:date="2026-04-27T16:16:17Z">
              <w:r>
                <w:rPr>
                  <w:rFonts w:hint="eastAsia" w:ascii="Times New Roman" w:hAnsi="Times New Roman" w:eastAsia="楷体" w:cs="Times New Roman"/>
                  <w:b/>
                  <w:bCs/>
                  <w:lang w:val="en-US" w:eastAsia="zh-CN"/>
                </w:rPr>
                <w:t>确定</w:t>
              </w:r>
            </w:ins>
            <w:ins w:id="74" w:author="WPS_1559650426" w:date="2026-04-27T16:16:18Z">
              <w:r>
                <w:rPr>
                  <w:rFonts w:hint="eastAsia" w:ascii="Times New Roman" w:hAnsi="Times New Roman" w:eastAsia="楷体" w:cs="Times New Roman"/>
                  <w:b/>
                  <w:bCs/>
                  <w:lang w:val="en-US" w:eastAsia="zh-CN"/>
                </w:rPr>
                <w:t>不</w:t>
              </w:r>
            </w:ins>
            <w:ins w:id="75" w:author="WPS_1559650426" w:date="2026-04-27T16:16:25Z">
              <w:r>
                <w:rPr>
                  <w:rFonts w:hint="eastAsia" w:ascii="Times New Roman" w:hAnsi="Times New Roman" w:eastAsia="楷体" w:cs="Times New Roman"/>
                  <w:b/>
                  <w:bCs/>
                  <w:lang w:val="en-US" w:eastAsia="zh-CN"/>
                </w:rPr>
                <w:t>过度</w:t>
              </w:r>
            </w:ins>
            <w:ins w:id="76" w:author="WPS_1559650426" w:date="2026-04-27T16:16:20Z">
              <w:r>
                <w:rPr>
                  <w:rFonts w:hint="eastAsia" w:ascii="Times New Roman" w:hAnsi="Times New Roman" w:eastAsia="楷体" w:cs="Times New Roman"/>
                  <w:b/>
                  <w:bCs/>
                  <w:lang w:val="en-US" w:eastAsia="zh-CN"/>
                </w:rPr>
                <w:t>氧化</w:t>
              </w:r>
            </w:ins>
            <w:ins w:id="77" w:author="WPS_1559650426" w:date="2026-04-27T16:16:30Z">
              <w:r>
                <w:rPr>
                  <w:rFonts w:hint="eastAsia" w:ascii="Times New Roman" w:hAnsi="Times New Roman" w:eastAsia="楷体" w:cs="Times New Roman"/>
                  <w:b/>
                  <w:bCs/>
                  <w:lang w:val="en-US" w:eastAsia="zh-CN"/>
                </w:rPr>
                <w:t>草酸根</w:t>
              </w:r>
            </w:ins>
            <w:ins w:id="78" w:author="WPS_1559650426" w:date="2026-04-27T16:16:31Z">
              <w:r>
                <w:rPr>
                  <w:rFonts w:hint="eastAsia" w:ascii="Times New Roman" w:hAnsi="Times New Roman" w:eastAsia="楷体" w:cs="Times New Roman"/>
                  <w:b/>
                  <w:bCs/>
                  <w:lang w:val="en-US" w:eastAsia="zh-CN"/>
                </w:rPr>
                <w:t>？</w:t>
              </w:r>
            </w:ins>
            <w:ins w:id="79" w:author="WPS_1559650426" w:date="2026-04-27T16:16:13Z">
              <w:r>
                <w:rPr>
                  <w:rFonts w:hint="eastAsia" w:ascii="Times New Roman" w:hAnsi="Times New Roman" w:eastAsia="楷体" w:cs="Times New Roman"/>
                  <w:b/>
                  <w:bCs/>
                  <w:lang w:eastAsia="zh-CN"/>
                </w:rPr>
                <w:t>）</w:t>
              </w:r>
            </w:ins>
          </w:p>
          <w:p w14:paraId="1C51E5E3">
            <w:pPr>
              <w:ind w:firstLine="422" w:firstLineChars="200"/>
              <w:rPr>
                <w:rFonts w:ascii="Times New Roman" w:hAnsi="Times New Roman" w:eastAsia="楷体" w:cs="Times New Roman"/>
                <w:b/>
                <w:bCs/>
              </w:rPr>
            </w:pPr>
            <w:r>
              <w:rPr>
                <w:rFonts w:hint="eastAsia" w:ascii="Times New Roman" w:hAnsi="Times New Roman" w:eastAsia="楷体" w:cs="Times New Roman"/>
                <w:b/>
                <w:bCs/>
              </w:rPr>
              <w:t>c)</w:t>
            </w:r>
            <w:r>
              <w:rPr>
                <w:rFonts w:hint="eastAsia" w:ascii="Times New Roman" w:hAnsi="Times New Roman" w:eastAsia="楷体" w:cs="Times New Roman"/>
                <w:b/>
                <w:bCs/>
              </w:rPr>
              <w:tab/>
            </w:r>
            <w:r>
              <w:rPr>
                <w:rFonts w:hint="eastAsia" w:ascii="Times New Roman" w:hAnsi="Times New Roman" w:eastAsia="楷体" w:cs="Times New Roman"/>
                <w:b/>
                <w:bCs/>
              </w:rPr>
              <w:t>反应条件温和：在40°C水浴中即可进行，易控制。</w:t>
            </w:r>
          </w:p>
          <w:p w14:paraId="434E5626">
            <w:pPr>
              <w:ind w:firstLine="422" w:firstLineChars="200"/>
              <w:rPr>
                <w:rFonts w:ascii="Times New Roman" w:hAnsi="Times New Roman" w:eastAsia="楷体" w:cs="Times New Roman"/>
                <w:b/>
                <w:bCs/>
              </w:rPr>
            </w:pPr>
          </w:p>
          <w:p w14:paraId="0CECF77B">
            <w:pPr>
              <w:rPr>
                <w:rFonts w:ascii="Times New Roman" w:hAnsi="Times New Roman" w:eastAsia="楷体" w:cs="Times New Roman"/>
                <w:b/>
                <w:bCs/>
              </w:rPr>
            </w:pPr>
            <w:r>
              <w:rPr>
                <w:rFonts w:hint="eastAsia" w:ascii="Times New Roman" w:hAnsi="Times New Roman" w:eastAsia="楷体" w:cs="Times New Roman"/>
                <w:b/>
                <w:bCs/>
              </w:rPr>
              <w:t xml:space="preserve">（2）最后一步能否用蒸干溶液提高产率？ </w:t>
            </w:r>
          </w:p>
          <w:p w14:paraId="79DEDE21">
            <w:pPr>
              <w:ind w:firstLine="422" w:firstLineChars="200"/>
              <w:rPr>
                <w:rFonts w:ascii="Times New Roman" w:hAnsi="Times New Roman" w:eastAsia="楷体" w:cs="Times New Roman"/>
                <w:b/>
                <w:bCs/>
              </w:rPr>
            </w:pPr>
            <w:r>
              <w:rPr>
                <w:rFonts w:hint="eastAsia" w:ascii="Times New Roman" w:hAnsi="Times New Roman" w:eastAsia="楷体" w:cs="Times New Roman"/>
                <w:b/>
                <w:bCs/>
              </w:rPr>
              <w:t>不能。原因如下：</w:t>
            </w:r>
          </w:p>
          <w:p w14:paraId="75FC9DE2">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热分解风险：三草酸合铁（Ⅲ）酸钾晶体在230°C即分解。蒸干所需温度高，易导致产物分解变质。</w:t>
            </w:r>
          </w:p>
          <w:p w14:paraId="7741D7B7">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破坏晶体结构：快速蒸干会使晶体在析出时包裹大量杂质，影响产物纯度和晶形。</w:t>
            </w:r>
          </w:p>
          <w:p w14:paraId="078107C4">
            <w:pPr>
              <w:rPr>
                <w:rFonts w:ascii="Times New Roman" w:hAnsi="Times New Roman" w:eastAsia="楷体" w:cs="Times New Roman"/>
                <w:b/>
                <w:bCs/>
              </w:rPr>
            </w:pPr>
          </w:p>
          <w:p w14:paraId="33FD87FC">
            <w:pPr>
              <w:rPr>
                <w:rFonts w:ascii="Times New Roman" w:hAnsi="Times New Roman" w:eastAsia="楷体" w:cs="Times New Roman"/>
                <w:b/>
                <w:bCs/>
              </w:rPr>
            </w:pPr>
            <w:r>
              <w:rPr>
                <w:rFonts w:hint="eastAsia" w:ascii="Times New Roman" w:hAnsi="Times New Roman" w:eastAsia="楷体" w:cs="Times New Roman"/>
                <w:b/>
                <w:bCs/>
              </w:rPr>
              <w:t xml:space="preserve">（3）制得草酸亚铁后，要洗去哪些杂质？ </w:t>
            </w:r>
          </w:p>
          <w:p w14:paraId="205695CE">
            <w:pPr>
              <w:rPr>
                <w:rFonts w:ascii="Times New Roman" w:hAnsi="Times New Roman" w:eastAsia="楷体" w:cs="Times New Roman"/>
                <w:b/>
                <w:bCs/>
              </w:rPr>
            </w:pPr>
            <w:r>
              <w:rPr>
                <w:rFonts w:hint="eastAsia" w:ascii="Times New Roman" w:hAnsi="Times New Roman" w:eastAsia="楷体" w:cs="Times New Roman"/>
                <w:b/>
                <w:bCs/>
              </w:rPr>
              <w:t>目的：除去沉淀表面吸附的可溶性杂质离子，如：</w:t>
            </w:r>
          </w:p>
          <w:p w14:paraId="34BDCFB6">
            <w:pPr>
              <w:rPr>
                <w:rFonts w:ascii="Times New Roman" w:hAnsi="Times New Roman" w:eastAsia="楷体" w:cs="Times New Roman"/>
                <w:b/>
                <w:bCs/>
              </w:rPr>
            </w:pPr>
            <w:r>
              <w:rPr>
                <w:rFonts w:ascii="Times New Roman" w:hAnsi="Times New Roman" w:eastAsia="楷体" w:cs="Times New Roman"/>
                <w:b/>
                <w:bCs/>
              </w:rPr>
              <w:tab/>
            </w:r>
            <w:r>
              <w:rPr>
                <w:rFonts w:ascii="Times New Roman" w:hAnsi="Times New Roman" w:eastAsia="楷体" w:cs="Times New Roman"/>
                <w:b/>
                <w:bCs/>
              </w:rPr>
              <w:t>硫酸根离子（SO₄²⁻）：来自反应物硫酸亚铁铵以及生成的硫酸。这是最主要的杂质，因此实验中常以检验洗涤液中无SO₄²⁻（如用BaCl₂溶液检验无白色沉淀）作为沉淀洗净的标准。</w:t>
            </w:r>
          </w:p>
          <w:p w14:paraId="70D644B8">
            <w:pPr>
              <w:rPr>
                <w:rFonts w:ascii="Times New Roman" w:hAnsi="Times New Roman" w:eastAsia="楷体" w:cs="Times New Roman"/>
                <w:b/>
                <w:bCs/>
              </w:rPr>
            </w:pPr>
            <w:r>
              <w:rPr>
                <w:rFonts w:ascii="Times New Roman" w:hAnsi="Times New Roman" w:eastAsia="楷体" w:cs="Times New Roman"/>
                <w:b/>
                <w:bCs/>
              </w:rPr>
              <w:tab/>
            </w:r>
            <w:r>
              <w:rPr>
                <w:rFonts w:ascii="Times New Roman" w:hAnsi="Times New Roman" w:eastAsia="楷体" w:cs="Times New Roman"/>
                <w:b/>
                <w:bCs/>
              </w:rPr>
              <w:t>铵离子（NH₄⁺）：来自硫酸亚铁铵。</w:t>
            </w:r>
          </w:p>
          <w:p w14:paraId="67172B3F">
            <w:pPr>
              <w:rPr>
                <w:rFonts w:ascii="Times New Roman" w:hAnsi="Times New Roman" w:eastAsia="楷体" w:cs="Times New Roman"/>
                <w:b/>
                <w:bCs/>
              </w:rPr>
            </w:pPr>
            <w:r>
              <w:rPr>
                <w:rFonts w:ascii="Times New Roman" w:hAnsi="Times New Roman" w:eastAsia="楷体" w:cs="Times New Roman"/>
                <w:b/>
                <w:bCs/>
              </w:rPr>
              <w:tab/>
            </w:r>
            <w:r>
              <w:rPr>
                <w:rFonts w:ascii="Times New Roman" w:hAnsi="Times New Roman" w:eastAsia="楷体" w:cs="Times New Roman"/>
                <w:b/>
                <w:bCs/>
              </w:rPr>
              <w:t>过量的草酸根离子（C₂O₄²⁻）：若草酸过量，也需洗去。</w:t>
            </w:r>
          </w:p>
          <w:p w14:paraId="7EE2F902">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而洗涤操作要点：使用热水进行洗涤。因为草酸亚铁在热水中的溶解度（0.026 g/100g）比在冷水中（0.22 g/100g）更小，用热水洗涤可减少产物溶解损失，更有效地洗去杂质。</w:t>
            </w:r>
          </w:p>
          <w:p w14:paraId="18D3FF88">
            <w:pPr>
              <w:rPr>
                <w:rFonts w:ascii="Times New Roman" w:hAnsi="Times New Roman" w:eastAsia="楷体" w:cs="Times New Roman"/>
                <w:b/>
                <w:bCs/>
              </w:rPr>
            </w:pPr>
          </w:p>
          <w:p w14:paraId="6477BBDC">
            <w:pPr>
              <w:rPr>
                <w:rFonts w:ascii="Times New Roman" w:hAnsi="Times New Roman" w:eastAsia="楷体" w:cs="Times New Roman"/>
                <w:b/>
                <w:bCs/>
              </w:rPr>
            </w:pPr>
            <w:r>
              <w:rPr>
                <w:rFonts w:hint="eastAsia" w:ascii="Times New Roman" w:hAnsi="Times New Roman" w:eastAsia="楷体" w:cs="Times New Roman"/>
                <w:b/>
                <w:bCs/>
              </w:rPr>
              <w:t>（</w:t>
            </w:r>
            <w:r>
              <w:rPr>
                <w:rFonts w:ascii="Times New Roman" w:hAnsi="Times New Roman" w:eastAsia="楷体" w:cs="Times New Roman"/>
                <w:b/>
                <w:bCs/>
              </w:rPr>
              <w:t xml:space="preserve">4）能否直接由Fe³⁺制备？有无更佳方法？ </w:t>
            </w:r>
          </w:p>
          <w:p w14:paraId="606EC3C2">
            <w:pPr>
              <w:rPr>
                <w:rFonts w:ascii="Times New Roman" w:hAnsi="Times New Roman" w:eastAsia="楷体" w:cs="Times New Roman"/>
                <w:b/>
                <w:bCs/>
              </w:rPr>
            </w:pPr>
            <w:r>
              <w:rPr>
                <w:rFonts w:ascii="Times New Roman" w:hAnsi="Times New Roman" w:eastAsia="楷体" w:cs="Times New Roman"/>
                <w:b/>
                <w:bCs/>
              </w:rPr>
              <w:tab/>
            </w:r>
            <w:r>
              <w:rPr>
                <w:rFonts w:ascii="Times New Roman" w:hAnsi="Times New Roman" w:eastAsia="楷体" w:cs="Times New Roman"/>
                <w:b/>
                <w:bCs/>
              </w:rPr>
              <w:t>能否直接制备：可以，但存在严重问题。预习时提到的路线（Fe³⁺盐 + K₂C₂O₄）在热力学上是可行的。但Fe³⁺与C₂O₄²⁻之间会发生氧化还原副反应（Fe³⁺被C₂O₄²⁻还原为Fe²⁺，同时C₂O₄²⁻被氧化为CO₂），会使产率低、产物不纯，且条件难控制。</w:t>
            </w:r>
          </w:p>
          <w:p w14:paraId="1458C557">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更佳制备方法：目前普遍采用的本实验方法。</w:t>
            </w:r>
          </w:p>
          <w:p w14:paraId="2C97689B">
            <w:pPr>
              <w:rPr>
                <w:rFonts w:ascii="Times New Roman" w:hAnsi="Times New Roman" w:eastAsia="楷体" w:cs="Times New Roman"/>
                <w:b/>
                <w:bCs/>
              </w:rPr>
            </w:pPr>
            <w:r>
              <w:rPr>
                <w:rFonts w:hint="eastAsia" w:ascii="Times New Roman" w:hAnsi="Times New Roman" w:eastAsia="楷体" w:cs="Times New Roman"/>
                <w:b/>
                <w:bCs/>
              </w:rPr>
              <w:t xml:space="preserve">   </w:t>
            </w:r>
            <w:r>
              <w:rPr>
                <w:rFonts w:ascii="Times New Roman" w:hAnsi="Times New Roman" w:eastAsia="楷体" w:cs="Times New Roman"/>
              </w:rPr>
              <w:drawing>
                <wp:inline distT="0" distB="0" distL="0" distR="0">
                  <wp:extent cx="2695575" cy="815340"/>
                  <wp:effectExtent l="0" t="0" r="0" b="3810"/>
                  <wp:docPr id="178367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9793" name="图片 1"/>
                          <pic:cNvPicPr>
                            <a:picLocks noChangeAspect="1"/>
                          </pic:cNvPicPr>
                        </pic:nvPicPr>
                        <pic:blipFill>
                          <a:blip r:embed="rId12"/>
                          <a:stretch>
                            <a:fillRect/>
                          </a:stretch>
                        </pic:blipFill>
                        <pic:spPr>
                          <a:xfrm>
                            <a:off x="0" y="0"/>
                            <a:ext cx="2722599" cy="823802"/>
                          </a:xfrm>
                          <a:prstGeom prst="rect">
                            <a:avLst/>
                          </a:prstGeom>
                        </pic:spPr>
                      </pic:pic>
                    </a:graphicData>
                  </a:graphic>
                </wp:inline>
              </w:drawing>
            </w:r>
            <w:r>
              <w:rPr>
                <w:rFonts w:ascii="Times New Roman" w:hAnsi="Times New Roman" w:eastAsia="楷体" w:cs="Times New Roman"/>
              </w:rPr>
              <w:drawing>
                <wp:inline distT="0" distB="0" distL="0" distR="0">
                  <wp:extent cx="3070225" cy="796925"/>
                  <wp:effectExtent l="0" t="0" r="0" b="3175"/>
                  <wp:docPr id="338562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62083" name="图片 1"/>
                          <pic:cNvPicPr>
                            <a:picLocks noChangeAspect="1"/>
                          </pic:cNvPicPr>
                        </pic:nvPicPr>
                        <pic:blipFill>
                          <a:blip r:embed="rId13"/>
                          <a:stretch>
                            <a:fillRect/>
                          </a:stretch>
                        </pic:blipFill>
                        <pic:spPr>
                          <a:xfrm>
                            <a:off x="0" y="0"/>
                            <a:ext cx="3090544" cy="802488"/>
                          </a:xfrm>
                          <a:prstGeom prst="rect">
                            <a:avLst/>
                          </a:prstGeom>
                        </pic:spPr>
                      </pic:pic>
                    </a:graphicData>
                  </a:graphic>
                </wp:inline>
              </w:drawing>
            </w:r>
          </w:p>
          <w:p w14:paraId="4794DF85">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进一步优化（？其实感觉没有变化）：氧化步骤H</w:t>
            </w:r>
            <w:r>
              <w:rPr>
                <w:rFonts w:hint="eastAsia" w:ascii="Times New Roman" w:hAnsi="Times New Roman" w:eastAsia="楷体" w:cs="Times New Roman"/>
                <w:b/>
                <w:bCs/>
                <w:vertAlign w:val="subscript"/>
              </w:rPr>
              <w:t>2</w:t>
            </w:r>
            <w:r>
              <w:rPr>
                <w:rFonts w:hint="eastAsia" w:ascii="Times New Roman" w:hAnsi="Times New Roman" w:eastAsia="楷体" w:cs="Times New Roman"/>
                <w:b/>
                <w:bCs/>
              </w:rPr>
              <w:t>O</w:t>
            </w:r>
            <w:r>
              <w:rPr>
                <w:rFonts w:hint="eastAsia" w:ascii="Times New Roman" w:hAnsi="Times New Roman" w:eastAsia="楷体" w:cs="Times New Roman"/>
                <w:b/>
                <w:bCs/>
                <w:vertAlign w:val="subscript"/>
              </w:rPr>
              <w:t>2</w:t>
            </w:r>
            <w:r>
              <w:rPr>
                <w:rFonts w:hint="eastAsia" w:ascii="Times New Roman" w:hAnsi="Times New Roman" w:eastAsia="楷体" w:cs="Times New Roman"/>
                <w:b/>
                <w:bCs/>
              </w:rPr>
              <w:t>的浓度为6%，水浴温度为40℃；充分氧化后，微沸2分钟；酸溶步骤中草酸稍微过量，草酸钾过量10%；结晶时做到充分冷却。经此改进，可简化操作，节约原料，实验室平均产率达87%</w:t>
            </w:r>
          </w:p>
          <w:p w14:paraId="354FC9A8">
            <w:pPr>
              <w:rPr>
                <w:rFonts w:ascii="Times New Roman" w:hAnsi="Times New Roman" w:eastAsia="楷体" w:cs="Times New Roman"/>
                <w:b/>
                <w:bCs/>
              </w:rPr>
            </w:pPr>
            <w:r>
              <w:rPr>
                <w:rFonts w:hint="eastAsia" w:ascii="Times New Roman" w:hAnsi="Times New Roman" w:eastAsia="楷体" w:cs="Times New Roman"/>
                <w:b/>
                <w:bCs/>
              </w:rPr>
              <w:t>（ 文献参考：大学化学[J], 2016, 31(7): 72-76 doi:10.3866/PKU.DXHX201508009）</w:t>
            </w:r>
          </w:p>
          <w:p w14:paraId="50F811CA">
            <w:pPr>
              <w:ind w:firstLine="420" w:firstLineChars="200"/>
              <w:rPr>
                <w:rFonts w:ascii="Times New Roman" w:hAnsi="Times New Roman" w:eastAsia="楷体" w:cs="Times New Roman"/>
                <w:b/>
                <w:bCs/>
              </w:rPr>
            </w:pPr>
            <w:r>
              <w:rPr>
                <w:rFonts w:hint="eastAsia" w:ascii="Times New Roman" w:hAnsi="Times New Roman" w:eastAsia="楷体" w:cs="Times New Roman"/>
              </w:rPr>
              <w:t>不过也有研究提出了</w:t>
            </w:r>
            <w:r>
              <w:fldChar w:fldCharType="begin"/>
            </w:r>
            <w:r>
              <w:instrText xml:space="preserve"> HYPERLINK "https://kns.cnki.net/kcms2/article/abstract?v=RTWLtMhoy7RWrKqWTFXSzCPxxL8i_nZ9C7dpiWxfANHR6OlD2rdYioHgsbJM-fowPkwTRkvYNzYOlu27QRemQSuRu2Vu6RHe4JZY4DArFwGosn1JX93X-TY4yYYb1iTezbUz_kD025Gbk4iOq_S2ZiIy9CjABWSw2Q6Zk-4WG0sE8LThxydtGg==&amp;uniplatform=NZKPT&amp;language=CHS" </w:instrText>
            </w:r>
            <w:r>
              <w:fldChar w:fldCharType="separate"/>
            </w:r>
            <w:r>
              <w:rPr>
                <w:rStyle w:val="16"/>
                <w:rFonts w:hint="eastAsia" w:ascii="Times New Roman" w:hAnsi="Times New Roman" w:eastAsia="楷体" w:cs="Times New Roman"/>
              </w:rPr>
              <w:t>“碱法”新方案</w:t>
            </w:r>
            <w:r>
              <w:rPr>
                <w:rStyle w:val="16"/>
                <w:rFonts w:hint="eastAsia" w:ascii="Times New Roman" w:hAnsi="Times New Roman" w:eastAsia="楷体" w:cs="Times New Roman"/>
              </w:rPr>
              <w:fldChar w:fldCharType="end"/>
            </w:r>
            <w:r>
              <w:rPr>
                <w:rFonts w:hint="eastAsia" w:ascii="Times New Roman" w:hAnsi="Times New Roman" w:eastAsia="楷体" w:cs="Times New Roman"/>
              </w:rPr>
              <w:t>，以硫酸亚铁铵、</w:t>
            </w:r>
            <w:r>
              <w:rPr>
                <w:rFonts w:ascii="Times New Roman" w:hAnsi="Times New Roman" w:eastAsia="楷体" w:cs="Times New Roman"/>
              </w:rPr>
              <w:t>H₂O₂和氨水为原料</w:t>
            </w:r>
            <w:r>
              <w:rPr>
                <w:rFonts w:hint="eastAsia" w:ascii="Times New Roman" w:hAnsi="Times New Roman" w:eastAsia="楷体" w:cs="Times New Roman"/>
              </w:rPr>
              <w:t>去制备产物。</w:t>
            </w:r>
            <w:r>
              <w:rPr>
                <w:rFonts w:ascii="Times New Roman" w:hAnsi="Times New Roman" w:eastAsia="楷体" w:cs="Times New Roman"/>
                <w:b/>
                <w:bCs/>
              </w:rPr>
              <w:t xml:space="preserve"> </w:t>
            </w:r>
          </w:p>
          <w:p w14:paraId="7253ED77">
            <w:pPr>
              <w:rPr>
                <w:rFonts w:ascii="Times New Roman" w:hAnsi="Times New Roman" w:eastAsia="楷体" w:cs="Times New Roman"/>
                <w:b/>
                <w:bCs/>
              </w:rPr>
            </w:pPr>
          </w:p>
          <w:p w14:paraId="57CF5177">
            <w:pPr>
              <w:rPr>
                <w:rFonts w:ascii="Times New Roman" w:hAnsi="Times New Roman" w:eastAsia="楷体" w:cs="Times New Roman"/>
                <w:b/>
                <w:bCs/>
              </w:rPr>
            </w:pPr>
            <w:r>
              <w:rPr>
                <w:rFonts w:hint="eastAsia" w:ascii="Times New Roman" w:hAnsi="Times New Roman" w:eastAsia="楷体" w:cs="Times New Roman"/>
                <w:b/>
                <w:bCs/>
              </w:rPr>
              <w:t xml:space="preserve">（5）哪些试剂不可以过量？为什么最后加入草酸要逐滴滴加？ </w:t>
            </w:r>
          </w:p>
          <w:p w14:paraId="47752F53">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不可过量的试剂：</w:t>
            </w:r>
          </w:p>
          <w:p w14:paraId="75A56EF9">
            <w:pPr>
              <w:ind w:firstLine="422" w:firstLineChars="200"/>
              <w:rPr>
                <w:rFonts w:ascii="Times New Roman" w:hAnsi="Times New Roman" w:eastAsia="楷体" w:cs="Times New Roman"/>
                <w:b/>
                <w:bCs/>
              </w:rPr>
            </w:pPr>
            <w:r>
              <w:rPr>
                <w:rFonts w:hint="eastAsia" w:ascii="Times New Roman" w:hAnsi="Times New Roman" w:eastAsia="楷体" w:cs="Times New Roman"/>
                <w:b/>
                <w:bCs/>
              </w:rPr>
              <w:t>a)</w:t>
            </w:r>
            <w:r>
              <w:rPr>
                <w:rFonts w:hint="eastAsia" w:ascii="Times New Roman" w:hAnsi="Times New Roman" w:eastAsia="楷体" w:cs="Times New Roman"/>
                <w:b/>
                <w:bCs/>
              </w:rPr>
              <w:tab/>
            </w:r>
            <w:r>
              <w:rPr>
                <w:rFonts w:hint="eastAsia" w:ascii="Times New Roman" w:hAnsi="Times New Roman" w:eastAsia="楷体" w:cs="Times New Roman"/>
                <w:b/>
                <w:bCs/>
              </w:rPr>
              <w:t>乙醇（结晶时）：加入过多乙醇会使晶体析出过快，形成细小粉末而非规整晶体，且可能析出草酸盐等杂质，影响产品纯度和外观。</w:t>
            </w:r>
          </w:p>
          <w:p w14:paraId="669F2EE8">
            <w:pPr>
              <w:ind w:firstLine="422" w:firstLineChars="200"/>
              <w:rPr>
                <w:ins w:id="80" w:author="WPS_1559650426" w:date="2026-04-27T16:18:17Z"/>
                <w:rFonts w:hint="eastAsia" w:ascii="Times New Roman" w:hAnsi="Times New Roman" w:eastAsia="楷体" w:cs="Times New Roman"/>
                <w:b/>
                <w:bCs/>
              </w:rPr>
            </w:pPr>
            <w:r>
              <w:rPr>
                <w:rFonts w:hint="eastAsia" w:ascii="Times New Roman" w:hAnsi="Times New Roman" w:eastAsia="楷体" w:cs="Times New Roman"/>
                <w:b/>
                <w:bCs/>
              </w:rPr>
              <w:t>b)</w:t>
            </w:r>
            <w:r>
              <w:rPr>
                <w:rFonts w:hint="eastAsia" w:ascii="Times New Roman" w:hAnsi="Times New Roman" w:eastAsia="楷体" w:cs="Times New Roman"/>
                <w:b/>
                <w:bCs/>
              </w:rPr>
              <w:tab/>
            </w:r>
            <w:r>
              <w:rPr>
                <w:rFonts w:hint="eastAsia" w:ascii="Times New Roman" w:hAnsi="Times New Roman" w:eastAsia="楷体" w:cs="Times New Roman"/>
                <w:b/>
                <w:bCs/>
              </w:rPr>
              <w:t>草酸溶液：过度添加，除去与铁离子配位之外很有可能发生氧化还原反应，降低产率（怀疑我自己在这里可能就没看准）</w:t>
            </w:r>
          </w:p>
          <w:p w14:paraId="740FA412">
            <w:pPr>
              <w:ind w:firstLine="422" w:firstLineChars="200"/>
              <w:rPr>
                <w:rFonts w:hint="default" w:ascii="Times New Roman" w:hAnsi="Times New Roman" w:eastAsia="楷体" w:cs="Times New Roman"/>
                <w:b/>
                <w:bCs/>
                <w:lang w:val="en-US" w:eastAsia="zh-CN"/>
              </w:rPr>
            </w:pPr>
            <w:ins w:id="81" w:author="WPS_1559650426" w:date="2026-04-27T16:18:20Z">
              <w:r>
                <w:rPr>
                  <w:rFonts w:hint="eastAsia" w:ascii="Times New Roman" w:hAnsi="Times New Roman" w:eastAsia="楷体" w:cs="Times New Roman"/>
                  <w:b/>
                  <w:bCs/>
                  <w:lang w:val="en-US" w:eastAsia="zh-CN"/>
                </w:rPr>
                <w:t>C</w:t>
              </w:r>
            </w:ins>
            <w:ins w:id="82" w:author="WPS_1559650426" w:date="2026-04-27T16:18:21Z">
              <w:r>
                <w:rPr>
                  <w:rFonts w:hint="eastAsia" w:ascii="Times New Roman" w:hAnsi="Times New Roman" w:eastAsia="楷体" w:cs="Times New Roman"/>
                  <w:b/>
                  <w:bCs/>
                  <w:lang w:val="en-US" w:eastAsia="zh-CN"/>
                </w:rPr>
                <w:t>)</w:t>
              </w:r>
            </w:ins>
            <w:ins w:id="83" w:author="WPS_1559650426" w:date="2026-04-27T16:18:22Z">
              <w:r>
                <w:rPr>
                  <w:rFonts w:hint="eastAsia" w:ascii="Times New Roman" w:hAnsi="Times New Roman" w:eastAsia="楷体" w:cs="Times New Roman"/>
                  <w:b/>
                  <w:bCs/>
                  <w:lang w:val="en-US" w:eastAsia="zh-CN"/>
                </w:rPr>
                <w:t xml:space="preserve"> </w:t>
              </w:r>
            </w:ins>
            <w:ins w:id="84" w:author="WPS_1559650426" w:date="2026-04-27T16:18:28Z">
              <w:r>
                <w:rPr>
                  <w:rFonts w:hint="eastAsia" w:ascii="Times New Roman" w:hAnsi="Times New Roman" w:eastAsia="楷体" w:cs="Times New Roman"/>
                  <w:b/>
                  <w:bCs/>
                  <w:lang w:val="en-US" w:eastAsia="zh-CN"/>
                </w:rPr>
                <w:t>双氧</w:t>
              </w:r>
            </w:ins>
            <w:ins w:id="85" w:author="WPS_1559650426" w:date="2026-04-27T16:18:29Z">
              <w:r>
                <w:rPr>
                  <w:rFonts w:hint="eastAsia" w:ascii="Times New Roman" w:hAnsi="Times New Roman" w:eastAsia="楷体" w:cs="Times New Roman"/>
                  <w:b/>
                  <w:bCs/>
                  <w:lang w:val="en-US" w:eastAsia="zh-CN"/>
                </w:rPr>
                <w:t>水</w:t>
              </w:r>
            </w:ins>
          </w:p>
          <w:p w14:paraId="03D75C37">
            <w:pPr>
              <w:rPr>
                <w:rFonts w:ascii="Times New Roman" w:hAnsi="Times New Roman" w:eastAsia="楷体" w:cs="Times New Roman"/>
                <w:b/>
                <w:bCs/>
              </w:rPr>
            </w:pPr>
            <w:r>
              <w:rPr>
                <w:rFonts w:hint="eastAsia" w:ascii="Times New Roman" w:hAnsi="Times New Roman" w:eastAsia="楷体" w:cs="Times New Roman"/>
                <w:b/>
                <w:bCs/>
              </w:rPr>
              <w:tab/>
            </w:r>
            <w:r>
              <w:rPr>
                <w:rFonts w:hint="eastAsia" w:ascii="Times New Roman" w:hAnsi="Times New Roman" w:eastAsia="楷体" w:cs="Times New Roman"/>
                <w:b/>
                <w:bCs/>
              </w:rPr>
              <w:t>最后加入草酸要逐滴滴加的原因：</w:t>
            </w:r>
          </w:p>
          <w:p w14:paraId="77F96CF7">
            <w:pPr>
              <w:ind w:firstLine="422" w:firstLineChars="200"/>
              <w:rPr>
                <w:rFonts w:ascii="Times New Roman" w:hAnsi="Times New Roman" w:eastAsia="楷体" w:cs="Times New Roman"/>
                <w:b/>
                <w:bCs/>
              </w:rPr>
            </w:pPr>
            <w:r>
              <w:rPr>
                <w:rFonts w:ascii="Times New Roman" w:hAnsi="Times New Roman" w:eastAsia="楷体" w:cs="Times New Roman"/>
                <w:b/>
                <w:bCs/>
              </w:rPr>
              <w:t>a)</w:t>
            </w:r>
            <w:r>
              <w:rPr>
                <w:rFonts w:ascii="Times New Roman" w:hAnsi="Times New Roman" w:eastAsia="楷体" w:cs="Times New Roman"/>
                <w:b/>
                <w:bCs/>
              </w:rPr>
              <w:tab/>
            </w:r>
            <w:r>
              <w:rPr>
                <w:rFonts w:ascii="Times New Roman" w:hAnsi="Times New Roman" w:eastAsia="楷体" w:cs="Times New Roman"/>
                <w:b/>
                <w:bCs/>
              </w:rPr>
              <w:t>控制pH与配位平衡：最后加入的草酸用于溶解氧化步骤中可能生成的少量Fe(OH)₃，并调节溶液pH。逐滴滴加可以精确控制溶液酸度，防止局部过酸导致配合物分解或产生其他副反应。</w:t>
            </w:r>
          </w:p>
          <w:p w14:paraId="36D62868">
            <w:pPr>
              <w:ind w:firstLine="422" w:firstLineChars="200"/>
              <w:rPr>
                <w:rFonts w:ascii="Times New Roman" w:hAnsi="Times New Roman" w:eastAsia="楷体" w:cs="Times New Roman"/>
                <w:b/>
                <w:bCs/>
              </w:rPr>
            </w:pPr>
            <w:r>
              <w:rPr>
                <w:rFonts w:ascii="Times New Roman" w:hAnsi="Times New Roman" w:eastAsia="楷体" w:cs="Times New Roman"/>
                <w:b/>
                <w:bCs/>
              </w:rPr>
              <w:t>b)</w:t>
            </w:r>
            <w:r>
              <w:rPr>
                <w:rFonts w:ascii="Times New Roman" w:hAnsi="Times New Roman" w:eastAsia="楷体" w:cs="Times New Roman"/>
                <w:b/>
                <w:bCs/>
              </w:rPr>
              <w:tab/>
            </w:r>
            <w:r>
              <w:rPr>
                <w:rFonts w:ascii="Times New Roman" w:hAnsi="Times New Roman" w:eastAsia="楷体" w:cs="Times New Roman"/>
                <w:b/>
                <w:bCs/>
              </w:rPr>
              <w:t>观察反应终点：滴加过程中需密切观察溶液颜色变化。当溶液从浑浊的棕黄色（可能含Fe(OH)₃）转变为透明的翠绿色时，即表明Fe³⁺已完全与C₂O₄²⁻配位生成目标产物，此时应立即停止加酸。逐滴滴加便于准确判断这一颜色转折点，避免草酸过量。</w:t>
            </w:r>
          </w:p>
          <w:p w14:paraId="0096575D">
            <w:pPr>
              <w:ind w:firstLine="422" w:firstLineChars="200"/>
              <w:rPr>
                <w:rFonts w:ascii="Times New Roman" w:hAnsi="Times New Roman" w:eastAsia="楷体" w:cs="Times New Roman"/>
                <w:b/>
                <w:bCs/>
              </w:rPr>
            </w:pPr>
          </w:p>
          <w:p w14:paraId="50D8EE2E">
            <w:pPr>
              <w:rPr>
                <w:rFonts w:ascii="Times New Roman" w:hAnsi="Times New Roman" w:eastAsia="楷体" w:cs="Times New Roman"/>
                <w:b/>
                <w:bCs/>
              </w:rPr>
            </w:pPr>
            <w:r>
              <w:rPr>
                <w:rFonts w:hint="eastAsia" w:ascii="Times New Roman" w:hAnsi="Times New Roman" w:eastAsia="楷体" w:cs="Times New Roman"/>
                <w:b/>
                <w:bCs/>
              </w:rPr>
              <w:t xml:space="preserve">（6）应根据哪种试剂的用量计算产率？ </w:t>
            </w:r>
          </w:p>
          <w:p w14:paraId="2D3630BB">
            <w:pPr>
              <w:rPr>
                <w:rFonts w:ascii="Times New Roman" w:hAnsi="Times New Roman" w:eastAsia="楷体" w:cs="Times New Roman"/>
                <w:b/>
                <w:bCs/>
              </w:rPr>
            </w:pPr>
            <w:r>
              <w:rPr>
                <w:rFonts w:hint="eastAsia" w:ascii="Times New Roman" w:hAnsi="Times New Roman" w:eastAsia="楷体" w:cs="Times New Roman"/>
                <w:b/>
                <w:bCs/>
              </w:rPr>
              <w:t>产率计算应以硫酸亚铁铵的用量为基准进行计算。在整个制备路线中，铁元素来源于硫酸亚铁铵，它在第一步生成草酸亚铁的反应中通常是限量试剂。而后续的氧化和配位步骤有草酸钾微过量，也说明了草酸根和钾离子只是作为辅助试剂，而不是限量的一方。因此，理论产量应基于铁的物质的量来计算。</w:t>
            </w:r>
          </w:p>
          <w:p w14:paraId="426142DD">
            <w:pPr>
              <w:rPr>
                <w:rFonts w:ascii="Times New Roman" w:hAnsi="Times New Roman" w:eastAsia="楷体" w:cs="Times New Roman"/>
                <w:b/>
                <w:bCs/>
              </w:rPr>
            </w:pPr>
          </w:p>
          <w:p w14:paraId="12F83D7E">
            <w:pPr>
              <w:rPr>
                <w:rFonts w:ascii="Times New Roman" w:hAnsi="Times New Roman" w:eastAsia="楷体" w:cs="Times New Roman"/>
                <w:b/>
                <w:bCs/>
              </w:rPr>
            </w:pPr>
            <w:r>
              <w:rPr>
                <w:rFonts w:hint="eastAsia" w:ascii="Times New Roman" w:hAnsi="Times New Roman" w:eastAsia="楷体" w:cs="Times New Roman"/>
                <w:b/>
                <w:bCs/>
              </w:rPr>
              <w:t xml:space="preserve">二、影响配合物稳定性的因素 </w:t>
            </w:r>
          </w:p>
          <w:p w14:paraId="585BD028">
            <w:pPr>
              <w:ind w:firstLine="422" w:firstLineChars="200"/>
              <w:rPr>
                <w:rFonts w:ascii="Times New Roman" w:hAnsi="Times New Roman" w:eastAsia="楷体" w:cs="Times New Roman"/>
                <w:b/>
                <w:bCs/>
              </w:rPr>
            </w:pPr>
            <w:r>
              <w:rPr>
                <w:rFonts w:hint="eastAsia" w:ascii="Times New Roman" w:hAnsi="Times New Roman" w:eastAsia="楷体" w:cs="Times New Roman"/>
                <w:b/>
                <w:bCs/>
              </w:rPr>
              <w:t>配合物稳定性主指其在溶液中离解为中心离子和配体的难易程度，通常用稳定常数衡量。主要影响因素有：</w:t>
            </w:r>
          </w:p>
          <w:p w14:paraId="3FC3DB2D">
            <w:pPr>
              <w:rPr>
                <w:rFonts w:ascii="Times New Roman" w:hAnsi="Times New Roman" w:eastAsia="楷体" w:cs="Times New Roman"/>
                <w:b/>
                <w:bCs/>
              </w:rPr>
            </w:pPr>
            <w:r>
              <w:rPr>
                <w:rFonts w:hint="eastAsia" w:ascii="Times New Roman" w:hAnsi="Times New Roman" w:eastAsia="楷体" w:cs="Times New Roman"/>
                <w:b/>
                <w:bCs/>
              </w:rPr>
              <w:tab/>
            </w:r>
          </w:p>
          <w:p w14:paraId="554D7003">
            <w:pPr>
              <w:rPr>
                <w:rFonts w:ascii="Times New Roman" w:hAnsi="Times New Roman" w:eastAsia="楷体" w:cs="Times New Roman"/>
                <w:b/>
                <w:bCs/>
              </w:rPr>
            </w:pPr>
            <w:r>
              <w:rPr>
                <w:rFonts w:hint="eastAsia" w:ascii="Times New Roman" w:hAnsi="Times New Roman" w:eastAsia="楷体" w:cs="Times New Roman"/>
                <w:b/>
                <w:bCs/>
              </w:rPr>
              <w:t>中心离子的性质</w:t>
            </w:r>
          </w:p>
          <w:p w14:paraId="16CF08FF">
            <w:pPr>
              <w:ind w:firstLine="422" w:firstLineChars="200"/>
              <w:rPr>
                <w:rFonts w:ascii="Times New Roman" w:hAnsi="Times New Roman" w:eastAsia="楷体" w:cs="Times New Roman"/>
                <w:b/>
                <w:bCs/>
              </w:rPr>
            </w:pPr>
            <w:r>
              <w:rPr>
                <w:rFonts w:hint="eastAsia" w:ascii="Times New Roman" w:hAnsi="Times New Roman" w:eastAsia="楷体" w:cs="Times New Roman"/>
                <w:b/>
                <w:bCs/>
              </w:rPr>
              <w:t>a)</w:t>
            </w:r>
            <w:r>
              <w:rPr>
                <w:rFonts w:hint="eastAsia" w:ascii="Times New Roman" w:hAnsi="Times New Roman" w:eastAsia="楷体" w:cs="Times New Roman"/>
                <w:b/>
                <w:bCs/>
              </w:rPr>
              <w:tab/>
            </w:r>
            <w:r>
              <w:rPr>
                <w:rFonts w:hint="eastAsia" w:ascii="Times New Roman" w:hAnsi="Times New Roman" w:eastAsia="楷体" w:cs="Times New Roman"/>
                <w:b/>
                <w:bCs/>
              </w:rPr>
              <w:t>电荷与半径：中心离子电荷越高、半径越小，其离子势（Z/r）越大，对配体孤对电子的吸引力越强，配合物越稳定。</w:t>
            </w:r>
          </w:p>
          <w:p w14:paraId="1F98D350">
            <w:pPr>
              <w:ind w:firstLine="422" w:firstLineChars="200"/>
              <w:rPr>
                <w:rFonts w:ascii="Times New Roman" w:hAnsi="Times New Roman" w:eastAsia="楷体" w:cs="Times New Roman"/>
                <w:b/>
                <w:bCs/>
              </w:rPr>
            </w:pPr>
            <w:r>
              <w:rPr>
                <w:rFonts w:ascii="Times New Roman" w:hAnsi="Times New Roman" w:eastAsia="楷体" w:cs="Times New Roman"/>
                <w:b/>
                <w:bCs/>
              </w:rPr>
              <w:t>b)</w:t>
            </w:r>
            <w:r>
              <w:rPr>
                <w:rFonts w:ascii="Times New Roman" w:hAnsi="Times New Roman" w:eastAsia="楷体" w:cs="Times New Roman"/>
                <w:b/>
                <w:bCs/>
              </w:rPr>
              <w:tab/>
            </w:r>
            <w:r>
              <w:rPr>
                <w:rFonts w:ascii="Times New Roman" w:hAnsi="Times New Roman" w:eastAsia="楷体" w:cs="Times New Roman"/>
                <w:b/>
                <w:bCs/>
              </w:rPr>
              <w:t>电子构型：过渡金属离子具有未充满的d轨道，既能接受配体电子对，又能进行d电子反馈，故易形成稳定配合物。对于第一过渡系金属离子，其高自旋配合物的稳定性顺序为：Mn²⁺ &lt; Fe²⁺ &lt; Co²⁺ &lt; Ni²⁺ &lt; Cu²⁺ &gt; Zn²⁺（欧文-威廉顺序）。</w:t>
            </w:r>
          </w:p>
          <w:p w14:paraId="44EF7223">
            <w:pPr>
              <w:ind w:firstLine="422" w:firstLineChars="200"/>
              <w:rPr>
                <w:rFonts w:ascii="Times New Roman" w:hAnsi="Times New Roman" w:eastAsia="楷体" w:cs="Times New Roman"/>
                <w:b/>
                <w:bCs/>
              </w:rPr>
            </w:pPr>
            <w:r>
              <w:rPr>
                <w:rFonts w:ascii="Times New Roman" w:hAnsi="Times New Roman" w:eastAsia="楷体" w:cs="Times New Roman"/>
                <w:b/>
                <w:bCs/>
              </w:rPr>
              <w:t>c)</w:t>
            </w:r>
            <w:r>
              <w:rPr>
                <w:rFonts w:ascii="Times New Roman" w:hAnsi="Times New Roman" w:eastAsia="楷体" w:cs="Times New Roman"/>
                <w:b/>
                <w:bCs/>
              </w:rPr>
              <w:tab/>
            </w:r>
            <w:r>
              <w:rPr>
                <w:rFonts w:ascii="Times New Roman" w:hAnsi="Times New Roman" w:eastAsia="楷体" w:cs="Times New Roman"/>
                <w:b/>
                <w:bCs/>
              </w:rPr>
              <w:t>软硬酸碱分类：根据软硬酸碱理论，“硬亲硬，软亲软”形成的配合物更稳定。Fe³⁺属于硬酸，易与F⁻、O原子（如草酸根中的氧）等硬碱形成稳定配合物。</w:t>
            </w:r>
          </w:p>
          <w:p w14:paraId="2E89405D">
            <w:pPr>
              <w:rPr>
                <w:rFonts w:ascii="Times New Roman" w:hAnsi="Times New Roman" w:eastAsia="楷体" w:cs="Times New Roman"/>
                <w:b/>
                <w:bCs/>
              </w:rPr>
            </w:pPr>
          </w:p>
          <w:p w14:paraId="30FA8CE5">
            <w:pPr>
              <w:rPr>
                <w:rFonts w:ascii="Times New Roman" w:hAnsi="Times New Roman" w:eastAsia="楷体" w:cs="Times New Roman"/>
                <w:b/>
                <w:bCs/>
              </w:rPr>
            </w:pPr>
            <w:r>
              <w:rPr>
                <w:rFonts w:hint="eastAsia" w:ascii="Times New Roman" w:hAnsi="Times New Roman" w:eastAsia="楷体" w:cs="Times New Roman"/>
                <w:b/>
                <w:bCs/>
              </w:rPr>
              <w:t>配体的性质</w:t>
            </w:r>
          </w:p>
          <w:p w14:paraId="16FC016A">
            <w:pPr>
              <w:ind w:firstLine="422" w:firstLineChars="200"/>
              <w:rPr>
                <w:rFonts w:ascii="Times New Roman" w:hAnsi="Times New Roman" w:eastAsia="楷体" w:cs="Times New Roman"/>
                <w:b/>
                <w:bCs/>
              </w:rPr>
            </w:pPr>
            <w:r>
              <w:rPr>
                <w:rFonts w:hint="eastAsia" w:ascii="Times New Roman" w:hAnsi="Times New Roman" w:eastAsia="楷体" w:cs="Times New Roman"/>
                <w:b/>
                <w:bCs/>
              </w:rPr>
              <w:t>a)</w:t>
            </w:r>
            <w:r>
              <w:rPr>
                <w:rFonts w:hint="eastAsia" w:ascii="Times New Roman" w:hAnsi="Times New Roman" w:eastAsia="楷体" w:cs="Times New Roman"/>
                <w:b/>
                <w:bCs/>
              </w:rPr>
              <w:tab/>
            </w:r>
            <w:r>
              <w:rPr>
                <w:rFonts w:hint="eastAsia" w:ascii="Times New Roman" w:hAnsi="Times New Roman" w:eastAsia="楷体" w:cs="Times New Roman"/>
                <w:b/>
                <w:bCs/>
              </w:rPr>
              <w:t>配位原子与碱性：配位原子的电负性越小，给电子能力越强（碱性越强），形成的配合物通常越稳定。</w:t>
            </w:r>
          </w:p>
          <w:p w14:paraId="5CCEF947">
            <w:pPr>
              <w:ind w:firstLine="422" w:firstLineChars="200"/>
              <w:rPr>
                <w:rFonts w:ascii="Times New Roman" w:hAnsi="Times New Roman" w:eastAsia="楷体" w:cs="Times New Roman"/>
                <w:b/>
                <w:bCs/>
              </w:rPr>
            </w:pPr>
            <w:r>
              <w:rPr>
                <w:rFonts w:hint="eastAsia" w:ascii="Times New Roman" w:hAnsi="Times New Roman" w:eastAsia="楷体" w:cs="Times New Roman"/>
                <w:b/>
                <w:bCs/>
              </w:rPr>
              <w:t>b)</w:t>
            </w:r>
            <w:r>
              <w:rPr>
                <w:rFonts w:hint="eastAsia" w:ascii="Times New Roman" w:hAnsi="Times New Roman" w:eastAsia="楷体" w:cs="Times New Roman"/>
                <w:b/>
                <w:bCs/>
              </w:rPr>
              <w:tab/>
            </w:r>
            <w:r>
              <w:rPr>
                <w:rFonts w:hint="eastAsia" w:ascii="Times New Roman" w:hAnsi="Times New Roman" w:eastAsia="楷体" w:cs="Times New Roman"/>
                <w:b/>
                <w:bCs/>
              </w:rPr>
              <w:t>螯合效应：多齿配体（如草酸根为双齿配体）与金属离子形成具有环状结构的螯合物时，其稳定性远高于由单齿配体形成的类似配合物。形成的环以五元环和六元环最为稳定。</w:t>
            </w:r>
          </w:p>
          <w:p w14:paraId="0B3DF45C">
            <w:pPr>
              <w:ind w:firstLine="422" w:firstLineChars="200"/>
              <w:rPr>
                <w:rFonts w:ascii="Times New Roman" w:hAnsi="Times New Roman" w:eastAsia="楷体" w:cs="Times New Roman"/>
                <w:b/>
                <w:bCs/>
              </w:rPr>
            </w:pPr>
            <w:r>
              <w:rPr>
                <w:rFonts w:hint="eastAsia" w:ascii="Times New Roman" w:hAnsi="Times New Roman" w:eastAsia="楷体" w:cs="Times New Roman"/>
                <w:b/>
                <w:bCs/>
              </w:rPr>
              <w:t>c)</w:t>
            </w:r>
            <w:r>
              <w:rPr>
                <w:rFonts w:hint="eastAsia" w:ascii="Times New Roman" w:hAnsi="Times New Roman" w:eastAsia="楷体" w:cs="Times New Roman"/>
                <w:b/>
                <w:bCs/>
              </w:rPr>
              <w:tab/>
            </w:r>
            <w:r>
              <w:rPr>
                <w:rFonts w:hint="eastAsia" w:ascii="Times New Roman" w:hAnsi="Times New Roman" w:eastAsia="楷体" w:cs="Times New Roman"/>
                <w:b/>
                <w:bCs/>
              </w:rPr>
              <w:t>空间位阻：配体上取代基过大可能产生空间位阻，阻碍与中心离子的有效配位，从而降低配合物稳定性。</w:t>
            </w:r>
          </w:p>
          <w:p w14:paraId="0690AF84">
            <w:pPr>
              <w:rPr>
                <w:rFonts w:ascii="Times New Roman" w:hAnsi="Times New Roman" w:eastAsia="楷体" w:cs="Times New Roman"/>
                <w:b/>
                <w:bCs/>
              </w:rPr>
            </w:pPr>
          </w:p>
          <w:p w14:paraId="62D41F8C">
            <w:pPr>
              <w:rPr>
                <w:rFonts w:ascii="Times New Roman" w:hAnsi="Times New Roman" w:eastAsia="楷体" w:cs="Times New Roman"/>
                <w:b/>
                <w:bCs/>
              </w:rPr>
            </w:pPr>
            <w:r>
              <w:rPr>
                <w:rFonts w:hint="eastAsia" w:ascii="Times New Roman" w:hAnsi="Times New Roman" w:eastAsia="楷体" w:cs="Times New Roman"/>
                <w:b/>
                <w:bCs/>
              </w:rPr>
              <w:t>配合物的结构</w:t>
            </w:r>
          </w:p>
          <w:p w14:paraId="7ECB2B8D">
            <w:pPr>
              <w:ind w:firstLine="422" w:firstLineChars="200"/>
              <w:rPr>
                <w:rFonts w:ascii="Times New Roman" w:hAnsi="Times New Roman" w:eastAsia="楷体" w:cs="Times New Roman"/>
                <w:b/>
                <w:bCs/>
              </w:rPr>
            </w:pPr>
            <w:r>
              <w:rPr>
                <w:rFonts w:hint="eastAsia" w:ascii="Times New Roman" w:hAnsi="Times New Roman" w:eastAsia="楷体" w:cs="Times New Roman"/>
                <w:b/>
                <w:bCs/>
              </w:rPr>
              <w:t>a)</w:t>
            </w:r>
            <w:r>
              <w:rPr>
                <w:rFonts w:hint="eastAsia" w:ascii="Times New Roman" w:hAnsi="Times New Roman" w:eastAsia="楷体" w:cs="Times New Roman"/>
                <w:b/>
                <w:bCs/>
              </w:rPr>
              <w:tab/>
            </w:r>
            <w:r>
              <w:rPr>
                <w:rFonts w:hint="eastAsia" w:ascii="Times New Roman" w:hAnsi="Times New Roman" w:eastAsia="楷体" w:cs="Times New Roman"/>
                <w:b/>
                <w:bCs/>
              </w:rPr>
              <w:t>环的数目与大小：螯合物中环的数目越多，通常越稳定。环的大小也影响稳定性，五元环和六元环通常最稳定。</w:t>
            </w:r>
          </w:p>
          <w:p w14:paraId="5352BD6D">
            <w:pPr>
              <w:ind w:firstLine="422" w:firstLineChars="200"/>
              <w:rPr>
                <w:rFonts w:ascii="Times New Roman" w:hAnsi="Times New Roman" w:eastAsia="楷体" w:cs="Times New Roman"/>
                <w:b/>
                <w:bCs/>
              </w:rPr>
            </w:pPr>
            <w:r>
              <w:rPr>
                <w:rFonts w:hint="eastAsia" w:ascii="Times New Roman" w:hAnsi="Times New Roman" w:eastAsia="楷体" w:cs="Times New Roman"/>
                <w:b/>
                <w:bCs/>
              </w:rPr>
              <w:t>b)</w:t>
            </w:r>
            <w:r>
              <w:rPr>
                <w:rFonts w:hint="eastAsia" w:ascii="Times New Roman" w:hAnsi="Times New Roman" w:eastAsia="楷体" w:cs="Times New Roman"/>
                <w:b/>
                <w:bCs/>
              </w:rPr>
              <w:tab/>
            </w:r>
            <w:r>
              <w:rPr>
                <w:rFonts w:hint="eastAsia" w:ascii="Times New Roman" w:hAnsi="Times New Roman" w:eastAsia="楷体" w:cs="Times New Roman"/>
                <w:b/>
                <w:bCs/>
              </w:rPr>
              <w:t>空间构型：某些空间构型（如平面正方形）的配合物可能比其它构型（如四面体）更稳定。</w:t>
            </w:r>
          </w:p>
          <w:p w14:paraId="3947FC5C">
            <w:pPr>
              <w:rPr>
                <w:rFonts w:ascii="Times New Roman" w:hAnsi="Times New Roman" w:eastAsia="楷体" w:cs="Times New Roman"/>
                <w:b/>
                <w:bCs/>
              </w:rPr>
            </w:pPr>
          </w:p>
          <w:p w14:paraId="2839EC85">
            <w:pPr>
              <w:rPr>
                <w:rFonts w:ascii="Times New Roman" w:hAnsi="Times New Roman" w:eastAsia="楷体" w:cs="Times New Roman"/>
                <w:b/>
                <w:bCs/>
              </w:rPr>
            </w:pPr>
            <w:r>
              <w:rPr>
                <w:rFonts w:hint="eastAsia" w:ascii="Times New Roman" w:hAnsi="Times New Roman" w:eastAsia="楷体" w:cs="Times New Roman"/>
                <w:b/>
                <w:bCs/>
              </w:rPr>
              <w:t>外界条件</w:t>
            </w:r>
          </w:p>
          <w:p w14:paraId="51336FB3">
            <w:pPr>
              <w:ind w:firstLine="422" w:firstLineChars="200"/>
              <w:rPr>
                <w:rFonts w:ascii="Times New Roman" w:hAnsi="Times New Roman" w:eastAsia="楷体" w:cs="Times New Roman"/>
                <w:b/>
                <w:bCs/>
              </w:rPr>
            </w:pPr>
            <w:r>
              <w:rPr>
                <w:rFonts w:ascii="Times New Roman" w:hAnsi="Times New Roman" w:eastAsia="楷体" w:cs="Times New Roman"/>
                <w:b/>
                <w:bCs/>
              </w:rPr>
              <w:t>a)</w:t>
            </w:r>
            <w:r>
              <w:rPr>
                <w:rFonts w:ascii="Times New Roman" w:hAnsi="Times New Roman" w:eastAsia="楷体" w:cs="Times New Roman"/>
                <w:b/>
                <w:bCs/>
              </w:rPr>
              <w:tab/>
            </w:r>
            <w:r>
              <w:rPr>
                <w:rFonts w:ascii="Times New Roman" w:hAnsi="Times New Roman" w:eastAsia="楷体" w:cs="Times New Roman"/>
                <w:b/>
                <w:bCs/>
              </w:rPr>
              <w:t>溶液酸度（pH）：酸度增大会引起酸效应，即H⁺与配体（尤其是碱性配体）结合，导致配位平衡向解离方向移动。同时，金属离子可能发生水解效应，碱性过强时易生成氢氧化物沉淀。</w:t>
            </w:r>
          </w:p>
          <w:p w14:paraId="3D510782">
            <w:pPr>
              <w:ind w:firstLine="422" w:firstLineChars="200"/>
              <w:rPr>
                <w:rFonts w:ascii="Times New Roman" w:hAnsi="Times New Roman" w:eastAsia="楷体" w:cs="Times New Roman"/>
                <w:b/>
                <w:bCs/>
              </w:rPr>
            </w:pPr>
            <w:r>
              <w:rPr>
                <w:rFonts w:hint="eastAsia" w:ascii="Times New Roman" w:hAnsi="Times New Roman" w:eastAsia="楷体" w:cs="Times New Roman"/>
                <w:b/>
                <w:bCs/>
              </w:rPr>
              <w:t>b)</w:t>
            </w:r>
            <w:r>
              <w:rPr>
                <w:rFonts w:hint="eastAsia" w:ascii="Times New Roman" w:hAnsi="Times New Roman" w:eastAsia="楷体" w:cs="Times New Roman"/>
                <w:b/>
                <w:bCs/>
              </w:rPr>
              <w:tab/>
            </w:r>
            <w:r>
              <w:rPr>
                <w:rFonts w:hint="eastAsia" w:ascii="Times New Roman" w:hAnsi="Times New Roman" w:eastAsia="楷体" w:cs="Times New Roman"/>
                <w:b/>
                <w:bCs/>
              </w:rPr>
              <w:t>其他平衡的竞争：溶液中若存在能与中心离子形成更稳定沉淀或更稳定配合物的其他试剂，也会破坏原有配合物。</w:t>
            </w:r>
          </w:p>
          <w:p w14:paraId="1EF2321B">
            <w:pPr>
              <w:rPr>
                <w:rFonts w:ascii="Times New Roman" w:hAnsi="Times New Roman" w:eastAsia="楷体" w:cs="Times New Roman"/>
                <w:b/>
                <w:bCs/>
              </w:rPr>
            </w:pPr>
          </w:p>
          <w:p w14:paraId="4C8712D9">
            <w:pPr>
              <w:rPr>
                <w:rFonts w:ascii="Times New Roman" w:hAnsi="Times New Roman" w:eastAsia="楷体" w:cs="Times New Roman"/>
              </w:rPr>
            </w:pPr>
            <w:r>
              <w:rPr>
                <w:rFonts w:hint="eastAsia" w:ascii="Times New Roman" w:hAnsi="Times New Roman" w:eastAsia="楷体" w:cs="Times New Roman"/>
                <w:b/>
                <w:bCs/>
              </w:rPr>
              <w:t>本实验的</w:t>
            </w:r>
            <w:r>
              <w:rPr>
                <w:rFonts w:ascii="Times New Roman" w:hAnsi="Times New Roman" w:eastAsia="楷体" w:cs="Times New Roman"/>
                <w:b/>
                <w:bCs/>
              </w:rPr>
              <w:t>K₃[Fe(C₂O₄)₃]为例：Fe³⁺（硬酸，电荷高）与草酸根（C₂O₄²⁻，多齿硬碱）螯合形成三个五元环，符合“硬亲硬”原则且具有螯合效应，因此该配合物在溶液中相对稳定。但稳定性受pH影响显著，酸性过强（配体质子化）或碱性过强（Fe³⁺水解）都会使其分解，故实验需严格控制pH</w:t>
            </w:r>
          </w:p>
          <w:p w14:paraId="729BA0DC">
            <w:pPr>
              <w:rPr>
                <w:rFonts w:ascii="Times New Roman" w:hAnsi="Times New Roman" w:eastAsia="楷体" w:cs="Times New Roman"/>
              </w:rPr>
            </w:pPr>
          </w:p>
          <w:p w14:paraId="3F46A54F">
            <w:pPr>
              <w:rPr>
                <w:rFonts w:ascii="Times New Roman" w:hAnsi="Times New Roman" w:eastAsia="楷体" w:cs="Times New Roman"/>
              </w:rPr>
            </w:pPr>
            <w:r>
              <w:rPr>
                <w:rFonts w:hint="eastAsia" w:ascii="Times New Roman" w:hAnsi="Times New Roman" w:eastAsia="楷体" w:cs="Times New Roman"/>
              </w:rPr>
              <w:t>二：自行讨论</w:t>
            </w:r>
          </w:p>
          <w:p w14:paraId="633C85BB">
            <w:pPr>
              <w:rPr>
                <w:rFonts w:ascii="Times New Roman" w:hAnsi="Times New Roman" w:eastAsia="楷体" w:cs="Times New Roman"/>
              </w:rPr>
            </w:pPr>
          </w:p>
          <w:p w14:paraId="6122E773">
            <w:pPr>
              <w:rPr>
                <w:rFonts w:ascii="Times New Roman" w:hAnsi="Times New Roman" w:eastAsia="楷体" w:cs="Times New Roman"/>
              </w:rPr>
            </w:pPr>
            <w:r>
              <w:rPr>
                <w:rFonts w:hint="eastAsia" w:ascii="Times New Roman" w:hAnsi="Times New Roman" w:eastAsia="楷体" w:cs="Times New Roman"/>
              </w:rPr>
              <w:t>1:摩尔盐的稳定能力</w:t>
            </w:r>
          </w:p>
          <w:p w14:paraId="6AC99DAD">
            <w:pPr>
              <w:rPr>
                <w:rFonts w:ascii="Times New Roman" w:hAnsi="Times New Roman" w:eastAsia="楷体" w:cs="Times New Roman"/>
              </w:rPr>
            </w:pPr>
            <w:r>
              <w:rPr>
                <w:rFonts w:ascii="Times New Roman" w:hAnsi="Times New Roman" w:eastAsia="楷体" w:cs="Times New Roman"/>
              </w:rPr>
              <w:drawing>
                <wp:inline distT="0" distB="0" distL="0" distR="0">
                  <wp:extent cx="1656080" cy="1291590"/>
                  <wp:effectExtent l="0" t="0" r="1270" b="3810"/>
                  <wp:docPr id="20451401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0115" name="图片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72935" cy="1305127"/>
                          </a:xfrm>
                          <a:prstGeom prst="rect">
                            <a:avLst/>
                          </a:prstGeom>
                          <a:noFill/>
                        </pic:spPr>
                      </pic:pic>
                    </a:graphicData>
                  </a:graphic>
                </wp:inline>
              </w:drawing>
            </w:r>
            <w:r>
              <w:rPr>
                <w:rFonts w:hint="eastAsia"/>
              </w:rPr>
              <w:drawing>
                <wp:inline distT="0" distB="0" distL="0" distR="0">
                  <wp:extent cx="1558290" cy="1287780"/>
                  <wp:effectExtent l="0" t="0" r="3810" b="7620"/>
                  <wp:docPr id="4170858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5866" name="图片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605546" cy="1327043"/>
                          </a:xfrm>
                          <a:prstGeom prst="rect">
                            <a:avLst/>
                          </a:prstGeom>
                          <a:noFill/>
                          <a:ln>
                            <a:noFill/>
                          </a:ln>
                        </pic:spPr>
                      </pic:pic>
                    </a:graphicData>
                  </a:graphic>
                </wp:inline>
              </w:drawing>
            </w:r>
            <w:r>
              <w:rPr>
                <w:rFonts w:hint="eastAsia" w:ascii="Times New Roman" w:hAnsi="Times New Roman" w:eastAsia="楷体" w:cs="Times New Roman"/>
              </w:rPr>
              <w:t>（左侧晶体FeSO</w:t>
            </w:r>
            <w:r>
              <w:rPr>
                <w:rFonts w:hint="eastAsia" w:ascii="Times New Roman" w:hAnsi="Times New Roman" w:eastAsia="楷体" w:cs="Times New Roman"/>
                <w:vertAlign w:val="subscript"/>
              </w:rPr>
              <w:t>4</w:t>
            </w:r>
            <w:r>
              <w:rPr>
                <w:rFonts w:hint="eastAsia" w:ascii="Times New Roman" w:hAnsi="Times New Roman" w:eastAsia="楷体" w:cs="Times New Roman"/>
              </w:rPr>
              <w:t>，右侧为摩尔盐）</w:t>
            </w:r>
          </w:p>
          <w:p w14:paraId="53B2E1AB">
            <w:pPr>
              <w:rPr>
                <w:rFonts w:ascii="Times New Roman" w:hAnsi="Times New Roman" w:eastAsia="楷体" w:cs="Times New Roman"/>
              </w:rPr>
            </w:pPr>
            <w:r>
              <w:rPr>
                <w:rFonts w:hint="eastAsia" w:ascii="Times New Roman" w:hAnsi="Times New Roman" w:eastAsia="楷体" w:cs="Times New Roman"/>
              </w:rPr>
              <w:t>观察比较两者的晶体结构可以发现，硫酸亚铁晶体中氢键数目较少，晶体空隙较大。而硫酸亚铁铵晶体中由于铵根离子的引入，晶体内氢键数目增多，氢键网络更强。</w:t>
            </w:r>
          </w:p>
          <w:p w14:paraId="108845A6">
            <w:pPr>
              <w:rPr>
                <w:rFonts w:ascii="Times New Roman" w:hAnsi="Times New Roman" w:eastAsia="楷体" w:cs="Times New Roman"/>
              </w:rPr>
            </w:pPr>
          </w:p>
          <w:p w14:paraId="56E4B3B1">
            <w:pPr>
              <w:ind w:firstLine="420" w:firstLineChars="200"/>
              <w:rPr>
                <w:rFonts w:ascii="Times New Roman" w:hAnsi="Times New Roman" w:eastAsia="楷体" w:cs="Times New Roman"/>
              </w:rPr>
            </w:pPr>
            <w:r>
              <w:rPr>
                <w:rFonts w:hint="eastAsia" w:ascii="Times New Roman" w:hAnsi="Times New Roman" w:eastAsia="楷体" w:cs="Times New Roman"/>
              </w:rPr>
              <w:t>对应的Fe在水溶液中氧化，一般采取以下机理来考虑</w:t>
            </w:r>
            <w:r>
              <w:rPr>
                <w:rFonts w:ascii="Times New Roman" w:hAnsi="Times New Roman" w:eastAsia="楷体" w:cs="Times New Roman"/>
              </w:rPr>
              <w:drawing>
                <wp:anchor distT="0" distB="0" distL="114300" distR="114300" simplePos="0" relativeHeight="251664384" behindDoc="0" locked="0" layoutInCell="1" allowOverlap="1">
                  <wp:simplePos x="0" y="0"/>
                  <wp:positionH relativeFrom="column">
                    <wp:posOffset>1270</wp:posOffset>
                  </wp:positionH>
                  <wp:positionV relativeFrom="paragraph">
                    <wp:posOffset>62865</wp:posOffset>
                  </wp:positionV>
                  <wp:extent cx="2286635" cy="2054225"/>
                  <wp:effectExtent l="0" t="0" r="0" b="3810"/>
                  <wp:wrapSquare wrapText="bothSides"/>
                  <wp:docPr id="54468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9900"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6802" cy="2054150"/>
                          </a:xfrm>
                          <a:prstGeom prst="rect">
                            <a:avLst/>
                          </a:prstGeom>
                        </pic:spPr>
                      </pic:pic>
                    </a:graphicData>
                  </a:graphic>
                </wp:anchor>
              </w:drawing>
            </w:r>
          </w:p>
          <w:p w14:paraId="520CE574">
            <w:pPr>
              <w:ind w:firstLine="420" w:firstLineChars="200"/>
              <w:rPr>
                <w:rFonts w:ascii="Times New Roman" w:hAnsi="Times New Roman" w:eastAsia="楷体" w:cs="Times New Roman"/>
              </w:rPr>
            </w:pPr>
            <w:r>
              <w:rPr>
                <w:rFonts w:hint="eastAsia" w:ascii="Times New Roman" w:hAnsi="Times New Roman" w:eastAsia="楷体" w:cs="Times New Roman"/>
              </w:rPr>
              <w:t>Fe</w:t>
            </w:r>
            <w:r>
              <w:rPr>
                <w:rFonts w:hint="eastAsia" w:ascii="Times New Roman" w:hAnsi="Times New Roman" w:eastAsia="楷体" w:cs="Times New Roman"/>
                <w:vertAlign w:val="superscript"/>
              </w:rPr>
              <w:t>2+</w:t>
            </w:r>
            <w:r>
              <w:rPr>
                <w:rFonts w:hint="eastAsia" w:ascii="Times New Roman" w:hAnsi="Times New Roman" w:eastAsia="楷体" w:cs="Times New Roman"/>
              </w:rPr>
              <w:t>在水溶液中，被6个水分子严密包围形成六水合Fe</w:t>
            </w:r>
            <w:r>
              <w:rPr>
                <w:rFonts w:hint="eastAsia" w:ascii="Times New Roman" w:hAnsi="Times New Roman" w:eastAsia="楷体" w:cs="Times New Roman"/>
                <w:vertAlign w:val="superscript"/>
              </w:rPr>
              <w:t>2+</w:t>
            </w:r>
            <w:r>
              <w:rPr>
                <w:rFonts w:hint="eastAsia" w:ascii="Times New Roman" w:hAnsi="Times New Roman" w:eastAsia="楷体" w:cs="Times New Roman"/>
              </w:rPr>
              <w:t>。这些水分子对溶解氧分子和Fe</w:t>
            </w:r>
            <w:r>
              <w:rPr>
                <w:rFonts w:hint="eastAsia" w:ascii="Times New Roman" w:hAnsi="Times New Roman" w:eastAsia="楷体" w:cs="Times New Roman"/>
                <w:vertAlign w:val="superscript"/>
              </w:rPr>
              <w:t>2+</w:t>
            </w:r>
            <w:r>
              <w:rPr>
                <w:rFonts w:hint="eastAsia" w:ascii="Times New Roman" w:hAnsi="Times New Roman" w:eastAsia="楷体" w:cs="Times New Roman"/>
              </w:rPr>
              <w:t>之间的电子转移有“遮蔽效应”，导致Fe</w:t>
            </w:r>
            <w:r>
              <w:rPr>
                <w:rFonts w:hint="eastAsia" w:ascii="Times New Roman" w:hAnsi="Times New Roman" w:eastAsia="楷体" w:cs="Times New Roman"/>
                <w:vertAlign w:val="superscript"/>
              </w:rPr>
              <w:t>2+</w:t>
            </w:r>
            <w:r>
              <w:rPr>
                <w:rFonts w:hint="eastAsia" w:ascii="Times New Roman" w:hAnsi="Times New Roman" w:eastAsia="楷体" w:cs="Times New Roman"/>
              </w:rPr>
              <w:t>的氧化速率一开始并不快，甚至难以发生。</w:t>
            </w:r>
          </w:p>
          <w:p w14:paraId="58D557FB">
            <w:pPr>
              <w:rPr>
                <w:rFonts w:ascii="Times New Roman" w:hAnsi="Times New Roman" w:eastAsia="楷体" w:cs="Times New Roman"/>
              </w:rPr>
            </w:pPr>
          </w:p>
          <w:p w14:paraId="0B9D2522">
            <w:pPr>
              <w:ind w:firstLine="420" w:firstLineChars="200"/>
              <w:rPr>
                <w:rFonts w:ascii="Times New Roman" w:hAnsi="Times New Roman" w:eastAsia="楷体" w:cs="Times New Roman"/>
              </w:rPr>
            </w:pPr>
            <w:r>
              <w:rPr>
                <w:rFonts w:hint="eastAsia" w:ascii="Times New Roman" w:hAnsi="Times New Roman" w:eastAsia="楷体" w:cs="Times New Roman"/>
              </w:rPr>
              <w:t>高pH值下水中的OH</w:t>
            </w:r>
            <w:r>
              <w:rPr>
                <w:rFonts w:hint="eastAsia" w:ascii="Times New Roman" w:hAnsi="Times New Roman" w:eastAsia="楷体" w:cs="Times New Roman"/>
                <w:vertAlign w:val="superscript"/>
              </w:rPr>
              <w:t>-</w:t>
            </w:r>
            <w:r>
              <w:rPr>
                <w:rFonts w:hint="eastAsia" w:ascii="Times New Roman" w:hAnsi="Times New Roman" w:eastAsia="楷体" w:cs="Times New Roman"/>
              </w:rPr>
              <w:t>促进Fe</w:t>
            </w:r>
            <w:r>
              <w:rPr>
                <w:rFonts w:hint="eastAsia" w:ascii="Times New Roman" w:hAnsi="Times New Roman" w:eastAsia="楷体" w:cs="Times New Roman"/>
                <w:vertAlign w:val="superscript"/>
              </w:rPr>
              <w:t>2+</w:t>
            </w:r>
            <w:r>
              <w:rPr>
                <w:rFonts w:hint="eastAsia" w:ascii="Times New Roman" w:hAnsi="Times New Roman" w:eastAsia="楷体" w:cs="Times New Roman"/>
              </w:rPr>
              <w:t>水解，水解后的Fe</w:t>
            </w:r>
            <w:r>
              <w:rPr>
                <w:rFonts w:hint="eastAsia" w:ascii="Times New Roman" w:hAnsi="Times New Roman" w:eastAsia="楷体" w:cs="Times New Roman"/>
                <w:vertAlign w:val="superscript"/>
              </w:rPr>
              <w:t>2+</w:t>
            </w:r>
            <w:r>
              <w:rPr>
                <w:rFonts w:hint="eastAsia" w:ascii="Times New Roman" w:hAnsi="Times New Roman" w:eastAsia="楷体" w:cs="Times New Roman"/>
              </w:rPr>
              <w:t>因为中心离子发生电性中和，对配位水分子极化能力变弱，配位结合力变差而让水分子离去，进而导致遮蔽效应削弱直至消失。Fe(II)微粒可以直接接触氧分子进而被氧化。</w:t>
            </w:r>
          </w:p>
          <w:p w14:paraId="6117907B">
            <w:pPr>
              <w:rPr>
                <w:ins w:id="86" w:author="WPS_1559650426" w:date="2026-04-27T16:23:19Z"/>
                <w:rFonts w:hint="eastAsia" w:ascii="Times New Roman" w:hAnsi="Times New Roman" w:eastAsia="楷体" w:cs="Times New Roman"/>
                <w:lang w:val="en-US" w:eastAsia="zh-CN"/>
              </w:rPr>
            </w:pPr>
            <w:ins w:id="87" w:author="WPS_1559650426" w:date="2026-04-27T16:21:53Z">
              <w:r>
                <w:rPr>
                  <w:rFonts w:hint="eastAsia" w:ascii="Times New Roman" w:hAnsi="Times New Roman" w:eastAsia="楷体" w:cs="Times New Roman"/>
                  <w:lang w:val="en-US" w:eastAsia="zh-CN"/>
                </w:rPr>
                <w:t xml:space="preserve">  </w:t>
              </w:r>
            </w:ins>
            <w:ins w:id="88" w:author="WPS_1559650426" w:date="2026-04-27T16:21:54Z">
              <w:r>
                <w:rPr>
                  <w:rFonts w:hint="eastAsia" w:ascii="Times New Roman" w:hAnsi="Times New Roman" w:eastAsia="楷体" w:cs="Times New Roman"/>
                  <w:lang w:val="en-US" w:eastAsia="zh-CN"/>
                </w:rPr>
                <w:t xml:space="preserve">   </w:t>
              </w:r>
            </w:ins>
            <w:ins w:id="89" w:author="WPS_1559650426" w:date="2026-04-27T16:21:59Z">
              <w:r>
                <w:rPr>
                  <w:rFonts w:hint="eastAsia" w:ascii="Times New Roman" w:hAnsi="Times New Roman" w:eastAsia="楷体" w:cs="Times New Roman"/>
                  <w:lang w:val="en-US" w:eastAsia="zh-CN"/>
                </w:rPr>
                <w:t>还有一个</w:t>
              </w:r>
            </w:ins>
            <w:ins w:id="90" w:author="WPS_1559650426" w:date="2026-04-27T16:22:00Z">
              <w:r>
                <w:rPr>
                  <w:rFonts w:hint="eastAsia" w:ascii="Times New Roman" w:hAnsi="Times New Roman" w:eastAsia="楷体" w:cs="Times New Roman"/>
                  <w:lang w:val="en-US" w:eastAsia="zh-CN"/>
                </w:rPr>
                <w:t>原因</w:t>
              </w:r>
            </w:ins>
            <w:ins w:id="91" w:author="WPS_1559650426" w:date="2026-04-27T16:22:01Z">
              <w:r>
                <w:rPr>
                  <w:rFonts w:hint="eastAsia" w:ascii="Times New Roman" w:hAnsi="Times New Roman" w:eastAsia="楷体" w:cs="Times New Roman"/>
                  <w:lang w:val="en-US" w:eastAsia="zh-CN"/>
                </w:rPr>
                <w:t>是</w:t>
              </w:r>
            </w:ins>
            <w:ins w:id="92" w:author="WPS_1559650426" w:date="2026-04-27T16:22:34Z">
              <w:r>
                <w:rPr>
                  <w:rFonts w:hint="eastAsia" w:ascii="Times New Roman" w:hAnsi="Times New Roman" w:eastAsia="楷体" w:cs="Times New Roman"/>
                  <w:lang w:val="en-US" w:eastAsia="zh-CN"/>
                </w:rPr>
                <w:t>电对Fe</w:t>
              </w:r>
            </w:ins>
            <w:ins w:id="93" w:author="WPS_1559650426" w:date="2026-04-27T16:22:34Z">
              <w:r>
                <w:rPr>
                  <w:rFonts w:hint="eastAsia" w:ascii="Times New Roman" w:hAnsi="Times New Roman" w:eastAsia="楷体" w:cs="Times New Roman"/>
                  <w:vertAlign w:val="superscript"/>
                  <w:lang w:val="en-US" w:eastAsia="zh-CN"/>
                </w:rPr>
                <w:t>3+</w:t>
              </w:r>
            </w:ins>
            <w:ins w:id="94" w:author="WPS_1559650426" w:date="2026-04-27T16:22:34Z">
              <w:r>
                <w:rPr>
                  <w:rFonts w:hint="eastAsia" w:ascii="Times New Roman" w:hAnsi="Times New Roman" w:eastAsia="楷体" w:cs="Times New Roman"/>
                  <w:vertAlign w:val="baseline"/>
                  <w:lang w:val="en-US" w:eastAsia="zh-CN"/>
                </w:rPr>
                <w:t>/Fe</w:t>
              </w:r>
            </w:ins>
            <w:ins w:id="95" w:author="WPS_1559650426" w:date="2026-04-27T16:22:34Z">
              <w:r>
                <w:rPr>
                  <w:rFonts w:hint="eastAsia" w:ascii="Times New Roman" w:hAnsi="Times New Roman" w:eastAsia="楷体" w:cs="Times New Roman"/>
                  <w:vertAlign w:val="superscript"/>
                  <w:lang w:val="en-US" w:eastAsia="zh-CN"/>
                </w:rPr>
                <w:t>2+</w:t>
              </w:r>
            </w:ins>
            <w:ins w:id="96" w:author="WPS_1559650426" w:date="2026-04-27T16:22:39Z">
              <w:r>
                <w:rPr>
                  <w:rFonts w:hint="eastAsia" w:ascii="Times New Roman" w:hAnsi="Times New Roman" w:eastAsia="楷体" w:cs="Times New Roman"/>
                  <w:vertAlign w:val="baseline"/>
                  <w:lang w:val="en-US" w:eastAsia="zh-CN"/>
                </w:rPr>
                <w:t>在</w:t>
              </w:r>
            </w:ins>
            <w:ins w:id="97" w:author="WPS_1559650426" w:date="2026-04-27T16:22:09Z">
              <w:r>
                <w:rPr>
                  <w:rFonts w:hint="eastAsia" w:ascii="Times New Roman" w:hAnsi="Times New Roman" w:eastAsia="楷体" w:cs="Times New Roman"/>
                  <w:lang w:val="en-US" w:eastAsia="zh-CN"/>
                </w:rPr>
                <w:t>碱性</w:t>
              </w:r>
            </w:ins>
            <w:ins w:id="98" w:author="WPS_1559650426" w:date="2026-04-27T16:22:10Z">
              <w:r>
                <w:rPr>
                  <w:rFonts w:hint="eastAsia" w:ascii="Times New Roman" w:hAnsi="Times New Roman" w:eastAsia="楷体" w:cs="Times New Roman"/>
                  <w:lang w:val="en-US" w:eastAsia="zh-CN"/>
                </w:rPr>
                <w:t>条件下</w:t>
              </w:r>
            </w:ins>
            <w:ins w:id="99" w:author="WPS_1559650426" w:date="2026-04-27T16:22:46Z">
              <w:r>
                <w:rPr>
                  <w:rFonts w:hint="eastAsia" w:ascii="Times New Roman" w:hAnsi="Times New Roman" w:eastAsia="楷体" w:cs="Times New Roman"/>
                  <w:lang w:val="en-US" w:eastAsia="zh-CN"/>
                </w:rPr>
                <w:t>的</w:t>
              </w:r>
            </w:ins>
            <w:ins w:id="100" w:author="WPS_1559650426" w:date="2026-04-27T16:22:49Z">
              <w:r>
                <w:rPr>
                  <w:rFonts w:hint="eastAsia" w:ascii="Times New Roman" w:hAnsi="Times New Roman" w:eastAsia="楷体" w:cs="Times New Roman"/>
                  <w:lang w:val="en-US" w:eastAsia="zh-CN"/>
                </w:rPr>
                <w:t>电极电势</w:t>
              </w:r>
            </w:ins>
            <w:ins w:id="101" w:author="WPS_1559650426" w:date="2026-04-27T16:22:53Z">
              <w:r>
                <w:rPr>
                  <w:rFonts w:hint="eastAsia" w:ascii="Times New Roman" w:hAnsi="Times New Roman" w:eastAsia="楷体" w:cs="Times New Roman"/>
                  <w:lang w:val="en-US" w:eastAsia="zh-CN"/>
                </w:rPr>
                <w:t>远</w:t>
              </w:r>
            </w:ins>
            <w:ins w:id="102" w:author="WPS_1559650426" w:date="2026-04-27T16:22:55Z">
              <w:r>
                <w:rPr>
                  <w:rFonts w:hint="eastAsia" w:ascii="Times New Roman" w:hAnsi="Times New Roman" w:eastAsia="楷体" w:cs="Times New Roman"/>
                  <w:lang w:val="en-US" w:eastAsia="zh-CN"/>
                </w:rPr>
                <w:t>小于</w:t>
              </w:r>
            </w:ins>
            <w:ins w:id="103" w:author="WPS_1559650426" w:date="2026-04-27T16:22:57Z">
              <w:r>
                <w:rPr>
                  <w:rFonts w:hint="eastAsia" w:ascii="Times New Roman" w:hAnsi="Times New Roman" w:eastAsia="楷体" w:cs="Times New Roman"/>
                  <w:lang w:val="en-US" w:eastAsia="zh-CN"/>
                </w:rPr>
                <w:t>酸性的，</w:t>
              </w:r>
            </w:ins>
            <w:ins w:id="104" w:author="WPS_1559650426" w:date="2026-04-27T16:23:03Z">
              <w:r>
                <w:rPr>
                  <w:rFonts w:hint="eastAsia" w:ascii="Times New Roman" w:hAnsi="Times New Roman" w:eastAsia="楷体" w:cs="Times New Roman"/>
                  <w:lang w:val="en-US" w:eastAsia="zh-CN"/>
                </w:rPr>
                <w:t>这样</w:t>
              </w:r>
            </w:ins>
            <w:ins w:id="105" w:author="WPS_1559650426" w:date="2026-04-27T16:23:05Z">
              <w:r>
                <w:rPr>
                  <w:rFonts w:hint="eastAsia" w:ascii="Times New Roman" w:hAnsi="Times New Roman" w:eastAsia="楷体" w:cs="Times New Roman"/>
                  <w:lang w:val="en-US" w:eastAsia="zh-CN"/>
                </w:rPr>
                <w:t>在</w:t>
              </w:r>
            </w:ins>
            <w:ins w:id="106" w:author="WPS_1559650426" w:date="2026-04-27T16:23:06Z">
              <w:r>
                <w:rPr>
                  <w:rFonts w:hint="eastAsia" w:ascii="Times New Roman" w:hAnsi="Times New Roman" w:eastAsia="楷体" w:cs="Times New Roman"/>
                  <w:lang w:val="en-US" w:eastAsia="zh-CN"/>
                </w:rPr>
                <w:t>碱性</w:t>
              </w:r>
            </w:ins>
            <w:ins w:id="107" w:author="WPS_1559650426" w:date="2026-04-27T16:23:07Z">
              <w:r>
                <w:rPr>
                  <w:rFonts w:hint="eastAsia" w:ascii="Times New Roman" w:hAnsi="Times New Roman" w:eastAsia="楷体" w:cs="Times New Roman"/>
                  <w:lang w:val="en-US" w:eastAsia="zh-CN"/>
                </w:rPr>
                <w:t>条件下</w:t>
              </w:r>
            </w:ins>
            <w:ins w:id="108" w:author="WPS_1559650426" w:date="2026-04-27T16:23:09Z">
              <w:r>
                <w:rPr>
                  <w:rFonts w:hint="eastAsia" w:ascii="Times New Roman" w:hAnsi="Times New Roman" w:eastAsia="楷体" w:cs="Times New Roman"/>
                  <w:lang w:val="en-US" w:eastAsia="zh-CN"/>
                </w:rPr>
                <w:t>其</w:t>
              </w:r>
            </w:ins>
            <w:ins w:id="109" w:author="WPS_1559650426" w:date="2026-04-27T16:23:11Z">
              <w:r>
                <w:rPr>
                  <w:rFonts w:hint="eastAsia" w:ascii="Times New Roman" w:hAnsi="Times New Roman" w:eastAsia="楷体" w:cs="Times New Roman"/>
                  <w:lang w:val="en-US" w:eastAsia="zh-CN"/>
                </w:rPr>
                <w:t>更容易</w:t>
              </w:r>
            </w:ins>
            <w:ins w:id="110" w:author="WPS_1559650426" w:date="2026-04-27T16:23:12Z">
              <w:r>
                <w:rPr>
                  <w:rFonts w:hint="eastAsia" w:ascii="Times New Roman" w:hAnsi="Times New Roman" w:eastAsia="楷体" w:cs="Times New Roman"/>
                  <w:lang w:val="en-US" w:eastAsia="zh-CN"/>
                </w:rPr>
                <w:t>被</w:t>
              </w:r>
            </w:ins>
            <w:ins w:id="111" w:author="WPS_1559650426" w:date="2026-04-27T16:23:13Z">
              <w:r>
                <w:rPr>
                  <w:rFonts w:hint="eastAsia" w:ascii="Times New Roman" w:hAnsi="Times New Roman" w:eastAsia="楷体" w:cs="Times New Roman"/>
                  <w:lang w:val="en-US" w:eastAsia="zh-CN"/>
                </w:rPr>
                <w:t>氧化</w:t>
              </w:r>
            </w:ins>
            <w:ins w:id="112" w:author="WPS_1559650426" w:date="2026-04-27T16:23:14Z">
              <w:r>
                <w:rPr>
                  <w:rFonts w:hint="eastAsia" w:ascii="Times New Roman" w:hAnsi="Times New Roman" w:eastAsia="楷体" w:cs="Times New Roman"/>
                  <w:lang w:val="en-US" w:eastAsia="zh-CN"/>
                </w:rPr>
                <w:t>。</w:t>
              </w:r>
            </w:ins>
          </w:p>
          <w:p w14:paraId="3980AD11">
            <w:pPr>
              <w:rPr>
                <w:rFonts w:hint="eastAsia" w:ascii="Times New Roman" w:hAnsi="Times New Roman" w:eastAsia="楷体" w:cs="Times New Roman"/>
                <w:lang w:val="en-US" w:eastAsia="zh-CN"/>
                <w:rPrChange w:id="113" w:author="WPS_1559650426" w:date="2026-04-27T16:22:23Z">
                  <w:rPr>
                    <w:rFonts w:hint="default" w:ascii="Times New Roman" w:hAnsi="Times New Roman" w:eastAsia="楷体" w:cs="Times New Roman"/>
                    <w:lang w:val="en-US" w:eastAsia="zh-CN"/>
                  </w:rPr>
                </w:rPrChange>
              </w:rPr>
            </w:pPr>
          </w:p>
          <w:p w14:paraId="3BC6F6B1">
            <w:pPr>
              <w:rPr>
                <w:rFonts w:ascii="Times New Roman" w:hAnsi="Times New Roman" w:eastAsia="楷体" w:cs="Times New Roman"/>
              </w:rPr>
            </w:pPr>
            <w:r>
              <w:rPr>
                <w:rFonts w:hint="eastAsia" w:ascii="Times New Roman" w:hAnsi="Times New Roman" w:eastAsia="楷体" w:cs="Times New Roman"/>
              </w:rPr>
              <w:t>在晶体状态下，我们认为同样可以这样作用。硫酸亚铁铵氢键网络更强，晶体间隙更小。氧气分子更不易进入空隙中的同时铵根离子也部分起到了遮蔽作用。因此晶体状态下硫酸亚铁铵抗氧化能力比七水合硫酸亚铁强很多。</w:t>
            </w:r>
          </w:p>
          <w:p w14:paraId="03FFC14B">
            <w:pPr>
              <w:rPr>
                <w:rFonts w:ascii="Times New Roman" w:hAnsi="Times New Roman" w:eastAsia="楷体" w:cs="Times New Roman"/>
              </w:rPr>
            </w:pPr>
          </w:p>
          <w:p w14:paraId="7029B1EA">
            <w:pPr>
              <w:rPr>
                <w:rFonts w:ascii="Times New Roman" w:hAnsi="Times New Roman" w:eastAsia="楷体" w:cs="Times New Roman"/>
              </w:rPr>
            </w:pPr>
            <w:r>
              <w:rPr>
                <w:rFonts w:hint="eastAsia" w:ascii="Times New Roman" w:hAnsi="Times New Roman" w:eastAsia="楷体" w:cs="Times New Roman"/>
              </w:rPr>
              <w:t>在持续通入干燥空气促进风化后，这种变化更为明显。七水合硫酸亚铁在干燥条件下非常容易被氧化，而硫酸亚铁铵相对更稳定</w:t>
            </w:r>
          </w:p>
          <w:p w14:paraId="256607DE">
            <w:pPr>
              <w:ind w:firstLine="440" w:firstLineChars="200"/>
              <w:jc w:val="center"/>
              <w:rPr>
                <w:rFonts w:ascii="Times New Roman" w:hAnsi="Times New Roman" w:eastAsia="宋体" w:cs="Times New Roman"/>
                <w:sz w:val="22"/>
              </w:rPr>
            </w:pPr>
          </w:p>
          <w:p w14:paraId="13300BE4">
            <w:pPr>
              <w:jc w:val="left"/>
              <w:rPr>
                <w:rFonts w:ascii="Times New Roman" w:hAnsi="Times New Roman" w:eastAsia="楷体" w:cs="Times New Roman"/>
              </w:rPr>
            </w:pPr>
            <w:r>
              <w:rPr>
                <w:rFonts w:hint="eastAsia" w:ascii="Times New Roman" w:hAnsi="Times New Roman" w:eastAsia="楷体" w:cs="Times New Roman"/>
              </w:rPr>
              <w:t>2：实验结果反思</w:t>
            </w:r>
          </w:p>
          <w:p w14:paraId="65EC950C">
            <w:pPr>
              <w:ind w:firstLine="420" w:firstLineChars="200"/>
              <w:jc w:val="left"/>
              <w:rPr>
                <w:rFonts w:ascii="Times New Roman" w:hAnsi="Times New Roman" w:eastAsia="楷体" w:cs="Times New Roman"/>
              </w:rPr>
            </w:pPr>
            <w:r>
              <w:rPr>
                <w:rFonts w:hint="eastAsia" w:ascii="Times New Roman" w:hAnsi="Times New Roman" w:eastAsia="楷体" w:cs="Times New Roman"/>
              </w:rPr>
              <w:t>首先产率是极其偏低的，这点毋庸置疑，如果按照老师今天上午的讲述方法，则个人倾向于乙醇加少了所带来的损失更大</w:t>
            </w:r>
          </w:p>
          <w:p w14:paraId="15A473FD">
            <w:pPr>
              <w:jc w:val="left"/>
              <w:rPr>
                <w:rFonts w:ascii="Times New Roman" w:hAnsi="Times New Roman" w:eastAsia="楷体" w:cs="Times New Roman"/>
              </w:rPr>
            </w:pPr>
            <w:r>
              <w:rPr>
                <w:rFonts w:hint="eastAsia" w:ascii="Times New Roman" w:hAnsi="Times New Roman" w:eastAsia="楷体" w:cs="Times New Roman"/>
              </w:rPr>
              <w:t>1)当时30-40mL直接加水是很多的，而过氧化氢的添加，自己也是秉持的大大过量去操作的，没有即使考虑到后来的影响</w:t>
            </w:r>
          </w:p>
          <w:p w14:paraId="4016F4EC">
            <w:pPr>
              <w:jc w:val="left"/>
              <w:rPr>
                <w:rFonts w:ascii="Times New Roman" w:hAnsi="Times New Roman" w:eastAsia="楷体" w:cs="Times New Roman"/>
              </w:rPr>
            </w:pPr>
            <w:r>
              <w:rPr>
                <w:rFonts w:hint="eastAsia" w:ascii="Times New Roman" w:hAnsi="Times New Roman" w:eastAsia="楷体" w:cs="Times New Roman"/>
              </w:rPr>
              <w:t>2)倾滗法的操作我做的一直比较标准，没有玻璃棒的误放，也没有倾倒过度让大部分Fe流失(最主要的：我分离的体系浊液黄色并不多，说明Fe颗粒并没有过多存在)</w:t>
            </w:r>
          </w:p>
          <w:p w14:paraId="69DC3F86">
            <w:pPr>
              <w:jc w:val="left"/>
              <w:rPr>
                <w:rFonts w:ascii="Times New Roman" w:hAnsi="Times New Roman" w:eastAsia="楷体" w:cs="Times New Roman"/>
              </w:rPr>
            </w:pPr>
            <w:r>
              <w:rPr>
                <w:rFonts w:hint="eastAsia" w:ascii="Times New Roman" w:hAnsi="Times New Roman" w:eastAsia="楷体" w:cs="Times New Roman"/>
              </w:rPr>
              <w:t xml:space="preserve">     其它的发现：</w:t>
            </w:r>
          </w:p>
          <w:p w14:paraId="506D0741">
            <w:pPr>
              <w:pStyle w:val="18"/>
              <w:numPr>
                <w:ilvl w:val="0"/>
                <w:numId w:val="4"/>
              </w:numPr>
              <w:ind w:firstLineChars="0"/>
              <w:jc w:val="left"/>
              <w:rPr>
                <w:ins w:id="114" w:author="WPS_1559650426" w:date="2026-04-27T16:25:13Z"/>
                <w:rFonts w:ascii="Times New Roman" w:hAnsi="Times New Roman" w:eastAsia="楷体" w:cs="Times New Roman"/>
              </w:rPr>
            </w:pPr>
            <w:r>
              <w:rPr>
                <w:rFonts w:hint="eastAsia" w:ascii="Times New Roman" w:hAnsi="Times New Roman" w:eastAsia="楷体" w:cs="Times New Roman"/>
              </w:rPr>
              <w:t>减压过滤用乙醇洗涤时滤液也有明显的白色沉淀产生，在老师讨论之前其实自己的猜想也是草酸(Fe出来的概率太低了)</w:t>
            </w:r>
            <w:ins w:id="115" w:author="WPS_1559650426" w:date="2026-04-27T16:24:08Z">
              <w:r>
                <w:rPr>
                  <w:rFonts w:hint="eastAsia" w:ascii="Times New Roman" w:hAnsi="Times New Roman" w:eastAsia="楷体" w:cs="Times New Roman"/>
                  <w:lang w:val="en-US" w:eastAsia="zh-CN"/>
                </w:rPr>
                <w:t xml:space="preserve"> </w:t>
              </w:r>
            </w:ins>
            <w:ins w:id="116" w:author="WPS_1559650426" w:date="2026-04-27T16:24:10Z">
              <w:r>
                <w:rPr>
                  <w:rFonts w:hint="eastAsia" w:ascii="Times New Roman" w:hAnsi="Times New Roman" w:eastAsia="楷体" w:cs="Times New Roman"/>
                  <w:lang w:val="en-US" w:eastAsia="zh-CN"/>
                </w:rPr>
                <w:t>因为</w:t>
              </w:r>
            </w:ins>
            <w:ins w:id="117" w:author="WPS_1559650426" w:date="2026-04-27T16:24:13Z">
              <w:r>
                <w:rPr>
                  <w:rFonts w:hint="eastAsia" w:ascii="Times New Roman" w:hAnsi="Times New Roman" w:eastAsia="楷体" w:cs="Times New Roman"/>
                  <w:lang w:val="en-US" w:eastAsia="zh-CN"/>
                </w:rPr>
                <w:t>滤液</w:t>
              </w:r>
            </w:ins>
            <w:ins w:id="118" w:author="WPS_1559650426" w:date="2026-04-27T16:24:14Z">
              <w:r>
                <w:rPr>
                  <w:rFonts w:hint="eastAsia" w:ascii="Times New Roman" w:hAnsi="Times New Roman" w:eastAsia="楷体" w:cs="Times New Roman"/>
                  <w:lang w:val="en-US" w:eastAsia="zh-CN"/>
                </w:rPr>
                <w:t>为</w:t>
              </w:r>
            </w:ins>
            <w:ins w:id="119" w:author="WPS_1559650426" w:date="2026-04-27T16:24:21Z">
              <w:r>
                <w:rPr>
                  <w:rFonts w:hint="eastAsia" w:ascii="Times New Roman" w:hAnsi="Times New Roman" w:eastAsia="楷体" w:cs="Times New Roman"/>
                  <w:lang w:val="en-US" w:eastAsia="zh-CN"/>
                </w:rPr>
                <w:t>三草酸</w:t>
              </w:r>
            </w:ins>
            <w:ins w:id="120" w:author="WPS_1559650426" w:date="2026-04-27T16:24:22Z">
              <w:r>
                <w:rPr>
                  <w:rFonts w:hint="eastAsia" w:ascii="Times New Roman" w:hAnsi="Times New Roman" w:eastAsia="楷体" w:cs="Times New Roman"/>
                  <w:lang w:val="en-US" w:eastAsia="zh-CN"/>
                </w:rPr>
                <w:t>合</w:t>
              </w:r>
            </w:ins>
            <w:ins w:id="121" w:author="WPS_1559650426" w:date="2026-04-27T16:24:24Z">
              <w:r>
                <w:rPr>
                  <w:rFonts w:hint="eastAsia" w:ascii="Times New Roman" w:hAnsi="Times New Roman" w:eastAsia="楷体" w:cs="Times New Roman"/>
                  <w:lang w:val="en-US" w:eastAsia="zh-CN"/>
                </w:rPr>
                <w:t>铁酸钾</w:t>
              </w:r>
            </w:ins>
            <w:ins w:id="122" w:author="WPS_1559650426" w:date="2026-04-27T16:24:25Z">
              <w:r>
                <w:rPr>
                  <w:rFonts w:hint="eastAsia" w:ascii="Times New Roman" w:hAnsi="Times New Roman" w:eastAsia="楷体" w:cs="Times New Roman"/>
                  <w:lang w:val="en-US" w:eastAsia="zh-CN"/>
                </w:rPr>
                <w:t>的</w:t>
              </w:r>
            </w:ins>
            <w:ins w:id="123" w:author="WPS_1559650426" w:date="2026-04-27T16:24:27Z">
              <w:r>
                <w:rPr>
                  <w:rFonts w:hint="eastAsia" w:ascii="Times New Roman" w:hAnsi="Times New Roman" w:eastAsia="楷体" w:cs="Times New Roman"/>
                  <w:lang w:val="en-US" w:eastAsia="zh-CN"/>
                </w:rPr>
                <w:t>饱和</w:t>
              </w:r>
            </w:ins>
            <w:ins w:id="124" w:author="WPS_1559650426" w:date="2026-04-27T16:24:28Z">
              <w:r>
                <w:rPr>
                  <w:rFonts w:hint="eastAsia" w:ascii="Times New Roman" w:hAnsi="Times New Roman" w:eastAsia="楷体" w:cs="Times New Roman"/>
                  <w:lang w:val="en-US" w:eastAsia="zh-CN"/>
                </w:rPr>
                <w:t>溶液，</w:t>
              </w:r>
            </w:ins>
            <w:ins w:id="125" w:author="WPS_1559650426" w:date="2026-04-27T16:24:29Z">
              <w:r>
                <w:rPr>
                  <w:rFonts w:hint="eastAsia" w:ascii="Times New Roman" w:hAnsi="Times New Roman" w:eastAsia="楷体" w:cs="Times New Roman"/>
                  <w:lang w:val="en-US" w:eastAsia="zh-CN"/>
                </w:rPr>
                <w:t>因此</w:t>
              </w:r>
            </w:ins>
            <w:ins w:id="126" w:author="WPS_1559650426" w:date="2026-04-27T16:24:32Z">
              <w:r>
                <w:rPr>
                  <w:rFonts w:hint="eastAsia" w:ascii="Times New Roman" w:hAnsi="Times New Roman" w:eastAsia="楷体" w:cs="Times New Roman"/>
                  <w:lang w:val="en-US" w:eastAsia="zh-CN"/>
                </w:rPr>
                <w:t>加入</w:t>
              </w:r>
            </w:ins>
            <w:ins w:id="127" w:author="WPS_1559650426" w:date="2026-04-27T16:24:37Z">
              <w:r>
                <w:rPr>
                  <w:rFonts w:hint="eastAsia" w:ascii="Times New Roman" w:hAnsi="Times New Roman" w:eastAsia="楷体" w:cs="Times New Roman"/>
                  <w:lang w:val="en-US" w:eastAsia="zh-CN"/>
                </w:rPr>
                <w:t>乙醇</w:t>
              </w:r>
            </w:ins>
            <w:ins w:id="128" w:author="WPS_1559650426" w:date="2026-04-27T16:24:38Z">
              <w:r>
                <w:rPr>
                  <w:rFonts w:hint="eastAsia" w:ascii="Times New Roman" w:hAnsi="Times New Roman" w:eastAsia="楷体" w:cs="Times New Roman"/>
                  <w:lang w:val="en-US" w:eastAsia="zh-CN"/>
                </w:rPr>
                <w:t>洗涤</w:t>
              </w:r>
            </w:ins>
            <w:ins w:id="129" w:author="WPS_1559650426" w:date="2026-04-27T16:24:40Z">
              <w:r>
                <w:rPr>
                  <w:rFonts w:hint="eastAsia" w:ascii="Times New Roman" w:hAnsi="Times New Roman" w:eastAsia="楷体" w:cs="Times New Roman"/>
                  <w:lang w:val="en-US" w:eastAsia="zh-CN"/>
                </w:rPr>
                <w:t>一定会</w:t>
              </w:r>
            </w:ins>
            <w:ins w:id="130" w:author="WPS_1559650426" w:date="2026-04-27T16:24:41Z">
              <w:r>
                <w:rPr>
                  <w:rFonts w:hint="eastAsia" w:ascii="Times New Roman" w:hAnsi="Times New Roman" w:eastAsia="楷体" w:cs="Times New Roman"/>
                  <w:lang w:val="en-US" w:eastAsia="zh-CN"/>
                </w:rPr>
                <w:t>析出</w:t>
              </w:r>
            </w:ins>
            <w:ins w:id="131" w:author="WPS_1559650426" w:date="2026-04-27T16:24:42Z">
              <w:r>
                <w:rPr>
                  <w:rFonts w:hint="eastAsia" w:ascii="Times New Roman" w:hAnsi="Times New Roman" w:eastAsia="楷体" w:cs="Times New Roman"/>
                  <w:lang w:val="en-US" w:eastAsia="zh-CN"/>
                </w:rPr>
                <w:t>。</w:t>
              </w:r>
            </w:ins>
            <w:ins w:id="132" w:author="WPS_1559650426" w:date="2026-04-27T16:24:44Z">
              <w:r>
                <w:rPr>
                  <w:rFonts w:hint="eastAsia" w:ascii="Times New Roman" w:hAnsi="Times New Roman" w:eastAsia="楷体" w:cs="Times New Roman"/>
                  <w:lang w:val="en-US" w:eastAsia="zh-CN"/>
                </w:rPr>
                <w:t>但</w:t>
              </w:r>
            </w:ins>
            <w:ins w:id="133" w:author="WPS_1559650426" w:date="2026-04-27T16:24:45Z">
              <w:r>
                <w:rPr>
                  <w:rFonts w:hint="eastAsia" w:ascii="Times New Roman" w:hAnsi="Times New Roman" w:eastAsia="楷体" w:cs="Times New Roman"/>
                  <w:lang w:val="en-US" w:eastAsia="zh-CN"/>
                </w:rPr>
                <w:t>体系中</w:t>
              </w:r>
            </w:ins>
            <w:ins w:id="134" w:author="WPS_1559650426" w:date="2026-04-27T16:24:47Z">
              <w:r>
                <w:rPr>
                  <w:rFonts w:hint="eastAsia" w:ascii="Times New Roman" w:hAnsi="Times New Roman" w:eastAsia="楷体" w:cs="Times New Roman"/>
                  <w:lang w:val="en-US" w:eastAsia="zh-CN"/>
                </w:rPr>
                <w:t>草酸</w:t>
              </w:r>
            </w:ins>
            <w:ins w:id="135" w:author="WPS_1559650426" w:date="2026-04-27T16:24:48Z">
              <w:r>
                <w:rPr>
                  <w:rFonts w:hint="eastAsia" w:ascii="Times New Roman" w:hAnsi="Times New Roman" w:eastAsia="楷体" w:cs="Times New Roman"/>
                  <w:lang w:val="en-US" w:eastAsia="zh-CN"/>
                </w:rPr>
                <w:t>也会</w:t>
              </w:r>
            </w:ins>
            <w:ins w:id="136" w:author="WPS_1559650426" w:date="2026-04-27T16:24:52Z">
              <w:r>
                <w:rPr>
                  <w:rFonts w:hint="eastAsia" w:ascii="Times New Roman" w:hAnsi="Times New Roman" w:eastAsia="楷体" w:cs="Times New Roman"/>
                  <w:lang w:val="en-US" w:eastAsia="zh-CN"/>
                </w:rPr>
                <w:t>析出</w:t>
              </w:r>
            </w:ins>
            <w:ins w:id="137" w:author="WPS_1559650426" w:date="2026-04-27T16:24:53Z">
              <w:r>
                <w:rPr>
                  <w:rFonts w:hint="eastAsia" w:ascii="Times New Roman" w:hAnsi="Times New Roman" w:eastAsia="楷体" w:cs="Times New Roman"/>
                  <w:lang w:val="en-US" w:eastAsia="zh-CN"/>
                </w:rPr>
                <w:t>。</w:t>
              </w:r>
            </w:ins>
            <w:ins w:id="138" w:author="WPS_1559650426" w:date="2026-04-27T16:24:55Z">
              <w:r>
                <w:rPr>
                  <w:rFonts w:hint="eastAsia" w:ascii="Times New Roman" w:hAnsi="Times New Roman" w:eastAsia="楷体" w:cs="Times New Roman"/>
                  <w:lang w:val="en-US" w:eastAsia="zh-CN"/>
                </w:rPr>
                <w:t>只是</w:t>
              </w:r>
            </w:ins>
            <w:ins w:id="139" w:author="WPS_1559650426" w:date="2026-04-27T16:24:58Z">
              <w:r>
                <w:rPr>
                  <w:rFonts w:hint="eastAsia" w:ascii="Times New Roman" w:hAnsi="Times New Roman" w:eastAsia="楷体" w:cs="Times New Roman"/>
                  <w:lang w:val="en-US" w:eastAsia="zh-CN"/>
                </w:rPr>
                <w:t>每个人</w:t>
              </w:r>
            </w:ins>
            <w:ins w:id="140" w:author="WPS_1559650426" w:date="2026-04-27T16:25:00Z">
              <w:r>
                <w:rPr>
                  <w:rFonts w:hint="eastAsia" w:ascii="Times New Roman" w:hAnsi="Times New Roman" w:eastAsia="楷体" w:cs="Times New Roman"/>
                  <w:lang w:val="en-US" w:eastAsia="zh-CN"/>
                </w:rPr>
                <w:t>加入</w:t>
              </w:r>
            </w:ins>
            <w:ins w:id="141" w:author="WPS_1559650426" w:date="2026-04-27T16:25:02Z">
              <w:r>
                <w:rPr>
                  <w:rFonts w:hint="eastAsia" w:ascii="Times New Roman" w:hAnsi="Times New Roman" w:eastAsia="楷体" w:cs="Times New Roman"/>
                  <w:lang w:val="en-US" w:eastAsia="zh-CN"/>
                </w:rPr>
                <w:t>草酸</w:t>
              </w:r>
            </w:ins>
            <w:ins w:id="142" w:author="WPS_1559650426" w:date="2026-04-27T16:25:03Z">
              <w:r>
                <w:rPr>
                  <w:rFonts w:hint="eastAsia" w:ascii="Times New Roman" w:hAnsi="Times New Roman" w:eastAsia="楷体" w:cs="Times New Roman"/>
                  <w:lang w:val="en-US" w:eastAsia="zh-CN"/>
                </w:rPr>
                <w:t>的</w:t>
              </w:r>
            </w:ins>
            <w:ins w:id="143" w:author="WPS_1559650426" w:date="2026-04-27T16:25:04Z">
              <w:r>
                <w:rPr>
                  <w:rFonts w:hint="eastAsia" w:ascii="Times New Roman" w:hAnsi="Times New Roman" w:eastAsia="楷体" w:cs="Times New Roman"/>
                  <w:lang w:val="en-US" w:eastAsia="zh-CN"/>
                </w:rPr>
                <w:t>过量</w:t>
              </w:r>
            </w:ins>
            <w:ins w:id="144" w:author="WPS_1559650426" w:date="2026-04-27T16:25:07Z">
              <w:r>
                <w:rPr>
                  <w:rFonts w:hint="eastAsia" w:ascii="Times New Roman" w:hAnsi="Times New Roman" w:eastAsia="楷体" w:cs="Times New Roman"/>
                  <w:lang w:val="en-US" w:eastAsia="zh-CN"/>
                </w:rPr>
                <w:t>程度不同，</w:t>
              </w:r>
            </w:ins>
            <w:ins w:id="145" w:author="WPS_1559650426" w:date="2026-04-27T16:25:10Z">
              <w:r>
                <w:rPr>
                  <w:rFonts w:hint="eastAsia" w:ascii="Times New Roman" w:hAnsi="Times New Roman" w:eastAsia="楷体" w:cs="Times New Roman"/>
                  <w:lang w:val="en-US" w:eastAsia="zh-CN"/>
                </w:rPr>
                <w:t>析出</w:t>
              </w:r>
            </w:ins>
            <w:ins w:id="146" w:author="WPS_1559650426" w:date="2026-04-27T16:25:12Z">
              <w:r>
                <w:rPr>
                  <w:rFonts w:hint="eastAsia" w:ascii="Times New Roman" w:hAnsi="Times New Roman" w:eastAsia="楷体" w:cs="Times New Roman"/>
                  <w:lang w:val="en-US" w:eastAsia="zh-CN"/>
                </w:rPr>
                <w:t>量也</w:t>
              </w:r>
            </w:ins>
            <w:ins w:id="147" w:author="WPS_1559650426" w:date="2026-04-27T16:25:13Z">
              <w:r>
                <w:rPr>
                  <w:rFonts w:hint="eastAsia" w:ascii="Times New Roman" w:hAnsi="Times New Roman" w:eastAsia="楷体" w:cs="Times New Roman"/>
                  <w:lang w:val="en-US" w:eastAsia="zh-CN"/>
                </w:rPr>
                <w:t>不同。</w:t>
              </w:r>
            </w:ins>
          </w:p>
          <w:p w14:paraId="71FC0138">
            <w:pPr>
              <w:pStyle w:val="18"/>
              <w:numPr>
                <w:ilvl w:val="-1"/>
                <w:numId w:val="0"/>
              </w:numPr>
              <w:ind w:left="0" w:firstLine="0" w:firstLineChars="0"/>
              <w:jc w:val="left"/>
              <w:rPr>
                <w:rFonts w:ascii="Times New Roman" w:hAnsi="Times New Roman" w:eastAsia="楷体" w:cs="Times New Roman"/>
              </w:rPr>
              <w:pPrChange w:id="148" w:author="WPS_1559650426" w:date="2026-04-27T16:25:15Z">
                <w:pPr>
                  <w:pStyle w:val="18"/>
                  <w:numPr>
                    <w:ilvl w:val="0"/>
                    <w:numId w:val="4"/>
                  </w:numPr>
                  <w:ind w:firstLineChars="0"/>
                  <w:jc w:val="left"/>
                </w:pPr>
              </w:pPrChange>
            </w:pPr>
          </w:p>
          <w:p w14:paraId="7A46C33A">
            <w:pPr>
              <w:pStyle w:val="18"/>
              <w:numPr>
                <w:ilvl w:val="0"/>
                <w:numId w:val="4"/>
              </w:numPr>
              <w:ind w:firstLineChars="0"/>
              <w:jc w:val="left"/>
              <w:rPr>
                <w:rFonts w:ascii="Times New Roman" w:hAnsi="Times New Roman" w:eastAsia="楷体" w:cs="Times New Roman"/>
              </w:rPr>
            </w:pPr>
            <w:r>
              <w:rPr>
                <w:rFonts w:hint="eastAsia" w:ascii="Times New Roman" w:hAnsi="Times New Roman" w:eastAsia="楷体" w:cs="Times New Roman"/>
              </w:rPr>
              <w:t>为何在Fe(Ox)</w:t>
            </w:r>
            <w:r>
              <w:rPr>
                <w:rFonts w:hint="eastAsia" w:ascii="Times New Roman" w:hAnsi="Times New Roman" w:eastAsia="楷体" w:cs="Times New Roman"/>
                <w:vertAlign w:val="subscript"/>
              </w:rPr>
              <w:t>3</w:t>
            </w:r>
            <w:r>
              <w:rPr>
                <w:rFonts w:hint="eastAsia" w:ascii="Times New Roman" w:hAnsi="Times New Roman" w:eastAsia="楷体" w:cs="Times New Roman"/>
                <w:vertAlign w:val="superscript"/>
              </w:rPr>
              <w:t>3-</w:t>
            </w:r>
            <w:r>
              <w:rPr>
                <w:rFonts w:hint="eastAsia" w:ascii="Times New Roman" w:hAnsi="Times New Roman" w:eastAsia="楷体" w:cs="Times New Roman"/>
              </w:rPr>
              <w:t>的混合液去加氟化铵的时候开始黄绿色极其难以退去，呈现一种暗暗的淡绿色？</w:t>
            </w:r>
          </w:p>
          <w:p w14:paraId="2B01DDB1">
            <w:pPr>
              <w:pStyle w:val="18"/>
              <w:ind w:left="360" w:firstLine="0" w:firstLineChars="0"/>
              <w:jc w:val="left"/>
              <w:rPr>
                <w:rFonts w:ascii="Times New Roman" w:hAnsi="Times New Roman" w:eastAsia="楷体" w:cs="Times New Roman"/>
              </w:rPr>
            </w:pPr>
            <w:r>
              <w:rPr>
                <w:rFonts w:hint="eastAsia" w:ascii="Times New Roman" w:hAnsi="Times New Roman" w:eastAsia="楷体" w:cs="Times New Roman"/>
              </w:rPr>
              <w:t>怀疑在溶液分成两部分，毕竟整个溶液还是平衡体系SCN</w:t>
            </w:r>
            <w:r>
              <w:rPr>
                <w:rFonts w:hint="eastAsia" w:ascii="Times New Roman" w:hAnsi="Times New Roman" w:eastAsia="楷体" w:cs="Times New Roman"/>
                <w:vertAlign w:val="superscript"/>
              </w:rPr>
              <w:t>-</w:t>
            </w:r>
            <w:r>
              <w:rPr>
                <w:rFonts w:hint="eastAsia" w:ascii="Times New Roman" w:hAnsi="Times New Roman" w:eastAsia="楷体" w:cs="Times New Roman"/>
              </w:rPr>
              <w:t>,Ox</w:t>
            </w:r>
            <w:r>
              <w:rPr>
                <w:rFonts w:hint="eastAsia" w:ascii="Times New Roman" w:hAnsi="Times New Roman" w:eastAsia="楷体" w:cs="Times New Roman"/>
                <w:vertAlign w:val="superscript"/>
              </w:rPr>
              <w:t>-</w:t>
            </w:r>
            <w:r>
              <w:rPr>
                <w:rFonts w:hint="eastAsia" w:ascii="Times New Roman" w:hAnsi="Times New Roman" w:eastAsia="楷体" w:cs="Times New Roman"/>
              </w:rPr>
              <w:t>还是会有部分的结合，前者让溶液变暗，后者让少量的绿色存在。</w:t>
            </w:r>
          </w:p>
          <w:p w14:paraId="52F6559B">
            <w:pPr>
              <w:pStyle w:val="18"/>
              <w:numPr>
                <w:ilvl w:val="0"/>
                <w:numId w:val="4"/>
              </w:numPr>
              <w:ind w:firstLineChars="0"/>
              <w:jc w:val="left"/>
              <w:rPr>
                <w:rFonts w:ascii="Times New Roman" w:hAnsi="Times New Roman" w:eastAsia="楷体" w:cs="Times New Roman"/>
              </w:rPr>
            </w:pPr>
            <w:r>
              <w:rPr>
                <w:rFonts w:hint="eastAsia" w:ascii="Times New Roman" w:hAnsi="Times New Roman" w:eastAsia="楷体" w:cs="Times New Roman"/>
              </w:rPr>
              <w:t>Question，对于溶剂替换法，自己一直有一个奇怪的问题，酒精到底是直接加入好，还是加入后搅拌好？</w:t>
            </w:r>
          </w:p>
          <w:p w14:paraId="0C375338">
            <w:pPr>
              <w:pStyle w:val="18"/>
              <w:ind w:left="360" w:firstLine="0" w:firstLineChars="0"/>
              <w:jc w:val="left"/>
              <w:rPr>
                <w:ins w:id="149" w:author="WPS_1559650426" w:date="2026-04-27T16:27:24Z"/>
                <w:rFonts w:hint="eastAsia" w:ascii="Times New Roman" w:hAnsi="Times New Roman" w:eastAsia="楷体" w:cs="Times New Roman"/>
              </w:rPr>
            </w:pPr>
            <w:r>
              <w:rPr>
                <w:rFonts w:hint="eastAsia" w:ascii="Times New Roman" w:hAnsi="Times New Roman" w:eastAsia="楷体" w:cs="Times New Roman"/>
              </w:rPr>
              <w:t>个人在操作的时候发现单单把酒精加入其实会有微微的分层（自己的棉线一直下不去），但当时我的考量是直接让棉线毛细作用把离子吸上来，然后在只有酒精的一层结晶，但结果似乎错了。但如果考虑搅拌的话，感觉极性的差异就会很大，老师有没有什么明确的想法能指导一下？</w:t>
            </w:r>
          </w:p>
          <w:p w14:paraId="56A1FA79">
            <w:pPr>
              <w:pStyle w:val="18"/>
              <w:ind w:left="360" w:firstLine="0" w:firstLineChars="0"/>
              <w:jc w:val="left"/>
              <w:rPr>
                <w:rFonts w:hint="default" w:ascii="Times New Roman" w:hAnsi="Times New Roman" w:eastAsia="楷体" w:cs="Times New Roman"/>
                <w:lang w:val="en-US" w:eastAsia="zh-CN"/>
              </w:rPr>
            </w:pPr>
            <w:ins w:id="150" w:author="WPS_1559650426" w:date="2026-04-27T16:27:29Z">
              <w:r>
                <w:rPr>
                  <w:rFonts w:hint="eastAsia" w:ascii="Times New Roman" w:hAnsi="Times New Roman" w:eastAsia="楷体" w:cs="Times New Roman"/>
                  <w:lang w:val="en-US" w:eastAsia="zh-CN"/>
                </w:rPr>
                <w:t>观察</w:t>
              </w:r>
            </w:ins>
            <w:ins w:id="151" w:author="WPS_1559650426" w:date="2026-04-27T16:27:41Z">
              <w:r>
                <w:rPr>
                  <w:rFonts w:hint="eastAsia" w:ascii="Times New Roman" w:hAnsi="Times New Roman" w:eastAsia="楷体" w:cs="Times New Roman"/>
                  <w:lang w:val="en-US" w:eastAsia="zh-CN"/>
                </w:rPr>
                <w:t>仔细</w:t>
              </w:r>
            </w:ins>
            <w:ins w:id="152" w:author="WPS_1559650426" w:date="2026-04-27T16:27:42Z">
              <w:r>
                <w:rPr>
                  <w:rFonts w:hint="eastAsia" w:ascii="Times New Roman" w:hAnsi="Times New Roman" w:eastAsia="楷体" w:cs="Times New Roman"/>
                  <w:lang w:val="en-US" w:eastAsia="zh-CN"/>
                </w:rPr>
                <w:t>看</w:t>
              </w:r>
            </w:ins>
            <w:ins w:id="153" w:author="WPS_1559650426" w:date="2026-04-27T16:27:30Z">
              <w:r>
                <w:rPr>
                  <w:rFonts w:hint="eastAsia" w:ascii="Times New Roman" w:hAnsi="Times New Roman" w:eastAsia="楷体" w:cs="Times New Roman"/>
                  <w:lang w:val="en-US" w:eastAsia="zh-CN"/>
                </w:rPr>
                <w:t>到</w:t>
              </w:r>
            </w:ins>
            <w:ins w:id="154" w:author="WPS_1559650426" w:date="2026-04-27T16:27:47Z">
              <w:r>
                <w:rPr>
                  <w:rFonts w:hint="eastAsia" w:ascii="Times New Roman" w:hAnsi="Times New Roman" w:eastAsia="楷体" w:cs="Times New Roman"/>
                  <w:lang w:val="en-US" w:eastAsia="zh-CN"/>
                </w:rPr>
                <w:t>了</w:t>
              </w:r>
            </w:ins>
            <w:ins w:id="155" w:author="WPS_1559650426" w:date="2026-04-27T16:27:53Z">
              <w:r>
                <w:rPr>
                  <w:rFonts w:hint="eastAsia" w:ascii="Times New Roman" w:hAnsi="Times New Roman" w:eastAsia="楷体" w:cs="Times New Roman"/>
                  <w:lang w:val="en-US" w:eastAsia="zh-CN"/>
                </w:rPr>
                <w:t>酒精加入</w:t>
              </w:r>
            </w:ins>
            <w:ins w:id="156" w:author="WPS_1559650426" w:date="2026-04-27T16:27:54Z">
              <w:r>
                <w:rPr>
                  <w:rFonts w:hint="eastAsia" w:ascii="Times New Roman" w:hAnsi="Times New Roman" w:eastAsia="楷体" w:cs="Times New Roman"/>
                  <w:lang w:val="en-US" w:eastAsia="zh-CN"/>
                </w:rPr>
                <w:t>后</w:t>
              </w:r>
            </w:ins>
            <w:ins w:id="157" w:author="WPS_1559650426" w:date="2026-04-27T16:27:55Z">
              <w:r>
                <w:rPr>
                  <w:rFonts w:hint="eastAsia" w:ascii="Times New Roman" w:hAnsi="Times New Roman" w:eastAsia="楷体" w:cs="Times New Roman"/>
                  <w:lang w:val="en-US" w:eastAsia="zh-CN"/>
                </w:rPr>
                <w:t>的</w:t>
              </w:r>
            </w:ins>
            <w:ins w:id="158" w:author="WPS_1559650426" w:date="2026-04-27T16:27:32Z">
              <w:r>
                <w:rPr>
                  <w:rFonts w:hint="eastAsia" w:ascii="Times New Roman" w:hAnsi="Times New Roman" w:eastAsia="楷体" w:cs="Times New Roman"/>
                  <w:lang w:val="en-US" w:eastAsia="zh-CN"/>
                </w:rPr>
                <w:t>分层，</w:t>
              </w:r>
            </w:ins>
            <w:ins w:id="159" w:author="WPS_1559650426" w:date="2026-04-27T16:28:04Z">
              <w:r>
                <w:rPr>
                  <w:rFonts w:hint="eastAsia" w:ascii="Times New Roman" w:hAnsi="Times New Roman" w:eastAsia="楷体" w:cs="Times New Roman"/>
                  <w:lang w:val="en-US" w:eastAsia="zh-CN"/>
                </w:rPr>
                <w:t>如果</w:t>
              </w:r>
            </w:ins>
            <w:ins w:id="160" w:author="WPS_1559650426" w:date="2026-04-27T16:28:06Z">
              <w:r>
                <w:rPr>
                  <w:rFonts w:hint="eastAsia" w:ascii="Times New Roman" w:hAnsi="Times New Roman" w:eastAsia="楷体" w:cs="Times New Roman"/>
                  <w:lang w:val="en-US" w:eastAsia="zh-CN"/>
                </w:rPr>
                <w:t>不搅拌</w:t>
              </w:r>
            </w:ins>
            <w:ins w:id="161" w:author="WPS_1559650426" w:date="2026-04-27T16:28:18Z">
              <w:r>
                <w:rPr>
                  <w:rFonts w:hint="eastAsia" w:ascii="Times New Roman" w:hAnsi="Times New Roman" w:eastAsia="楷体" w:cs="Times New Roman"/>
                  <w:lang w:val="en-US" w:eastAsia="zh-CN"/>
                </w:rPr>
                <w:t>酒精</w:t>
              </w:r>
            </w:ins>
            <w:ins w:id="162" w:author="WPS_1559650426" w:date="2026-04-27T16:28:19Z">
              <w:r>
                <w:rPr>
                  <w:rFonts w:hint="eastAsia" w:ascii="Times New Roman" w:hAnsi="Times New Roman" w:eastAsia="楷体" w:cs="Times New Roman"/>
                  <w:lang w:val="en-US" w:eastAsia="zh-CN"/>
                </w:rPr>
                <w:t>是</w:t>
              </w:r>
            </w:ins>
            <w:ins w:id="163" w:author="WPS_1559650426" w:date="2026-04-27T16:28:25Z">
              <w:r>
                <w:rPr>
                  <w:rFonts w:hint="eastAsia" w:ascii="Times New Roman" w:hAnsi="Times New Roman" w:eastAsia="楷体" w:cs="Times New Roman"/>
                  <w:lang w:val="en-US" w:eastAsia="zh-CN"/>
                </w:rPr>
                <w:t>依靠</w:t>
              </w:r>
            </w:ins>
            <w:ins w:id="164" w:author="WPS_1559650426" w:date="2026-04-27T16:28:29Z">
              <w:r>
                <w:rPr>
                  <w:rFonts w:hint="eastAsia" w:ascii="Times New Roman" w:hAnsi="Times New Roman" w:eastAsia="楷体" w:cs="Times New Roman"/>
                  <w:lang w:val="en-US" w:eastAsia="zh-CN"/>
                </w:rPr>
                <w:t>分子</w:t>
              </w:r>
            </w:ins>
            <w:ins w:id="165" w:author="WPS_1559650426" w:date="2026-04-27T16:28:30Z">
              <w:r>
                <w:rPr>
                  <w:rFonts w:hint="eastAsia" w:ascii="Times New Roman" w:hAnsi="Times New Roman" w:eastAsia="楷体" w:cs="Times New Roman"/>
                  <w:lang w:val="en-US" w:eastAsia="zh-CN"/>
                </w:rPr>
                <w:t>的</w:t>
              </w:r>
            </w:ins>
            <w:ins w:id="166" w:author="WPS_1559650426" w:date="2026-04-27T16:28:31Z">
              <w:r>
                <w:rPr>
                  <w:rFonts w:hint="eastAsia" w:ascii="Times New Roman" w:hAnsi="Times New Roman" w:eastAsia="楷体" w:cs="Times New Roman"/>
                  <w:lang w:val="en-US" w:eastAsia="zh-CN"/>
                </w:rPr>
                <w:t>扩散</w:t>
              </w:r>
            </w:ins>
            <w:ins w:id="167" w:author="WPS_1559650426" w:date="2026-04-27T16:28:32Z">
              <w:r>
                <w:rPr>
                  <w:rFonts w:hint="eastAsia" w:ascii="Times New Roman" w:hAnsi="Times New Roman" w:eastAsia="楷体" w:cs="Times New Roman"/>
                  <w:lang w:val="en-US" w:eastAsia="zh-CN"/>
                </w:rPr>
                <w:t>最终</w:t>
              </w:r>
            </w:ins>
            <w:ins w:id="168" w:author="WPS_1559650426" w:date="2026-04-27T16:28:37Z">
              <w:r>
                <w:rPr>
                  <w:rFonts w:hint="eastAsia" w:ascii="Times New Roman" w:hAnsi="Times New Roman" w:eastAsia="楷体" w:cs="Times New Roman"/>
                  <w:lang w:val="en-US" w:eastAsia="zh-CN"/>
                </w:rPr>
                <w:t>达到</w:t>
              </w:r>
            </w:ins>
            <w:ins w:id="169" w:author="WPS_1559650426" w:date="2026-04-27T16:28:39Z">
              <w:r>
                <w:rPr>
                  <w:rFonts w:hint="eastAsia" w:ascii="Times New Roman" w:hAnsi="Times New Roman" w:eastAsia="楷体" w:cs="Times New Roman"/>
                  <w:lang w:val="en-US" w:eastAsia="zh-CN"/>
                </w:rPr>
                <w:t>均匀的</w:t>
              </w:r>
            </w:ins>
            <w:ins w:id="170" w:author="WPS_1559650426" w:date="2026-04-27T16:28:42Z">
              <w:r>
                <w:rPr>
                  <w:rFonts w:hint="eastAsia" w:ascii="Times New Roman" w:hAnsi="Times New Roman" w:eastAsia="楷体" w:cs="Times New Roman"/>
                  <w:lang w:val="en-US" w:eastAsia="zh-CN"/>
                </w:rPr>
                <w:t>程度</w:t>
              </w:r>
            </w:ins>
            <w:ins w:id="171" w:author="WPS_1559650426" w:date="2026-04-27T16:28:43Z">
              <w:r>
                <w:rPr>
                  <w:rFonts w:hint="eastAsia" w:ascii="Times New Roman" w:hAnsi="Times New Roman" w:eastAsia="楷体" w:cs="Times New Roman"/>
                  <w:lang w:val="en-US" w:eastAsia="zh-CN"/>
                </w:rPr>
                <w:t>，</w:t>
              </w:r>
            </w:ins>
            <w:ins w:id="172" w:author="WPS_1559650426" w:date="2026-04-27T16:28:44Z">
              <w:r>
                <w:rPr>
                  <w:rFonts w:hint="eastAsia" w:ascii="Times New Roman" w:hAnsi="Times New Roman" w:eastAsia="楷体" w:cs="Times New Roman"/>
                  <w:lang w:val="en-US" w:eastAsia="zh-CN"/>
                </w:rPr>
                <w:t>则</w:t>
              </w:r>
            </w:ins>
            <w:ins w:id="173" w:author="WPS_1559650426" w:date="2026-04-27T16:28:47Z">
              <w:r>
                <w:rPr>
                  <w:rFonts w:hint="eastAsia" w:ascii="Times New Roman" w:hAnsi="Times New Roman" w:eastAsia="楷体" w:cs="Times New Roman"/>
                  <w:lang w:val="en-US" w:eastAsia="zh-CN"/>
                </w:rPr>
                <w:t>上层</w:t>
              </w:r>
            </w:ins>
            <w:ins w:id="174" w:author="WPS_1559650426" w:date="2026-04-27T16:28:49Z">
              <w:r>
                <w:rPr>
                  <w:rFonts w:hint="eastAsia" w:ascii="Times New Roman" w:hAnsi="Times New Roman" w:eastAsia="楷体" w:cs="Times New Roman"/>
                  <w:lang w:val="en-US" w:eastAsia="zh-CN"/>
                </w:rPr>
                <w:t>酒精</w:t>
              </w:r>
            </w:ins>
            <w:ins w:id="175" w:author="WPS_1559650426" w:date="2026-04-27T16:28:51Z">
              <w:r>
                <w:rPr>
                  <w:rFonts w:hint="eastAsia" w:ascii="Times New Roman" w:hAnsi="Times New Roman" w:eastAsia="楷体" w:cs="Times New Roman"/>
                  <w:lang w:val="en-US" w:eastAsia="zh-CN"/>
                </w:rPr>
                <w:t>浓度</w:t>
              </w:r>
            </w:ins>
            <w:ins w:id="176" w:author="WPS_1559650426" w:date="2026-04-27T16:28:52Z">
              <w:r>
                <w:rPr>
                  <w:rFonts w:hint="eastAsia" w:ascii="Times New Roman" w:hAnsi="Times New Roman" w:eastAsia="楷体" w:cs="Times New Roman"/>
                  <w:lang w:val="en-US" w:eastAsia="zh-CN"/>
                </w:rPr>
                <w:t>比较</w:t>
              </w:r>
            </w:ins>
            <w:ins w:id="177" w:author="WPS_1559650426" w:date="2026-04-27T16:28:54Z">
              <w:r>
                <w:rPr>
                  <w:rFonts w:hint="eastAsia" w:ascii="Times New Roman" w:hAnsi="Times New Roman" w:eastAsia="楷体" w:cs="Times New Roman"/>
                  <w:lang w:val="en-US" w:eastAsia="zh-CN"/>
                </w:rPr>
                <w:t>高</w:t>
              </w:r>
            </w:ins>
            <w:ins w:id="178" w:author="WPS_1559650426" w:date="2026-04-27T16:28:59Z">
              <w:r>
                <w:rPr>
                  <w:rFonts w:hint="eastAsia" w:ascii="Times New Roman" w:hAnsi="Times New Roman" w:eastAsia="楷体" w:cs="Times New Roman"/>
                  <w:lang w:val="en-US" w:eastAsia="zh-CN"/>
                </w:rPr>
                <w:t>时</w:t>
              </w:r>
            </w:ins>
            <w:ins w:id="179" w:author="WPS_1559650426" w:date="2026-04-27T16:29:01Z">
              <w:r>
                <w:rPr>
                  <w:rFonts w:hint="eastAsia" w:ascii="Times New Roman" w:hAnsi="Times New Roman" w:eastAsia="楷体" w:cs="Times New Roman"/>
                  <w:lang w:val="en-US" w:eastAsia="zh-CN"/>
                </w:rPr>
                <w:t>体系</w:t>
              </w:r>
            </w:ins>
            <w:ins w:id="180" w:author="WPS_1559650426" w:date="2026-04-27T16:29:03Z">
              <w:r>
                <w:rPr>
                  <w:rFonts w:hint="eastAsia" w:ascii="Times New Roman" w:hAnsi="Times New Roman" w:eastAsia="楷体" w:cs="Times New Roman"/>
                  <w:lang w:val="en-US" w:eastAsia="zh-CN"/>
                </w:rPr>
                <w:t>中的</w:t>
              </w:r>
            </w:ins>
            <w:ins w:id="181" w:author="WPS_1559650426" w:date="2026-04-27T16:29:12Z">
              <w:r>
                <w:rPr>
                  <w:rFonts w:hint="eastAsia" w:ascii="Times New Roman" w:hAnsi="Times New Roman" w:eastAsia="楷体" w:cs="Times New Roman"/>
                  <w:lang w:val="en-US" w:eastAsia="zh-CN"/>
                </w:rPr>
                <w:t>其它</w:t>
              </w:r>
            </w:ins>
            <w:ins w:id="182" w:author="WPS_1559650426" w:date="2026-04-27T16:29:13Z">
              <w:r>
                <w:rPr>
                  <w:rFonts w:hint="eastAsia" w:ascii="Times New Roman" w:hAnsi="Times New Roman" w:eastAsia="楷体" w:cs="Times New Roman"/>
                  <w:lang w:val="en-US" w:eastAsia="zh-CN"/>
                </w:rPr>
                <w:t>物质</w:t>
              </w:r>
            </w:ins>
            <w:ins w:id="183" w:author="WPS_1559650426" w:date="2026-04-27T16:29:15Z">
              <w:r>
                <w:rPr>
                  <w:rFonts w:hint="eastAsia" w:ascii="Times New Roman" w:hAnsi="Times New Roman" w:eastAsia="楷体" w:cs="Times New Roman"/>
                  <w:lang w:val="en-US" w:eastAsia="zh-CN"/>
                </w:rPr>
                <w:t>也会</w:t>
              </w:r>
            </w:ins>
            <w:ins w:id="184" w:author="WPS_1559650426" w:date="2026-04-27T16:29:19Z">
              <w:r>
                <w:rPr>
                  <w:rFonts w:hint="eastAsia" w:ascii="Times New Roman" w:hAnsi="Times New Roman" w:eastAsia="楷体" w:cs="Times New Roman"/>
                  <w:lang w:val="en-US" w:eastAsia="zh-CN"/>
                </w:rPr>
                <w:t>因</w:t>
              </w:r>
            </w:ins>
            <w:ins w:id="185" w:author="WPS_1559650426" w:date="2026-04-27T16:29:24Z">
              <w:r>
                <w:rPr>
                  <w:rFonts w:hint="eastAsia" w:ascii="Times New Roman" w:hAnsi="Times New Roman" w:eastAsia="楷体" w:cs="Times New Roman"/>
                  <w:lang w:val="en-US" w:eastAsia="zh-CN"/>
                </w:rPr>
                <w:t>极性</w:t>
              </w:r>
            </w:ins>
            <w:ins w:id="186" w:author="WPS_1559650426" w:date="2026-04-27T16:29:26Z">
              <w:r>
                <w:rPr>
                  <w:rFonts w:hint="eastAsia" w:ascii="Times New Roman" w:hAnsi="Times New Roman" w:eastAsia="楷体" w:cs="Times New Roman"/>
                  <w:lang w:val="en-US" w:eastAsia="zh-CN"/>
                </w:rPr>
                <w:t>影响而</w:t>
              </w:r>
            </w:ins>
            <w:ins w:id="187" w:author="WPS_1559650426" w:date="2026-04-27T16:29:27Z">
              <w:r>
                <w:rPr>
                  <w:rFonts w:hint="eastAsia" w:ascii="Times New Roman" w:hAnsi="Times New Roman" w:eastAsia="楷体" w:cs="Times New Roman"/>
                  <w:lang w:val="en-US" w:eastAsia="zh-CN"/>
                </w:rPr>
                <w:t>析出</w:t>
              </w:r>
            </w:ins>
            <w:ins w:id="188" w:author="WPS_1559650426" w:date="2026-04-27T16:29:31Z">
              <w:r>
                <w:rPr>
                  <w:rFonts w:hint="eastAsia" w:ascii="Times New Roman" w:hAnsi="Times New Roman" w:eastAsia="楷体" w:cs="Times New Roman"/>
                  <w:lang w:val="en-US" w:eastAsia="zh-CN"/>
                </w:rPr>
                <w:t>。</w:t>
              </w:r>
            </w:ins>
            <w:ins w:id="189" w:author="WPS_1559650426" w:date="2026-04-27T16:29:32Z">
              <w:r>
                <w:rPr>
                  <w:rFonts w:hint="eastAsia" w:ascii="Times New Roman" w:hAnsi="Times New Roman" w:eastAsia="楷体" w:cs="Times New Roman"/>
                  <w:lang w:val="en-US" w:eastAsia="zh-CN"/>
                </w:rPr>
                <w:t>但</w:t>
              </w:r>
            </w:ins>
            <w:ins w:id="190" w:author="WPS_1559650426" w:date="2026-04-27T16:29:33Z">
              <w:r>
                <w:rPr>
                  <w:rFonts w:hint="eastAsia" w:ascii="Times New Roman" w:hAnsi="Times New Roman" w:eastAsia="楷体" w:cs="Times New Roman"/>
                  <w:lang w:val="en-US" w:eastAsia="zh-CN"/>
                </w:rPr>
                <w:t>如果是</w:t>
              </w:r>
            </w:ins>
            <w:ins w:id="191" w:author="WPS_1559650426" w:date="2026-04-27T16:29:35Z">
              <w:r>
                <w:rPr>
                  <w:rFonts w:hint="eastAsia" w:ascii="Times New Roman" w:hAnsi="Times New Roman" w:eastAsia="楷体" w:cs="Times New Roman"/>
                  <w:lang w:val="en-US" w:eastAsia="zh-CN"/>
                </w:rPr>
                <w:t>搅拌的</w:t>
              </w:r>
            </w:ins>
            <w:ins w:id="192" w:author="WPS_1559650426" w:date="2026-04-27T16:29:38Z">
              <w:r>
                <w:rPr>
                  <w:rFonts w:hint="eastAsia" w:ascii="Times New Roman" w:hAnsi="Times New Roman" w:eastAsia="楷体" w:cs="Times New Roman"/>
                  <w:lang w:val="en-US" w:eastAsia="zh-CN"/>
                </w:rPr>
                <w:t>话</w:t>
              </w:r>
            </w:ins>
            <w:ins w:id="193" w:author="WPS_1559650426" w:date="2026-04-27T16:29:53Z">
              <w:r>
                <w:rPr>
                  <w:rFonts w:hint="eastAsia" w:ascii="Times New Roman" w:hAnsi="Times New Roman" w:eastAsia="楷体" w:cs="Times New Roman"/>
                  <w:lang w:val="en-US" w:eastAsia="zh-CN"/>
                </w:rPr>
                <w:t>，</w:t>
              </w:r>
            </w:ins>
            <w:ins w:id="194" w:author="WPS_1559650426" w:date="2026-04-27T16:29:55Z">
              <w:r>
                <w:rPr>
                  <w:rFonts w:hint="eastAsia" w:ascii="Times New Roman" w:hAnsi="Times New Roman" w:eastAsia="楷体" w:cs="Times New Roman"/>
                  <w:lang w:val="en-US" w:eastAsia="zh-CN"/>
                </w:rPr>
                <w:t>为什么</w:t>
              </w:r>
            </w:ins>
            <w:ins w:id="195" w:author="WPS_1559650426" w:date="2026-04-27T16:29:57Z">
              <w:r>
                <w:rPr>
                  <w:rFonts w:hint="eastAsia" w:ascii="Times New Roman" w:hAnsi="Times New Roman" w:eastAsia="楷体" w:cs="Times New Roman"/>
                  <w:lang w:val="en-US" w:eastAsia="zh-CN"/>
                </w:rPr>
                <w:t>极性</w:t>
              </w:r>
            </w:ins>
            <w:ins w:id="196" w:author="WPS_1559650426" w:date="2026-04-27T16:29:58Z">
              <w:r>
                <w:rPr>
                  <w:rFonts w:hint="eastAsia" w:ascii="Times New Roman" w:hAnsi="Times New Roman" w:eastAsia="楷体" w:cs="Times New Roman"/>
                  <w:lang w:val="en-US" w:eastAsia="zh-CN"/>
                </w:rPr>
                <w:t>的</w:t>
              </w:r>
            </w:ins>
            <w:ins w:id="197" w:author="WPS_1559650426" w:date="2026-04-27T16:29:59Z">
              <w:r>
                <w:rPr>
                  <w:rFonts w:hint="eastAsia" w:ascii="Times New Roman" w:hAnsi="Times New Roman" w:eastAsia="楷体" w:cs="Times New Roman"/>
                  <w:lang w:val="en-US" w:eastAsia="zh-CN"/>
                </w:rPr>
                <w:t>差异</w:t>
              </w:r>
            </w:ins>
            <w:ins w:id="198" w:author="WPS_1559650426" w:date="2026-04-27T16:30:00Z">
              <w:r>
                <w:rPr>
                  <w:rFonts w:hint="eastAsia" w:ascii="Times New Roman" w:hAnsi="Times New Roman" w:eastAsia="楷体" w:cs="Times New Roman"/>
                  <w:lang w:val="en-US" w:eastAsia="zh-CN"/>
                </w:rPr>
                <w:t>就会</w:t>
              </w:r>
            </w:ins>
            <w:ins w:id="199" w:author="WPS_1559650426" w:date="2026-04-27T16:30:02Z">
              <w:r>
                <w:rPr>
                  <w:rFonts w:hint="eastAsia" w:ascii="Times New Roman" w:hAnsi="Times New Roman" w:eastAsia="楷体" w:cs="Times New Roman"/>
                  <w:lang w:val="en-US" w:eastAsia="zh-CN"/>
                </w:rPr>
                <w:t>很大呢</w:t>
              </w:r>
            </w:ins>
            <w:ins w:id="200" w:author="WPS_1559650426" w:date="2026-04-27T16:30:03Z">
              <w:r>
                <w:rPr>
                  <w:rFonts w:hint="eastAsia" w:ascii="Times New Roman" w:hAnsi="Times New Roman" w:eastAsia="楷体" w:cs="Times New Roman"/>
                  <w:lang w:val="en-US" w:eastAsia="zh-CN"/>
                </w:rPr>
                <w:t>？</w:t>
              </w:r>
            </w:ins>
          </w:p>
        </w:tc>
      </w:tr>
    </w:tbl>
    <w:p w14:paraId="72F08DB0">
      <w:pPr>
        <w:jc w:val="left"/>
        <w:rPr>
          <w:rFonts w:ascii="Times New Roman" w:hAnsi="Times New Roman" w:eastAsia="宋体" w:cs="Times New Roman"/>
          <w:sz w:val="22"/>
        </w:rPr>
      </w:pPr>
      <w:r>
        <w:rPr>
          <w:rFonts w:ascii="Times New Roman" w:hAnsi="Times New Roman" w:eastAsia="宋体" w:cs="Times New Roman"/>
          <w:sz w:val="22"/>
        </w:rPr>
        <mc:AlternateContent>
          <mc:Choice Requires="wps">
            <w:drawing>
              <wp:anchor distT="0" distB="0" distL="114300" distR="114300" simplePos="0" relativeHeight="251661312" behindDoc="0" locked="0" layoutInCell="1" allowOverlap="1">
                <wp:simplePos x="0" y="0"/>
                <wp:positionH relativeFrom="column">
                  <wp:posOffset>8063230</wp:posOffset>
                </wp:positionH>
                <wp:positionV relativeFrom="paragraph">
                  <wp:posOffset>1475740</wp:posOffset>
                </wp:positionV>
                <wp:extent cx="635" cy="635"/>
                <wp:effectExtent l="0" t="0" r="0" b="0"/>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Pr id="1" name="墨迹 1"/>
                            <w14:cNvContentPartPr/>
                          </w14:nvContentPartPr>
                          <w14:xfrm>
                            <a:off x="0" y="0"/>
                            <a:ext cx="360" cy="360"/>
                          </w14:xfrm>
                        </w14:contentPart>
                      </mc:Choice>
                    </mc:AlternateContent>
                  </a:graphicData>
                </a:graphic>
              </wp:anchor>
            </w:drawing>
          </mc:Choice>
          <mc:Fallback>
            <w:pict>
              <v:shape id="_x0000_s1026" o:spid="_x0000_s1026" o:spt="75" style="position:absolute;left:0pt;margin-left:634.9pt;margin-top:116.2pt;height:0.05pt;width:0.05pt;z-index:251661312;mso-width-relative:page;mso-height-relative:page;" coordsize="21600,21600" o:gfxdata="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">
                <v:imagedata r:id="rId18" o:title=""/>
                <o:lock v:ext="edit"/>
              </v:shape>
            </w:pict>
          </mc:Fallback>
        </mc:AlternateConten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2409A">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1C3C85">
                          <w:pPr>
                            <w:pStyle w:val="7"/>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D1C3C85">
                    <w:pPr>
                      <w:pStyle w:val="7"/>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50EB4">
    <w:pPr>
      <w:pStyle w:val="8"/>
      <w:rPr>
        <w:rFonts w:hint="eastAsia"/>
      </w:rPr>
    </w:pPr>
    <w:r>
      <w:rPr>
        <w:rFonts w:hint="eastAsia"/>
      </w:rPr>
      <w:pict>
        <v:shape id="PowerPlusWaterMarkObject836308736" o:spid="_x0000_s1025" o:spt="136" type="#_x0000_t136" style="position:absolute;left:0pt;height:132.75pt;width:291.1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aspectratio="t"/>
          <v:textpath on="t" fitshape="t" fitpath="t" trim="t" xscale="f" string="Little Alety" style="font-family:Times New Roman;font-size:120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AD2B6C"/>
    <w:multiLevelType w:val="multilevel"/>
    <w:tmpl w:val="46AD2B6C"/>
    <w:lvl w:ilvl="0" w:tentative="0">
      <w:start w:val="1"/>
      <w:numFmt w:val="decimal"/>
      <w:lvlText w:val="（%1）"/>
      <w:lvlJc w:val="left"/>
      <w:pPr>
        <w:ind w:left="1270" w:hanging="720"/>
      </w:pPr>
      <w:rPr>
        <w:rFonts w:hint="default"/>
      </w:rPr>
    </w:lvl>
    <w:lvl w:ilvl="1" w:tentative="0">
      <w:start w:val="1"/>
      <w:numFmt w:val="lowerLetter"/>
      <w:lvlText w:val="%2)"/>
      <w:lvlJc w:val="left"/>
      <w:pPr>
        <w:ind w:left="1430" w:hanging="440"/>
      </w:pPr>
    </w:lvl>
    <w:lvl w:ilvl="2" w:tentative="0">
      <w:start w:val="1"/>
      <w:numFmt w:val="lowerRoman"/>
      <w:lvlText w:val="%3."/>
      <w:lvlJc w:val="right"/>
      <w:pPr>
        <w:ind w:left="1870" w:hanging="440"/>
      </w:pPr>
    </w:lvl>
    <w:lvl w:ilvl="3" w:tentative="0">
      <w:start w:val="1"/>
      <w:numFmt w:val="decimal"/>
      <w:lvlText w:val="%4."/>
      <w:lvlJc w:val="left"/>
      <w:pPr>
        <w:ind w:left="2310" w:hanging="440"/>
      </w:pPr>
    </w:lvl>
    <w:lvl w:ilvl="4" w:tentative="0">
      <w:start w:val="1"/>
      <w:numFmt w:val="lowerLetter"/>
      <w:lvlText w:val="%5)"/>
      <w:lvlJc w:val="left"/>
      <w:pPr>
        <w:ind w:left="2750" w:hanging="440"/>
      </w:pPr>
    </w:lvl>
    <w:lvl w:ilvl="5" w:tentative="0">
      <w:start w:val="1"/>
      <w:numFmt w:val="lowerRoman"/>
      <w:lvlText w:val="%6."/>
      <w:lvlJc w:val="right"/>
      <w:pPr>
        <w:ind w:left="3190" w:hanging="440"/>
      </w:pPr>
    </w:lvl>
    <w:lvl w:ilvl="6" w:tentative="0">
      <w:start w:val="1"/>
      <w:numFmt w:val="decimal"/>
      <w:lvlText w:val="%7."/>
      <w:lvlJc w:val="left"/>
      <w:pPr>
        <w:ind w:left="3630" w:hanging="440"/>
      </w:pPr>
    </w:lvl>
    <w:lvl w:ilvl="7" w:tentative="0">
      <w:start w:val="1"/>
      <w:numFmt w:val="lowerLetter"/>
      <w:lvlText w:val="%8)"/>
      <w:lvlJc w:val="left"/>
      <w:pPr>
        <w:ind w:left="4070" w:hanging="440"/>
      </w:pPr>
    </w:lvl>
    <w:lvl w:ilvl="8" w:tentative="0">
      <w:start w:val="1"/>
      <w:numFmt w:val="lowerRoman"/>
      <w:lvlText w:val="%9."/>
      <w:lvlJc w:val="right"/>
      <w:pPr>
        <w:ind w:left="4510" w:hanging="440"/>
      </w:pPr>
    </w:lvl>
  </w:abstractNum>
  <w:abstractNum w:abstractNumId="1">
    <w:nsid w:val="4BCE6C73"/>
    <w:multiLevelType w:val="multilevel"/>
    <w:tmpl w:val="4BCE6C7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61938AA"/>
    <w:multiLevelType w:val="multilevel"/>
    <w:tmpl w:val="561938AA"/>
    <w:lvl w:ilvl="0" w:tentative="0">
      <w:start w:val="2"/>
      <w:numFmt w:val="decimal"/>
      <w:lvlText w:val="%1."/>
      <w:lvlJc w:val="left"/>
      <w:pPr>
        <w:ind w:left="550" w:hanging="360"/>
      </w:pPr>
      <w:rPr>
        <w:rFonts w:hint="default"/>
        <w:spacing w:val="-1"/>
        <w:w w:val="99"/>
        <w:lang w:val="en-US" w:eastAsia="zh-CN" w:bidi="ar-SA"/>
      </w:rPr>
    </w:lvl>
    <w:lvl w:ilvl="1" w:tentative="0">
      <w:start w:val="1"/>
      <w:numFmt w:val="lowerLetter"/>
      <w:lvlText w:val="%2)"/>
      <w:lvlJc w:val="left"/>
      <w:pPr>
        <w:ind w:left="1070" w:hanging="440"/>
      </w:pPr>
    </w:lvl>
    <w:lvl w:ilvl="2" w:tentative="0">
      <w:start w:val="1"/>
      <w:numFmt w:val="lowerRoman"/>
      <w:lvlText w:val="%3."/>
      <w:lvlJc w:val="right"/>
      <w:pPr>
        <w:ind w:left="1510" w:hanging="440"/>
      </w:pPr>
    </w:lvl>
    <w:lvl w:ilvl="3" w:tentative="0">
      <w:start w:val="1"/>
      <w:numFmt w:val="decimal"/>
      <w:lvlText w:val="%4）"/>
      <w:lvlJc w:val="left"/>
      <w:pPr>
        <w:ind w:left="927" w:hanging="360"/>
      </w:pPr>
      <w:rPr>
        <w:rFonts w:hint="default"/>
      </w:rPr>
    </w:lvl>
    <w:lvl w:ilvl="4" w:tentative="0">
      <w:start w:val="1"/>
      <w:numFmt w:val="lowerLetter"/>
      <w:lvlText w:val="%5)"/>
      <w:lvlJc w:val="left"/>
      <w:pPr>
        <w:ind w:left="2390" w:hanging="440"/>
      </w:pPr>
    </w:lvl>
    <w:lvl w:ilvl="5" w:tentative="0">
      <w:start w:val="1"/>
      <w:numFmt w:val="lowerRoman"/>
      <w:lvlText w:val="%6."/>
      <w:lvlJc w:val="right"/>
      <w:pPr>
        <w:ind w:left="2830" w:hanging="440"/>
      </w:pPr>
    </w:lvl>
    <w:lvl w:ilvl="6" w:tentative="0">
      <w:start w:val="1"/>
      <w:numFmt w:val="decimal"/>
      <w:lvlText w:val="%7."/>
      <w:lvlJc w:val="left"/>
      <w:pPr>
        <w:ind w:left="3270" w:hanging="440"/>
      </w:pPr>
    </w:lvl>
    <w:lvl w:ilvl="7" w:tentative="0">
      <w:start w:val="1"/>
      <w:numFmt w:val="lowerLetter"/>
      <w:lvlText w:val="%8)"/>
      <w:lvlJc w:val="left"/>
      <w:pPr>
        <w:ind w:left="3710" w:hanging="440"/>
      </w:pPr>
    </w:lvl>
    <w:lvl w:ilvl="8" w:tentative="0">
      <w:start w:val="1"/>
      <w:numFmt w:val="lowerRoman"/>
      <w:lvlText w:val="%9."/>
      <w:lvlJc w:val="right"/>
      <w:pPr>
        <w:ind w:left="4150" w:hanging="440"/>
      </w:pPr>
    </w:lvl>
  </w:abstractNum>
  <w:abstractNum w:abstractNumId="3">
    <w:nsid w:val="6B63037F"/>
    <w:multiLevelType w:val="multilevel"/>
    <w:tmpl w:val="6B63037F"/>
    <w:lvl w:ilvl="0" w:tentative="0">
      <w:start w:val="1"/>
      <w:numFmt w:val="decimal"/>
      <w:lvlText w:val="（%1）"/>
      <w:lvlJc w:val="left"/>
      <w:pPr>
        <w:ind w:left="1350" w:hanging="720"/>
      </w:pPr>
      <w:rPr>
        <w:rFonts w:hint="default"/>
      </w:rPr>
    </w:lvl>
    <w:lvl w:ilvl="1" w:tentative="0">
      <w:start w:val="1"/>
      <w:numFmt w:val="lowerLetter"/>
      <w:lvlText w:val="%2)"/>
      <w:lvlJc w:val="left"/>
      <w:pPr>
        <w:ind w:left="1510" w:hanging="440"/>
      </w:pPr>
    </w:lvl>
    <w:lvl w:ilvl="2" w:tentative="0">
      <w:start w:val="1"/>
      <w:numFmt w:val="lowerRoman"/>
      <w:lvlText w:val="%3."/>
      <w:lvlJc w:val="right"/>
      <w:pPr>
        <w:ind w:left="1950" w:hanging="440"/>
      </w:pPr>
    </w:lvl>
    <w:lvl w:ilvl="3" w:tentative="0">
      <w:start w:val="1"/>
      <w:numFmt w:val="decimal"/>
      <w:lvlText w:val="%4."/>
      <w:lvlJc w:val="left"/>
      <w:pPr>
        <w:ind w:left="2390" w:hanging="440"/>
      </w:pPr>
    </w:lvl>
    <w:lvl w:ilvl="4" w:tentative="0">
      <w:start w:val="1"/>
      <w:numFmt w:val="lowerLetter"/>
      <w:lvlText w:val="%5)"/>
      <w:lvlJc w:val="left"/>
      <w:pPr>
        <w:ind w:left="2830" w:hanging="440"/>
      </w:pPr>
    </w:lvl>
    <w:lvl w:ilvl="5" w:tentative="0">
      <w:start w:val="1"/>
      <w:numFmt w:val="lowerRoman"/>
      <w:lvlText w:val="%6."/>
      <w:lvlJc w:val="right"/>
      <w:pPr>
        <w:ind w:left="3270" w:hanging="440"/>
      </w:pPr>
    </w:lvl>
    <w:lvl w:ilvl="6" w:tentative="0">
      <w:start w:val="1"/>
      <w:numFmt w:val="decimal"/>
      <w:lvlText w:val="%7."/>
      <w:lvlJc w:val="left"/>
      <w:pPr>
        <w:ind w:left="3710" w:hanging="440"/>
      </w:pPr>
    </w:lvl>
    <w:lvl w:ilvl="7" w:tentative="0">
      <w:start w:val="1"/>
      <w:numFmt w:val="lowerLetter"/>
      <w:lvlText w:val="%8)"/>
      <w:lvlJc w:val="left"/>
      <w:pPr>
        <w:ind w:left="4150" w:hanging="440"/>
      </w:pPr>
    </w:lvl>
    <w:lvl w:ilvl="8" w:tentative="0">
      <w:start w:val="1"/>
      <w:numFmt w:val="lowerRoman"/>
      <w:lvlText w:val="%9."/>
      <w:lvlJc w:val="right"/>
      <w:pPr>
        <w:ind w:left="4590" w:hanging="440"/>
      </w:p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59650426">
    <w15:presenceInfo w15:providerId="WPS Office" w15:userId="2491955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8F9"/>
    <w:rsid w:val="00010140"/>
    <w:rsid w:val="00013FB2"/>
    <w:rsid w:val="000455DA"/>
    <w:rsid w:val="00054285"/>
    <w:rsid w:val="00074D85"/>
    <w:rsid w:val="0008272C"/>
    <w:rsid w:val="00090763"/>
    <w:rsid w:val="0009099A"/>
    <w:rsid w:val="00097B20"/>
    <w:rsid w:val="000B207C"/>
    <w:rsid w:val="000D2BF0"/>
    <w:rsid w:val="000D591D"/>
    <w:rsid w:val="000E785E"/>
    <w:rsid w:val="000F0A8D"/>
    <w:rsid w:val="001159CF"/>
    <w:rsid w:val="0012115D"/>
    <w:rsid w:val="001232C9"/>
    <w:rsid w:val="00133EA6"/>
    <w:rsid w:val="001407F1"/>
    <w:rsid w:val="00147D82"/>
    <w:rsid w:val="00161EE5"/>
    <w:rsid w:val="00171410"/>
    <w:rsid w:val="00173FE2"/>
    <w:rsid w:val="00176CAD"/>
    <w:rsid w:val="001820A3"/>
    <w:rsid w:val="001A1100"/>
    <w:rsid w:val="001A4E46"/>
    <w:rsid w:val="001B7FE0"/>
    <w:rsid w:val="001C069C"/>
    <w:rsid w:val="001C2EFF"/>
    <w:rsid w:val="001C790B"/>
    <w:rsid w:val="001F1EA7"/>
    <w:rsid w:val="001F6CEA"/>
    <w:rsid w:val="00202CC7"/>
    <w:rsid w:val="00206108"/>
    <w:rsid w:val="00211513"/>
    <w:rsid w:val="002271F6"/>
    <w:rsid w:val="00231697"/>
    <w:rsid w:val="00261BA7"/>
    <w:rsid w:val="00276337"/>
    <w:rsid w:val="00277546"/>
    <w:rsid w:val="00297056"/>
    <w:rsid w:val="002B2E41"/>
    <w:rsid w:val="002C0711"/>
    <w:rsid w:val="002C09E9"/>
    <w:rsid w:val="002C0A31"/>
    <w:rsid w:val="002C0A87"/>
    <w:rsid w:val="002C3270"/>
    <w:rsid w:val="002C4B52"/>
    <w:rsid w:val="002C741E"/>
    <w:rsid w:val="002D2232"/>
    <w:rsid w:val="002D462B"/>
    <w:rsid w:val="002E330B"/>
    <w:rsid w:val="002E5AED"/>
    <w:rsid w:val="002F5A30"/>
    <w:rsid w:val="00321B20"/>
    <w:rsid w:val="00322C3B"/>
    <w:rsid w:val="0034210B"/>
    <w:rsid w:val="003510FE"/>
    <w:rsid w:val="003569E2"/>
    <w:rsid w:val="0036152E"/>
    <w:rsid w:val="00376FD1"/>
    <w:rsid w:val="00381F10"/>
    <w:rsid w:val="00386D19"/>
    <w:rsid w:val="003A4322"/>
    <w:rsid w:val="003B75B2"/>
    <w:rsid w:val="003C64DF"/>
    <w:rsid w:val="003D743A"/>
    <w:rsid w:val="003E1963"/>
    <w:rsid w:val="003F273B"/>
    <w:rsid w:val="003F6A95"/>
    <w:rsid w:val="004027D2"/>
    <w:rsid w:val="00423BA8"/>
    <w:rsid w:val="0044080F"/>
    <w:rsid w:val="00444667"/>
    <w:rsid w:val="00445C75"/>
    <w:rsid w:val="00451DDB"/>
    <w:rsid w:val="00452427"/>
    <w:rsid w:val="00463CAD"/>
    <w:rsid w:val="0048451C"/>
    <w:rsid w:val="0048649E"/>
    <w:rsid w:val="004958CE"/>
    <w:rsid w:val="00497930"/>
    <w:rsid w:val="004A4B24"/>
    <w:rsid w:val="004B4AA8"/>
    <w:rsid w:val="004C59D1"/>
    <w:rsid w:val="004D666E"/>
    <w:rsid w:val="004D6EB0"/>
    <w:rsid w:val="004D769C"/>
    <w:rsid w:val="004E7FBB"/>
    <w:rsid w:val="004F0093"/>
    <w:rsid w:val="004F1BBD"/>
    <w:rsid w:val="004F33BD"/>
    <w:rsid w:val="004F3476"/>
    <w:rsid w:val="005003A2"/>
    <w:rsid w:val="00513C0B"/>
    <w:rsid w:val="00513D4C"/>
    <w:rsid w:val="00516DED"/>
    <w:rsid w:val="00527519"/>
    <w:rsid w:val="0053594A"/>
    <w:rsid w:val="0056078F"/>
    <w:rsid w:val="00570C01"/>
    <w:rsid w:val="00572EC9"/>
    <w:rsid w:val="0057702D"/>
    <w:rsid w:val="00595C52"/>
    <w:rsid w:val="005D5659"/>
    <w:rsid w:val="005E506D"/>
    <w:rsid w:val="005E51AA"/>
    <w:rsid w:val="005F51D2"/>
    <w:rsid w:val="006074F5"/>
    <w:rsid w:val="0061114F"/>
    <w:rsid w:val="006375DF"/>
    <w:rsid w:val="00641070"/>
    <w:rsid w:val="006419A7"/>
    <w:rsid w:val="006433F0"/>
    <w:rsid w:val="0065054D"/>
    <w:rsid w:val="006775C1"/>
    <w:rsid w:val="006856CB"/>
    <w:rsid w:val="00695946"/>
    <w:rsid w:val="00697E8D"/>
    <w:rsid w:val="006A03F9"/>
    <w:rsid w:val="006A2D27"/>
    <w:rsid w:val="006B0B84"/>
    <w:rsid w:val="006B46B0"/>
    <w:rsid w:val="006C227E"/>
    <w:rsid w:val="006C6D7A"/>
    <w:rsid w:val="006D1EF4"/>
    <w:rsid w:val="006E5E6A"/>
    <w:rsid w:val="0070285D"/>
    <w:rsid w:val="00704DBD"/>
    <w:rsid w:val="00706014"/>
    <w:rsid w:val="007214E7"/>
    <w:rsid w:val="00736522"/>
    <w:rsid w:val="00740750"/>
    <w:rsid w:val="007445B2"/>
    <w:rsid w:val="00745ED8"/>
    <w:rsid w:val="00751280"/>
    <w:rsid w:val="00761A37"/>
    <w:rsid w:val="007634E1"/>
    <w:rsid w:val="00767DDE"/>
    <w:rsid w:val="0077186A"/>
    <w:rsid w:val="007728F8"/>
    <w:rsid w:val="0077534B"/>
    <w:rsid w:val="007806BE"/>
    <w:rsid w:val="00784EA0"/>
    <w:rsid w:val="00793A16"/>
    <w:rsid w:val="007A4382"/>
    <w:rsid w:val="007D492E"/>
    <w:rsid w:val="007E31F8"/>
    <w:rsid w:val="007E4244"/>
    <w:rsid w:val="007F28F9"/>
    <w:rsid w:val="00802676"/>
    <w:rsid w:val="00802BC7"/>
    <w:rsid w:val="00812F70"/>
    <w:rsid w:val="0081432D"/>
    <w:rsid w:val="00822A43"/>
    <w:rsid w:val="00830FED"/>
    <w:rsid w:val="00856024"/>
    <w:rsid w:val="00856883"/>
    <w:rsid w:val="00861C8E"/>
    <w:rsid w:val="00867D81"/>
    <w:rsid w:val="0087638F"/>
    <w:rsid w:val="008815F4"/>
    <w:rsid w:val="008A213E"/>
    <w:rsid w:val="008C5FF1"/>
    <w:rsid w:val="008C6517"/>
    <w:rsid w:val="008E317D"/>
    <w:rsid w:val="008F0FA5"/>
    <w:rsid w:val="008F1952"/>
    <w:rsid w:val="008F4201"/>
    <w:rsid w:val="009117E2"/>
    <w:rsid w:val="009364AD"/>
    <w:rsid w:val="00943C8D"/>
    <w:rsid w:val="00950797"/>
    <w:rsid w:val="00962A04"/>
    <w:rsid w:val="009631E7"/>
    <w:rsid w:val="00964EC0"/>
    <w:rsid w:val="009804B3"/>
    <w:rsid w:val="0099163C"/>
    <w:rsid w:val="00993015"/>
    <w:rsid w:val="00995F09"/>
    <w:rsid w:val="009A5B0A"/>
    <w:rsid w:val="009A6172"/>
    <w:rsid w:val="009A7602"/>
    <w:rsid w:val="009B1D65"/>
    <w:rsid w:val="009B5C43"/>
    <w:rsid w:val="009C0287"/>
    <w:rsid w:val="009C1A43"/>
    <w:rsid w:val="009D402C"/>
    <w:rsid w:val="009F1429"/>
    <w:rsid w:val="009F575E"/>
    <w:rsid w:val="00A00D35"/>
    <w:rsid w:val="00A076D5"/>
    <w:rsid w:val="00A22F9C"/>
    <w:rsid w:val="00A2587A"/>
    <w:rsid w:val="00A27E23"/>
    <w:rsid w:val="00A31DE0"/>
    <w:rsid w:val="00A76EEF"/>
    <w:rsid w:val="00A80873"/>
    <w:rsid w:val="00A81BAD"/>
    <w:rsid w:val="00A863C5"/>
    <w:rsid w:val="00A90107"/>
    <w:rsid w:val="00A913A0"/>
    <w:rsid w:val="00A924E1"/>
    <w:rsid w:val="00AA2AD8"/>
    <w:rsid w:val="00AA5E50"/>
    <w:rsid w:val="00AB22A2"/>
    <w:rsid w:val="00AB31BE"/>
    <w:rsid w:val="00AD2A70"/>
    <w:rsid w:val="00AF0217"/>
    <w:rsid w:val="00AF43DB"/>
    <w:rsid w:val="00AF6AF5"/>
    <w:rsid w:val="00B125FE"/>
    <w:rsid w:val="00B301A9"/>
    <w:rsid w:val="00B32408"/>
    <w:rsid w:val="00B64367"/>
    <w:rsid w:val="00B72BCB"/>
    <w:rsid w:val="00B8247B"/>
    <w:rsid w:val="00B9570E"/>
    <w:rsid w:val="00B95DAF"/>
    <w:rsid w:val="00BA27FB"/>
    <w:rsid w:val="00BA3B5F"/>
    <w:rsid w:val="00BB3EFC"/>
    <w:rsid w:val="00BB6053"/>
    <w:rsid w:val="00BC325E"/>
    <w:rsid w:val="00BC6CB6"/>
    <w:rsid w:val="00BF011D"/>
    <w:rsid w:val="00BF5435"/>
    <w:rsid w:val="00C02AC7"/>
    <w:rsid w:val="00C07103"/>
    <w:rsid w:val="00C2057F"/>
    <w:rsid w:val="00C34924"/>
    <w:rsid w:val="00C44FED"/>
    <w:rsid w:val="00C60455"/>
    <w:rsid w:val="00C81975"/>
    <w:rsid w:val="00C82A79"/>
    <w:rsid w:val="00C832A6"/>
    <w:rsid w:val="00CA75E5"/>
    <w:rsid w:val="00CB0DDE"/>
    <w:rsid w:val="00CB61BB"/>
    <w:rsid w:val="00CC03F6"/>
    <w:rsid w:val="00CC2F62"/>
    <w:rsid w:val="00CC4680"/>
    <w:rsid w:val="00D03D07"/>
    <w:rsid w:val="00D11A8D"/>
    <w:rsid w:val="00D11DF4"/>
    <w:rsid w:val="00D1474F"/>
    <w:rsid w:val="00D20891"/>
    <w:rsid w:val="00D247EC"/>
    <w:rsid w:val="00D33DC9"/>
    <w:rsid w:val="00D35845"/>
    <w:rsid w:val="00D42C14"/>
    <w:rsid w:val="00D4312F"/>
    <w:rsid w:val="00D436B2"/>
    <w:rsid w:val="00D516F9"/>
    <w:rsid w:val="00D5472D"/>
    <w:rsid w:val="00D57EE4"/>
    <w:rsid w:val="00D600E4"/>
    <w:rsid w:val="00D67A53"/>
    <w:rsid w:val="00D77D0A"/>
    <w:rsid w:val="00D77FD1"/>
    <w:rsid w:val="00D86A6F"/>
    <w:rsid w:val="00D87FAF"/>
    <w:rsid w:val="00D93959"/>
    <w:rsid w:val="00DA2E43"/>
    <w:rsid w:val="00DA722F"/>
    <w:rsid w:val="00DB52DE"/>
    <w:rsid w:val="00DD2D0F"/>
    <w:rsid w:val="00DD3009"/>
    <w:rsid w:val="00DF1523"/>
    <w:rsid w:val="00DF3EA9"/>
    <w:rsid w:val="00DF6A2E"/>
    <w:rsid w:val="00E00515"/>
    <w:rsid w:val="00E1372D"/>
    <w:rsid w:val="00E217A4"/>
    <w:rsid w:val="00E266E6"/>
    <w:rsid w:val="00E26ACC"/>
    <w:rsid w:val="00E42305"/>
    <w:rsid w:val="00E51052"/>
    <w:rsid w:val="00E653C5"/>
    <w:rsid w:val="00E67E3A"/>
    <w:rsid w:val="00E70CB6"/>
    <w:rsid w:val="00E74E77"/>
    <w:rsid w:val="00EA31EB"/>
    <w:rsid w:val="00EA3B8C"/>
    <w:rsid w:val="00EB4027"/>
    <w:rsid w:val="00EE3E70"/>
    <w:rsid w:val="00EE4F4C"/>
    <w:rsid w:val="00EE5C32"/>
    <w:rsid w:val="00EE746B"/>
    <w:rsid w:val="00F066A8"/>
    <w:rsid w:val="00F07213"/>
    <w:rsid w:val="00F153BC"/>
    <w:rsid w:val="00F21D95"/>
    <w:rsid w:val="00F233A2"/>
    <w:rsid w:val="00F25B9D"/>
    <w:rsid w:val="00F3083E"/>
    <w:rsid w:val="00F53F0B"/>
    <w:rsid w:val="00F57C7C"/>
    <w:rsid w:val="00F66B6E"/>
    <w:rsid w:val="00F73FB6"/>
    <w:rsid w:val="00F8601D"/>
    <w:rsid w:val="00F935CE"/>
    <w:rsid w:val="00FA5C3F"/>
    <w:rsid w:val="00FA74C8"/>
    <w:rsid w:val="00FB677D"/>
    <w:rsid w:val="00FB7ED0"/>
    <w:rsid w:val="00FC2D35"/>
    <w:rsid w:val="00FC2E32"/>
    <w:rsid w:val="00FD145D"/>
    <w:rsid w:val="00FE1254"/>
    <w:rsid w:val="00FE3B12"/>
    <w:rsid w:val="00FF0369"/>
    <w:rsid w:val="00FF441C"/>
    <w:rsid w:val="07F77E3A"/>
    <w:rsid w:val="12176FE2"/>
    <w:rsid w:val="1D6B6159"/>
    <w:rsid w:val="204F09A9"/>
    <w:rsid w:val="27332891"/>
    <w:rsid w:val="27F70A48"/>
    <w:rsid w:val="2E14687A"/>
    <w:rsid w:val="2E8562FD"/>
    <w:rsid w:val="349F4529"/>
    <w:rsid w:val="3A820F04"/>
    <w:rsid w:val="57295A67"/>
    <w:rsid w:val="5F374E45"/>
    <w:rsid w:val="7C745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24"/>
    <w:semiHidden/>
    <w:unhideWhenUsed/>
    <w:qFormat/>
    <w:uiPriority w:val="9"/>
    <w:pPr>
      <w:keepNext/>
      <w:keepLines/>
      <w:spacing w:before="260" w:after="260" w:line="416" w:lineRule="auto"/>
      <w:outlineLvl w:val="2"/>
    </w:pPr>
    <w:rPr>
      <w:b/>
      <w:bCs/>
      <w:sz w:val="32"/>
      <w:szCs w:val="32"/>
    </w:rPr>
  </w:style>
  <w:style w:type="paragraph" w:styleId="3">
    <w:name w:val="heading 4"/>
    <w:basedOn w:val="1"/>
    <w:next w:val="1"/>
    <w:link w:val="2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annotation text"/>
    <w:basedOn w:val="1"/>
    <w:link w:val="19"/>
    <w:semiHidden/>
    <w:unhideWhenUsed/>
    <w:qFormat/>
    <w:uiPriority w:val="99"/>
    <w:pPr>
      <w:jc w:val="left"/>
    </w:pPr>
  </w:style>
  <w:style w:type="paragraph" w:styleId="6">
    <w:name w:val="Body Text"/>
    <w:basedOn w:val="1"/>
    <w:link w:val="27"/>
    <w:qFormat/>
    <w:uiPriority w:val="1"/>
    <w:pPr>
      <w:autoSpaceDE w:val="0"/>
      <w:autoSpaceDN w:val="0"/>
      <w:jc w:val="left"/>
    </w:pPr>
    <w:rPr>
      <w:rFonts w:ascii="宋体" w:hAnsi="宋体" w:eastAsia="宋体" w:cs="宋体"/>
      <w:kern w:val="0"/>
      <w:szCs w:val="21"/>
    </w:rPr>
  </w:style>
  <w:style w:type="paragraph" w:styleId="7">
    <w:name w:val="footer"/>
    <w:basedOn w:val="1"/>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5"/>
    <w:next w:val="5"/>
    <w:link w:val="20"/>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3"/>
    <w:unhideWhenUsed/>
    <w:qFormat/>
    <w:uiPriority w:val="99"/>
    <w:rPr>
      <w:color w:val="0563C1" w:themeColor="hyperlink"/>
      <w:u w:val="single"/>
      <w14:textFill>
        <w14:solidFill>
          <w14:schemeClr w14:val="hlink"/>
        </w14:solidFill>
      </w14:textFill>
    </w:rPr>
  </w:style>
  <w:style w:type="character" w:styleId="17">
    <w:name w:val="annotation reference"/>
    <w:basedOn w:val="13"/>
    <w:semiHidden/>
    <w:unhideWhenUsed/>
    <w:qFormat/>
    <w:uiPriority w:val="99"/>
    <w:rPr>
      <w:sz w:val="21"/>
      <w:szCs w:val="21"/>
    </w:rPr>
  </w:style>
  <w:style w:type="paragraph" w:styleId="18">
    <w:name w:val="List Paragraph"/>
    <w:basedOn w:val="1"/>
    <w:qFormat/>
    <w:uiPriority w:val="1"/>
    <w:pPr>
      <w:ind w:firstLine="420" w:firstLineChars="200"/>
    </w:pPr>
  </w:style>
  <w:style w:type="character" w:customStyle="1" w:styleId="19">
    <w:name w:val="批注文字 字符"/>
    <w:basedOn w:val="13"/>
    <w:link w:val="5"/>
    <w:semiHidden/>
    <w:qFormat/>
    <w:uiPriority w:val="99"/>
  </w:style>
  <w:style w:type="character" w:customStyle="1" w:styleId="20">
    <w:name w:val="批注主题 字符"/>
    <w:basedOn w:val="19"/>
    <w:link w:val="10"/>
    <w:semiHidden/>
    <w:qFormat/>
    <w:uiPriority w:val="99"/>
    <w:rPr>
      <w:b/>
      <w:bCs/>
    </w:rPr>
  </w:style>
  <w:style w:type="character" w:styleId="21">
    <w:name w:val="Placeholder Text"/>
    <w:basedOn w:val="13"/>
    <w:semiHidden/>
    <w:qFormat/>
    <w:uiPriority w:val="99"/>
    <w:rPr>
      <w:color w:val="808080"/>
    </w:rPr>
  </w:style>
  <w:style w:type="table" w:customStyle="1" w:styleId="22">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23">
    <w:name w:val="Table Paragraph"/>
    <w:basedOn w:val="1"/>
    <w:qFormat/>
    <w:uiPriority w:val="1"/>
    <w:pPr>
      <w:autoSpaceDE w:val="0"/>
      <w:autoSpaceDN w:val="0"/>
      <w:jc w:val="left"/>
    </w:pPr>
    <w:rPr>
      <w:rFonts w:ascii="Times New Roman" w:hAnsi="Times New Roman" w:eastAsia="Times New Roman" w:cs="Times New Roman"/>
      <w:kern w:val="0"/>
      <w:sz w:val="22"/>
    </w:rPr>
  </w:style>
  <w:style w:type="character" w:customStyle="1" w:styleId="24">
    <w:name w:val="标题 3 字符"/>
    <w:basedOn w:val="13"/>
    <w:link w:val="2"/>
    <w:semiHidden/>
    <w:qFormat/>
    <w:uiPriority w:val="9"/>
    <w:rPr>
      <w:b/>
      <w:bCs/>
      <w:kern w:val="2"/>
      <w:sz w:val="32"/>
      <w:szCs w:val="32"/>
    </w:rPr>
  </w:style>
  <w:style w:type="character" w:customStyle="1" w:styleId="25">
    <w:name w:val="Unresolved Mention"/>
    <w:basedOn w:val="13"/>
    <w:semiHidden/>
    <w:unhideWhenUsed/>
    <w:qFormat/>
    <w:uiPriority w:val="99"/>
    <w:rPr>
      <w:color w:val="605E5C"/>
      <w:shd w:val="clear" w:color="auto" w:fill="E1DFDD"/>
    </w:rPr>
  </w:style>
  <w:style w:type="character" w:customStyle="1" w:styleId="26">
    <w:name w:val="标题 4 字符"/>
    <w:basedOn w:val="13"/>
    <w:link w:val="3"/>
    <w:semiHidden/>
    <w:qFormat/>
    <w:uiPriority w:val="9"/>
    <w:rPr>
      <w:rFonts w:asciiTheme="majorHAnsi" w:hAnsiTheme="majorHAnsi" w:eastAsiaTheme="majorEastAsia" w:cstheme="majorBidi"/>
      <w:b/>
      <w:bCs/>
      <w:kern w:val="2"/>
      <w:sz w:val="28"/>
      <w:szCs w:val="28"/>
    </w:rPr>
  </w:style>
  <w:style w:type="character" w:customStyle="1" w:styleId="27">
    <w:name w:val="正文文本 字符"/>
    <w:basedOn w:val="13"/>
    <w:link w:val="6"/>
    <w:qFormat/>
    <w:uiPriority w:val="1"/>
    <w:rPr>
      <w:rFonts w:ascii="宋体" w:hAnsi="宋体" w:eastAsia="宋体" w:cs="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customXml" Target="ink/ink1.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1-12-20T14:16:31"/>
    </inkml:context>
    <inkml:brush xml:id="br0">
      <inkml:brushProperty name="width" value="0.05" units="cm"/>
      <inkml:brushProperty name="height" value="0.05" units="cm"/>
      <inkml:brushProperty name="color" value="#e71224"/>
    </inkml:brush>
  </inkml:definitions>
  <inkml:trace contextRef="#ctx0" brushRef="#br0">1.000 0.000,'0.000'0.000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AC32BE-EBF6-4731-88EC-8D01FF3033B0}">
  <ds:schemaRefs/>
</ds:datastoreItem>
</file>

<file path=docProps/app.xml><?xml version="1.0" encoding="utf-8"?>
<Properties xmlns="http://schemas.openxmlformats.org/officeDocument/2006/extended-properties" xmlns:vt="http://schemas.openxmlformats.org/officeDocument/2006/docPropsVTypes">
  <Template>Normal</Template>
  <Pages>8</Pages>
  <Words>6085</Words>
  <Characters>7656</Characters>
  <Lines>208</Lines>
  <Paragraphs>227</Paragraphs>
  <TotalTime>77</TotalTime>
  <ScaleCrop>false</ScaleCrop>
  <LinksUpToDate>false</LinksUpToDate>
  <CharactersWithSpaces>8090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2026-04-21T06:16:00Z</dcterms:created>
  <dc:creator>彭启航</dc:creator>
  <cp:lastModifiedBy>WPS_1559650426</cp:lastModifiedBy>
  <dcterms:modified xsi:type="dcterms:W3CDTF">2026-04-27T09:13:56Z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0AF42B8BDE3F44A1B43F76BE06E437D0_13</vt:lpwstr>
  </property>
  <property fmtid="{D5CDD505-2E9C-101B-9397-08002B2CF9AE}" pid="4" name="KSOTemplateDocerSaveRecord">
    <vt:lpwstr>eyJoZGlkIjoiZTA4NzIyN2MxYTlmMzQ1NGE2MjU5NWRkMjhlOGMxYTAiLCJ1c2VySWQiOiI1NzE0MDEzOTAifQ==</vt:lpwstr>
  </property>
</Properties>
</file>