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7AF74">
      <w:pPr>
        <w:jc w:val="center"/>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武汉大学</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化学与分子科学学院</w:t>
      </w:r>
    </w:p>
    <w:p w14:paraId="17A7A952">
      <w:pPr>
        <w:jc w:val="center"/>
        <w:rPr>
          <w:rFonts w:hint="eastAsia" w:ascii="宋体" w:hAnsi="宋体" w:eastAsia="宋体" w:cs="宋体"/>
          <w:b/>
          <w:bCs/>
          <w:sz w:val="36"/>
          <w:szCs w:val="36"/>
          <w:u w:val="none"/>
          <w:lang w:val="en-US" w:eastAsia="zh-CN"/>
        </w:rPr>
      </w:pPr>
      <w:r>
        <w:rPr>
          <w:rFonts w:hint="eastAsia" w:ascii="宋体" w:hAnsi="宋体" w:eastAsia="宋体" w:cs="宋体"/>
          <w:b/>
          <w:bCs/>
          <w:sz w:val="36"/>
          <w:szCs w:val="36"/>
          <w:u w:val="single"/>
          <w:lang w:val="en-US" w:eastAsia="zh-CN"/>
        </w:rPr>
        <w:t xml:space="preserve"> 基础化学实验02  </w:t>
      </w:r>
      <w:r>
        <w:rPr>
          <w:rFonts w:hint="eastAsia" w:ascii="宋体" w:hAnsi="宋体" w:eastAsia="宋体" w:cs="宋体"/>
          <w:b/>
          <w:bCs/>
          <w:sz w:val="36"/>
          <w:szCs w:val="36"/>
          <w:u w:val="none"/>
          <w:lang w:val="en-US" w:eastAsia="zh-CN"/>
        </w:rPr>
        <w:t>课程实验报告</w:t>
      </w:r>
    </w:p>
    <w:p w14:paraId="61FD29B2">
      <w:pPr>
        <w:rPr>
          <w:rFonts w:hint="eastAsia"/>
          <w:sz w:val="24"/>
          <w:szCs w:val="24"/>
          <w:u w:val="none"/>
          <w:lang w:val="en-US" w:eastAsia="zh-CN"/>
        </w:rPr>
      </w:pPr>
      <w:r>
        <w:rPr>
          <w:rFonts w:hint="eastAsia"/>
          <w:b w:val="0"/>
          <w:bCs w:val="0"/>
          <w:u w:val="none"/>
          <w:lang w:val="en-US" w:eastAsia="zh-CN"/>
        </w:rPr>
        <w:t>化学与分子科学学院        化学（强基计划）专业               2026年4月19日</w:t>
      </w:r>
    </w:p>
    <w:tbl>
      <w:tblPr>
        <w:tblStyle w:val="7"/>
        <w:tblpPr w:leftFromText="180" w:rightFromText="180" w:vertAnchor="text" w:horzAnchor="page" w:tblpX="1443" w:tblpY="355"/>
        <w:tblOverlap w:val="never"/>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558"/>
        <w:gridCol w:w="753"/>
        <w:gridCol w:w="981"/>
        <w:gridCol w:w="748"/>
        <w:gridCol w:w="2041"/>
        <w:gridCol w:w="1081"/>
        <w:gridCol w:w="1317"/>
      </w:tblGrid>
      <w:tr w14:paraId="49BF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138" w:type="dxa"/>
            <w:vAlign w:val="center"/>
          </w:tcPr>
          <w:p w14:paraId="3979FEDA">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实验名称</w:t>
            </w:r>
          </w:p>
        </w:tc>
        <w:tc>
          <w:tcPr>
            <w:tcW w:w="6081" w:type="dxa"/>
            <w:gridSpan w:val="5"/>
            <w:vAlign w:val="center"/>
          </w:tcPr>
          <w:p w14:paraId="79609A2A">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三草酸合铁（III）酸钾的制备及其性质</w:t>
            </w:r>
          </w:p>
        </w:tc>
        <w:tc>
          <w:tcPr>
            <w:tcW w:w="1081" w:type="dxa"/>
            <w:vAlign w:val="center"/>
          </w:tcPr>
          <w:p w14:paraId="1C79077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指导老师</w:t>
            </w:r>
          </w:p>
        </w:tc>
        <w:tc>
          <w:tcPr>
            <w:tcW w:w="1317" w:type="dxa"/>
          </w:tcPr>
          <w:p w14:paraId="22E205F5">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胡锴</w:t>
            </w:r>
          </w:p>
        </w:tc>
      </w:tr>
      <w:tr w14:paraId="673C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138" w:type="dxa"/>
            <w:vAlign w:val="center"/>
          </w:tcPr>
          <w:p w14:paraId="2D9DBFA5">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姓    名</w:t>
            </w:r>
          </w:p>
        </w:tc>
        <w:tc>
          <w:tcPr>
            <w:tcW w:w="1558" w:type="dxa"/>
            <w:vAlign w:val="center"/>
          </w:tcPr>
          <w:p w14:paraId="7577474F">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彭舒晗</w:t>
            </w:r>
          </w:p>
        </w:tc>
        <w:tc>
          <w:tcPr>
            <w:tcW w:w="753" w:type="dxa"/>
            <w:vAlign w:val="center"/>
          </w:tcPr>
          <w:p w14:paraId="0F14B6C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年级</w:t>
            </w:r>
          </w:p>
        </w:tc>
        <w:tc>
          <w:tcPr>
            <w:tcW w:w="981" w:type="dxa"/>
            <w:vAlign w:val="center"/>
          </w:tcPr>
          <w:p w14:paraId="37C5BDB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大一</w:t>
            </w:r>
          </w:p>
        </w:tc>
        <w:tc>
          <w:tcPr>
            <w:tcW w:w="748" w:type="dxa"/>
            <w:vAlign w:val="center"/>
          </w:tcPr>
          <w:p w14:paraId="1728D3B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学号</w:t>
            </w:r>
          </w:p>
        </w:tc>
        <w:tc>
          <w:tcPr>
            <w:tcW w:w="2041" w:type="dxa"/>
            <w:vAlign w:val="center"/>
          </w:tcPr>
          <w:p w14:paraId="777690DB">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2025302033001</w:t>
            </w:r>
          </w:p>
        </w:tc>
        <w:tc>
          <w:tcPr>
            <w:tcW w:w="1081" w:type="dxa"/>
            <w:vAlign w:val="center"/>
          </w:tcPr>
          <w:p w14:paraId="15891B5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成    绩</w:t>
            </w:r>
          </w:p>
        </w:tc>
        <w:tc>
          <w:tcPr>
            <w:tcW w:w="1317" w:type="dxa"/>
          </w:tcPr>
          <w:p w14:paraId="558D15E8">
            <w:pPr>
              <w:rPr>
                <w:rFonts w:hint="default"/>
                <w:b w:val="0"/>
                <w:bCs w:val="0"/>
                <w:sz w:val="18"/>
                <w:szCs w:val="18"/>
                <w:u w:val="none"/>
                <w:vertAlign w:val="baseline"/>
                <w:lang w:val="en-US" w:eastAsia="zh-CN"/>
              </w:rPr>
            </w:pPr>
            <w:ins w:id="0" w:author="WPS_1559650426" w:date="2026-04-27T17:21:27Z">
              <w:r>
                <w:rPr>
                  <w:rFonts w:hint="eastAsia"/>
                  <w:b w:val="0"/>
                  <w:bCs w:val="0"/>
                  <w:sz w:val="18"/>
                  <w:szCs w:val="18"/>
                  <w:u w:val="none"/>
                  <w:vertAlign w:val="baseline"/>
                  <w:lang w:val="en-US" w:eastAsia="zh-CN"/>
                </w:rPr>
                <w:t>A</w:t>
              </w:r>
            </w:ins>
            <w:bookmarkStart w:id="0" w:name="_GoBack"/>
            <w:bookmarkEnd w:id="0"/>
          </w:p>
        </w:tc>
      </w:tr>
      <w:tr w14:paraId="1E75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9617" w:type="dxa"/>
            <w:gridSpan w:val="8"/>
            <w:tcBorders>
              <w:bottom w:val="nil"/>
            </w:tcBorders>
          </w:tcPr>
          <w:p w14:paraId="1D540901">
            <w:pPr>
              <w:numPr>
                <w:ilvl w:val="0"/>
                <w:numId w:val="1"/>
              </w:numPr>
              <w:rPr>
                <w:rFonts w:hint="eastAsia"/>
                <w:b w:val="0"/>
                <w:bCs w:val="0"/>
                <w:sz w:val="18"/>
                <w:szCs w:val="18"/>
                <w:u w:val="none"/>
                <w:vertAlign w:val="baseline"/>
                <w:lang w:val="en-US" w:eastAsia="zh-CN"/>
              </w:rPr>
            </w:pPr>
            <w:r>
              <w:rPr>
                <w:rFonts w:hint="eastAsia"/>
                <w:b w:val="0"/>
                <w:bCs w:val="0"/>
                <w:sz w:val="18"/>
                <w:szCs w:val="18"/>
                <w:u w:val="none"/>
                <w:vertAlign w:val="baseline"/>
                <w:lang w:val="en-US" w:eastAsia="zh-CN"/>
              </w:rPr>
              <w:t>实验目的                                       四、 实验内容（步骤及现象）</w:t>
            </w:r>
          </w:p>
          <w:p w14:paraId="72455428">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实验原理                                       五、 数据记录和处理</w:t>
            </w:r>
          </w:p>
          <w:p w14:paraId="04D1BB04">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实验试剂及仪器（试剂物理常数、装置图等）       六、 结论、问题和讨论（习题、实验讨论、反思及改进）</w:t>
            </w:r>
          </w:p>
        </w:tc>
      </w:tr>
      <w:tr w14:paraId="4715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6" w:hRule="atLeast"/>
        </w:trPr>
        <w:tc>
          <w:tcPr>
            <w:tcW w:w="9617" w:type="dxa"/>
            <w:gridSpan w:val="8"/>
            <w:tcBorders>
              <w:top w:val="nil"/>
              <w:left w:val="nil"/>
              <w:bottom w:val="nil"/>
              <w:right w:val="nil"/>
            </w:tcBorders>
          </w:tcPr>
          <w:p w14:paraId="1D24B3A8">
            <w:pPr>
              <w:numPr>
                <w:ilvl w:val="0"/>
                <w:numId w:val="2"/>
              </w:numPr>
              <w:rPr>
                <w:rFonts w:hint="eastAsia" w:asciiTheme="minorEastAsia" w:hAnsiTheme="minorEastAsia" w:eastAsiaTheme="minorEastAsia" w:cstheme="minorEastAsia"/>
                <w:b/>
                <w:bCs/>
                <w:u w:val="none"/>
                <w:vertAlign w:val="baseline"/>
                <w:lang w:val="en-US" w:eastAsia="zh-CN"/>
              </w:rPr>
            </w:pPr>
            <w:r>
              <w:rPr>
                <w:rFonts w:hint="eastAsia" w:asciiTheme="minorEastAsia" w:hAnsiTheme="minorEastAsia" w:eastAsiaTheme="minorEastAsia" w:cstheme="minorEastAsia"/>
                <w:b/>
                <w:bCs/>
                <w:u w:val="none"/>
                <w:vertAlign w:val="baseline"/>
                <w:lang w:val="en-US" w:eastAsia="zh-CN"/>
              </w:rPr>
              <w:t>实验目的</w:t>
            </w:r>
          </w:p>
          <w:p w14:paraId="6808E2B7">
            <w:pPr>
              <w:pStyle w:val="9"/>
              <w:numPr>
                <w:ilvl w:val="0"/>
                <w:numId w:val="3"/>
              </w:numPr>
              <w:tabs>
                <w:tab w:val="left" w:pos="508"/>
                <w:tab w:val="left" w:pos="513"/>
              </w:tabs>
              <w:spacing w:before="101" w:line="278" w:lineRule="auto"/>
              <w:ind w:right="3962" w:hanging="425"/>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2"/>
                <w:sz w:val="21"/>
              </w:rPr>
              <w:t>说明简单配合物制备的一般方法，阐述三草酸合铁（Ⅲ）酸钾制备的基本原理。</w:t>
            </w:r>
          </w:p>
          <w:p w14:paraId="37EE8496">
            <w:pPr>
              <w:pStyle w:val="9"/>
              <w:numPr>
                <w:ilvl w:val="0"/>
                <w:numId w:val="3"/>
              </w:numPr>
              <w:tabs>
                <w:tab w:val="left" w:pos="508"/>
              </w:tabs>
              <w:spacing w:line="269" w:lineRule="exact"/>
              <w:ind w:left="508"/>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3"/>
                <w:sz w:val="21"/>
              </w:rPr>
              <w:t>能用“溶剂替换法”进行结晶的操作。</w:t>
            </w:r>
          </w:p>
          <w:p w14:paraId="54613CDE">
            <w:pPr>
              <w:pStyle w:val="9"/>
              <w:numPr>
                <w:ilvl w:val="0"/>
                <w:numId w:val="3"/>
              </w:numPr>
              <w:tabs>
                <w:tab w:val="left" w:pos="508"/>
              </w:tabs>
              <w:spacing w:before="43"/>
              <w:ind w:left="508"/>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2"/>
                <w:sz w:val="21"/>
              </w:rPr>
              <w:t>能说明三草酸合铁（Ⅲ）</w:t>
            </w:r>
            <w:r>
              <w:rPr>
                <w:rFonts w:hint="eastAsia" w:asciiTheme="minorEastAsia" w:hAnsiTheme="minorEastAsia" w:eastAsiaTheme="minorEastAsia" w:cstheme="minorEastAsia"/>
                <w:spacing w:val="-3"/>
                <w:sz w:val="21"/>
              </w:rPr>
              <w:t>酸钾的光化学性质及用途。</w:t>
            </w:r>
          </w:p>
          <w:p w14:paraId="3168EA57">
            <w:pPr>
              <w:pStyle w:val="9"/>
              <w:numPr>
                <w:ilvl w:val="0"/>
                <w:numId w:val="3"/>
              </w:numPr>
              <w:tabs>
                <w:tab w:val="left" w:pos="508"/>
              </w:tabs>
              <w:spacing w:before="43"/>
              <w:ind w:left="508"/>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3"/>
                <w:sz w:val="21"/>
              </w:rPr>
              <w:t>能解释酸度、浓度等对配位平衡的影响，比较配位离子的相对稳定。</w:t>
            </w:r>
          </w:p>
          <w:p w14:paraId="2E40E4E0">
            <w:pPr>
              <w:numPr>
                <w:ilvl w:val="0"/>
                <w:numId w:val="2"/>
              </w:numPr>
              <w:rPr>
                <w:rFonts w:hint="eastAsia" w:asciiTheme="minorEastAsia" w:hAnsiTheme="minorEastAsia" w:eastAsiaTheme="minorEastAsia" w:cstheme="minorEastAsia"/>
                <w:b/>
                <w:bCs/>
                <w:u w:val="none"/>
                <w:vertAlign w:val="baseline"/>
                <w:lang w:val="en-US" w:eastAsia="zh-CN"/>
              </w:rPr>
            </w:pPr>
            <w:r>
              <w:rPr>
                <w:rFonts w:hint="eastAsia" w:asciiTheme="minorEastAsia" w:hAnsiTheme="minorEastAsia" w:eastAsiaTheme="minorEastAsia" w:cstheme="minorEastAsia"/>
                <w:b/>
                <w:bCs/>
                <w:u w:val="none"/>
                <w:vertAlign w:val="baseline"/>
                <w:lang w:val="en-US" w:eastAsia="zh-CN"/>
              </w:rPr>
              <w:t>实验原理：</w:t>
            </w:r>
          </w:p>
          <w:p w14:paraId="1C72EB3E">
            <w:pPr>
              <w:numPr>
                <w:ilvl w:val="0"/>
                <w:numId w:val="0"/>
              </w:numPr>
              <w:ind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配合物三草酸合铁（Ⅲ）酸钾（K</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]）为翠绿色的单斜晶体，溶于水，难溶于乙醇。往该配位化合物的水溶液中加入乙醇后，可析出 K</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]·3H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 结晶。此结晶水合物在 100℃ 会失去结晶水，230℃ 分解。此外，三草酸合铁酸钾能吸收光能发生光化学反应，生成黄色的草酸亚铁。草酸亚铁沉淀颗粒较大，易于沉降，此外 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·2H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 在温度高于 100℃时分解。Fe（II）与六氰合铁（III）酸钾反应生成蓝色的 KFe[Fe(CN)</w:t>
            </w:r>
            <w:r>
              <w:rPr>
                <w:rFonts w:hint="default" w:ascii="Times New Roman" w:hAnsi="Times New Roman" w:cs="Times New Roman" w:eastAsiaTheme="minorEastAsia"/>
                <w:u w:val="none"/>
                <w:vertAlign w:val="subscript"/>
                <w:lang w:val="en-US" w:eastAsia="zh-CN"/>
              </w:rPr>
              <w:t>6</w:t>
            </w:r>
            <w:r>
              <w:rPr>
                <w:rFonts w:hint="default" w:ascii="Times New Roman" w:hAnsi="Times New Roman" w:cs="Times New Roman" w:eastAsiaTheme="minorEastAsia"/>
                <w:u w:val="none"/>
                <w:vertAlign w:val="baseline"/>
                <w:lang w:val="en-US" w:eastAsia="zh-CN"/>
              </w:rPr>
              <w:t>]。</w:t>
            </w:r>
          </w:p>
          <w:p w14:paraId="3B2642B0">
            <w:pPr>
              <w:numPr>
                <w:ilvl w:val="0"/>
                <w:numId w:val="0"/>
              </w:numPr>
              <w:ind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本实验是以铁(Ⅱ)盐 (NH</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·FeSO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 · 6H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 摩尔盐为原料，首先摩尔盐与草酸反应制备得到难溶性的 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·2H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O；然后在有 K</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存在下，用 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 将FeC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氧化成K</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]，同时有 Fe(OH)</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生成；其后加适量的 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 溶液，可使其完全转化成配合物；最后利用化合物的溶解性特点，利用溶剂替换法使目标产物从溶液中析出。</w:t>
            </w:r>
          </w:p>
          <w:p w14:paraId="15667752">
            <w:pPr>
              <w:numPr>
                <w:ilvl w:val="0"/>
                <w:numId w:val="0"/>
              </w:numPr>
              <w:ind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每一种配离子，在水溶液中均同时存在配位和电离过程，即所谓配位平衡：</w:t>
            </w:r>
          </w:p>
          <w:p w14:paraId="346A5851">
            <w:pPr>
              <w:numPr>
                <w:ilvl w:val="0"/>
                <w:numId w:val="0"/>
              </w:numPr>
              <w:ind w:firstLine="420" w:firstLineChars="200"/>
              <w:jc w:val="center"/>
              <w:rPr>
                <w:rFonts w:hint="default" w:ascii="Times New Roman" w:hAnsi="Times New Roman" w:cs="Times New Roman" w:eastAsiaTheme="minorEastAsia"/>
                <w:u w:val="none"/>
                <w:vertAlign w:val="superscript"/>
                <w:lang w:val="en-US" w:eastAsia="zh-CN"/>
              </w:rPr>
            </w:pPr>
            <w:r>
              <w:rPr>
                <w:rFonts w:hint="default" w:ascii="Times New Roman" w:hAnsi="Times New Roman" w:cs="Times New Roman" w:eastAsiaTheme="minorEastAsia"/>
                <w:u w:val="none"/>
                <w:vertAlign w:val="baseline"/>
                <w:lang w:val="en-US" w:eastAsia="zh-CN"/>
              </w:rPr>
              <w:t>Fe</w:t>
            </w:r>
            <w:r>
              <w:rPr>
                <w:rFonts w:hint="default" w:ascii="Times New Roman" w:hAnsi="Times New Roman" w:cs="Times New Roman" w:eastAsiaTheme="minorEastAsia"/>
                <w:u w:val="none"/>
                <w:vertAlign w:val="superscript"/>
                <w:lang w:val="en-US" w:eastAsia="zh-CN"/>
              </w:rPr>
              <w:t>3+</w:t>
            </w:r>
            <w:r>
              <w:rPr>
                <w:rFonts w:hint="default" w:ascii="Times New Roman" w:hAnsi="Times New Roman" w:cs="Times New Roman" w:eastAsiaTheme="minorEastAsia"/>
                <w:u w:val="none"/>
                <w:vertAlign w:val="baseline"/>
                <w:lang w:val="en-US" w:eastAsia="zh-CN"/>
              </w:rPr>
              <w:t>+3C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superscript"/>
                <w:lang w:val="en-US" w:eastAsia="zh-CN"/>
              </w:rPr>
              <w:t>2-</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perscript"/>
                <w:lang w:val="en-US" w:eastAsia="zh-CN"/>
              </w:rPr>
              <w:t>3-</w:t>
            </w:r>
          </w:p>
          <w:p w14:paraId="169A61AD">
            <w:pPr>
              <w:numPr>
                <w:ilvl w:val="0"/>
                <w:numId w:val="0"/>
              </w:numPr>
              <w:ind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其平衡常数用 K</w:t>
            </w:r>
            <w:r>
              <w:rPr>
                <w:rFonts w:hint="default" w:ascii="Times New Roman" w:hAnsi="Times New Roman" w:cs="Times New Roman" w:eastAsiaTheme="minorEastAsia"/>
                <w:u w:val="none"/>
                <w:vertAlign w:val="subscript"/>
                <w:lang w:val="en-US" w:eastAsia="zh-CN"/>
              </w:rPr>
              <w:t>稳</w:t>
            </w:r>
            <w:r>
              <w:rPr>
                <w:rFonts w:hint="default" w:ascii="Times New Roman" w:hAnsi="Times New Roman" w:cs="Times New Roman" w:eastAsiaTheme="minorEastAsia"/>
                <w:u w:val="none"/>
                <w:vertAlign w:val="baseline"/>
                <w:lang w:val="en-US" w:eastAsia="zh-CN"/>
              </w:rPr>
              <w:t> 表示，根据结合配体数目不同，分为一级、二级、三级……稳定常数。</w:t>
            </w:r>
          </w:p>
          <w:p w14:paraId="2B283C10">
            <w:pPr>
              <w:numPr>
                <w:ilvl w:val="0"/>
                <w:numId w:val="0"/>
              </w:numPr>
              <w:ind w:firstLine="420" w:firstLineChars="200"/>
              <w:rPr>
                <w:rFonts w:hint="default" w:ascii="Times New Roman" w:hAnsi="Times New Roman" w:cs="Times New Roman" w:eastAsiaTheme="minorEastAsia"/>
                <w:u w:val="none"/>
                <w:vertAlign w:val="baseline"/>
                <w:lang w:val="en-US" w:eastAsia="zh-CN"/>
              </w:rPr>
            </w:pPr>
            <m:oMathPara>
              <m:oMath>
                <m:sSub>
                  <m:sSubPr>
                    <m:ctrlPr>
                      <w:rPr>
                        <w:rFonts w:hint="default" w:ascii="Cambria Math" w:hAnsi="Cambria Math" w:cs="Times New Roman" w:eastAsiaTheme="minorEastAsia"/>
                        <w:i/>
                        <w:sz w:val="21"/>
                        <w:u w:val="none"/>
                      </w:rPr>
                    </m:ctrlPr>
                  </m:sSubPr>
                  <m:e>
                    <m:r>
                      <m:rPr>
                        <m:nor/>
                      </m:rPr>
                      <w:rPr>
                        <w:rFonts w:hint="default" w:ascii="Times New Roman" w:hAnsi="Times New Roman" w:cs="Times New Roman" w:eastAsiaTheme="minorEastAsia"/>
                        <w:i/>
                        <w:sz w:val="21"/>
                        <w:u w:val="none"/>
                        <w:lang w:val="en-US" w:eastAsia="zh-CN"/>
                      </w:rPr>
                      <m:t>K</m:t>
                    </m:r>
                    <m:ctrlPr>
                      <w:rPr>
                        <w:rFonts w:hint="default" w:ascii="Cambria Math" w:hAnsi="Cambria Math" w:cs="Times New Roman" w:eastAsiaTheme="minorEastAsia"/>
                        <w:i/>
                        <w:sz w:val="21"/>
                        <w:u w:val="none"/>
                      </w:rPr>
                    </m:ctrlPr>
                  </m:e>
                  <m:sub>
                    <m:r>
                      <m:rPr>
                        <m:nor/>
                        <m:sty m:val="p"/>
                      </m:rPr>
                      <w:rPr>
                        <w:rFonts w:hint="default" w:ascii="Times New Roman" w:hAnsi="Times New Roman" w:cs="Times New Roman" w:eastAsiaTheme="minorEastAsia"/>
                        <w:b w:val="0"/>
                        <w:i w:val="0"/>
                        <w:sz w:val="21"/>
                        <w:u w:val="none"/>
                        <w:lang w:val="en-US" w:eastAsia="zh-CN"/>
                      </w:rPr>
                      <m:t>稳</m:t>
                    </m:r>
                    <m:ctrlPr>
                      <w:rPr>
                        <w:rFonts w:hint="default" w:ascii="Cambria Math" w:hAnsi="Cambria Math" w:cs="Times New Roman" w:eastAsiaTheme="minorEastAsia"/>
                        <w:i/>
                        <w:sz w:val="21"/>
                        <w:u w:val="none"/>
                      </w:rPr>
                    </m:ctrlPr>
                  </m:sub>
                </m:sSub>
                <m:r>
                  <m:rPr>
                    <m:nor/>
                    <m:sty m:val="p"/>
                  </m:rPr>
                  <w:rPr>
                    <w:rFonts w:hint="default" w:ascii="Times New Roman" w:hAnsi="Times New Roman" w:cs="Times New Roman" w:eastAsiaTheme="minorEastAsia"/>
                    <w:b w:val="0"/>
                    <w:i w:val="0"/>
                    <w:sz w:val="21"/>
                    <w:u w:val="none"/>
                    <w:lang w:val="en-US" w:eastAsia="zh-CN"/>
                  </w:rPr>
                  <m:t>=</m:t>
                </m:r>
                <m:f>
                  <m:fPr>
                    <m:ctrlPr>
                      <w:rPr>
                        <w:rFonts w:hint="default" w:ascii="Cambria Math" w:hAnsi="Cambria Math" w:cs="Times New Roman" w:eastAsiaTheme="minorEastAsia"/>
                        <w:i/>
                        <w:sz w:val="21"/>
                        <w:u w:val="none"/>
                        <w:lang w:val="en-US" w:eastAsia="zh-CN"/>
                      </w:rPr>
                    </m:ctrlPr>
                  </m:fPr>
                  <m:num>
                    <m:sSup>
                      <m:sSupPr>
                        <m:ctrlPr>
                          <w:rPr>
                            <w:rFonts w:hint="default" w:ascii="Cambria Math" w:hAnsi="Cambria Math" w:cs="Times New Roman" w:eastAsiaTheme="minorEastAsia"/>
                            <w:i/>
                            <w:sz w:val="21"/>
                            <w:u w:val="none"/>
                            <w:lang w:val="en-US" w:eastAsia="zh-CN"/>
                          </w:rPr>
                        </m:ctrlPr>
                      </m:sSupPr>
                      <m:e>
                        <m:r>
                          <m:rPr>
                            <m:nor/>
                            <m:sty m:val="p"/>
                          </m:rPr>
                          <w:rPr>
                            <w:rFonts w:hint="default" w:ascii="Times New Roman" w:hAnsi="Times New Roman" w:cs="Times New Roman" w:eastAsiaTheme="minorEastAsia"/>
                            <w:b w:val="0"/>
                            <w:i w:val="0"/>
                            <w:u w:val="none"/>
                            <w:vertAlign w:val="baseline"/>
                            <w:lang w:val="en-US" w:eastAsia="zh-CN"/>
                          </w:rPr>
                          <m:t>[Fe(</m:t>
                        </m:r>
                        <m:sSub>
                          <m:sSubPr>
                            <m:ctrlPr>
                              <w:rPr>
                                <w:rFonts w:hint="default" w:ascii="Cambria Math" w:hAnsi="Cambria Math" w:cs="Times New Roman" w:eastAsiaTheme="minorEastAsia"/>
                                <w:u w:val="none"/>
                                <w:vertAlign w:val="baseline"/>
                                <w:lang w:val="en-US" w:eastAsia="zh-CN"/>
                              </w:rPr>
                            </m:ctrlPr>
                          </m:sSubPr>
                          <m:e>
                            <m:r>
                              <m:rPr>
                                <m:nor/>
                                <m:sty m:val="p"/>
                              </m:rPr>
                              <w:rPr>
                                <w:rFonts w:hint="default" w:ascii="Times New Roman" w:hAnsi="Times New Roman" w:cs="Times New Roman" w:eastAsiaTheme="minorEastAsia"/>
                                <w:b w:val="0"/>
                                <w:i w:val="0"/>
                                <w:u w:val="none"/>
                                <w:vertAlign w:val="baseline"/>
                                <w:lang w:val="en-US" w:eastAsia="zh-CN"/>
                              </w:rPr>
                              <m:t>C</m:t>
                            </m:r>
                            <m:ctrlPr>
                              <w:rPr>
                                <w:rFonts w:hint="default" w:ascii="Cambria Math" w:hAnsi="Cambria Math" w:cs="Times New Roman" w:eastAsiaTheme="minorEastAsia"/>
                                <w:u w:val="none"/>
                                <w:vertAlign w:val="baseline"/>
                                <w:lang w:val="en-US" w:eastAsia="zh-CN"/>
                              </w:rPr>
                            </m:ctrlPr>
                          </m:e>
                          <m:sub>
                            <m:r>
                              <m:rPr>
                                <m:nor/>
                                <m:sty m:val="p"/>
                              </m:rPr>
                              <w:rPr>
                                <w:rFonts w:hint="default" w:ascii="Times New Roman" w:hAnsi="Times New Roman" w:cs="Times New Roman" w:eastAsiaTheme="minorEastAsia"/>
                                <w:b w:val="0"/>
                                <w:i w:val="0"/>
                                <w:u w:val="none"/>
                                <w:vertAlign w:val="baseline"/>
                                <w:lang w:val="en-US" w:eastAsia="zh-CN"/>
                              </w:rPr>
                              <m:t>2</m:t>
                            </m:r>
                            <m:ctrlPr>
                              <w:rPr>
                                <w:rFonts w:hint="default" w:ascii="Cambria Math" w:hAnsi="Cambria Math" w:cs="Times New Roman" w:eastAsiaTheme="minorEastAsia"/>
                                <w:u w:val="none"/>
                                <w:vertAlign w:val="baseline"/>
                                <w:lang w:val="en-US" w:eastAsia="zh-CN"/>
                              </w:rPr>
                            </m:ctrlPr>
                          </m:sub>
                        </m:sSub>
                        <m:sSub>
                          <m:sSubPr>
                            <m:ctrlPr>
                              <w:rPr>
                                <w:rFonts w:hint="default" w:ascii="Cambria Math" w:hAnsi="Cambria Math" w:cs="Times New Roman" w:eastAsiaTheme="minorEastAsia"/>
                                <w:i w:val="0"/>
                                <w:u w:val="none"/>
                                <w:vertAlign w:val="baseline"/>
                                <w:lang w:val="en-US" w:eastAsia="zh-CN"/>
                              </w:rPr>
                            </m:ctrlPr>
                          </m:sSubPr>
                          <m:e>
                            <m:r>
                              <m:rPr>
                                <m:nor/>
                                <m:sty m:val="p"/>
                              </m:rPr>
                              <w:rPr>
                                <w:rFonts w:hint="default" w:ascii="Times New Roman" w:hAnsi="Times New Roman" w:cs="Times New Roman" w:eastAsiaTheme="minorEastAsia"/>
                                <w:b w:val="0"/>
                                <w:i w:val="0"/>
                                <w:u w:val="none"/>
                                <w:vertAlign w:val="baseline"/>
                                <w:lang w:val="en-US" w:eastAsia="zh-CN"/>
                              </w:rPr>
                              <m:t>O</m:t>
                            </m:r>
                            <m:ctrlPr>
                              <w:rPr>
                                <w:rFonts w:hint="default" w:ascii="Cambria Math" w:hAnsi="Cambria Math" w:cs="Times New Roman" w:eastAsiaTheme="minorEastAsia"/>
                                <w:i w:val="0"/>
                                <w:u w:val="none"/>
                                <w:vertAlign w:val="baseline"/>
                                <w:lang w:val="en-US" w:eastAsia="zh-CN"/>
                              </w:rPr>
                            </m:ctrlPr>
                          </m:e>
                          <m:sub>
                            <m:r>
                              <m:rPr>
                                <m:nor/>
                                <m:sty m:val="p"/>
                              </m:rPr>
                              <w:rPr>
                                <w:rFonts w:hint="default" w:ascii="Times New Roman" w:hAnsi="Times New Roman" w:cs="Times New Roman" w:eastAsiaTheme="minorEastAsia"/>
                                <w:b w:val="0"/>
                                <w:i w:val="0"/>
                                <w:u w:val="none"/>
                                <w:vertAlign w:val="baseline"/>
                                <w:lang w:val="en-US" w:eastAsia="zh-CN"/>
                              </w:rPr>
                              <m:t>4</m:t>
                            </m:r>
                            <m:ctrlPr>
                              <w:rPr>
                                <w:rFonts w:hint="default" w:ascii="Cambria Math" w:hAnsi="Cambria Math" w:cs="Times New Roman" w:eastAsiaTheme="minorEastAsia"/>
                                <w:i w:val="0"/>
                                <w:u w:val="none"/>
                                <w:vertAlign w:val="baseline"/>
                                <w:lang w:val="en-US" w:eastAsia="zh-CN"/>
                              </w:rPr>
                            </m:ctrlPr>
                          </m:sub>
                        </m:sSub>
                        <m:sSubSup>
                          <m:sSubSupPr>
                            <m:ctrlPr>
                              <w:rPr>
                                <w:rFonts w:hint="default" w:ascii="Cambria Math" w:hAnsi="Cambria Math" w:cs="Times New Roman" w:eastAsiaTheme="minorEastAsia"/>
                                <w:i w:val="0"/>
                                <w:u w:val="none"/>
                                <w:vertAlign w:val="baseline"/>
                                <w:lang w:val="en-US" w:eastAsia="zh-CN"/>
                              </w:rPr>
                            </m:ctrlPr>
                          </m:sSubSupPr>
                          <m:e>
                            <m:r>
                              <m:rPr>
                                <m:nor/>
                                <m:sty m:val="p"/>
                              </m:rPr>
                              <w:rPr>
                                <w:rFonts w:hint="default" w:ascii="Times New Roman" w:hAnsi="Times New Roman" w:cs="Times New Roman" w:eastAsiaTheme="minorEastAsia"/>
                                <w:b w:val="0"/>
                                <w:i w:val="0"/>
                                <w:u w:val="none"/>
                                <w:vertAlign w:val="baseline"/>
                                <w:lang w:val="en-US" w:eastAsia="zh-CN"/>
                              </w:rPr>
                              <m:t>)</m:t>
                            </m:r>
                            <m:ctrlPr>
                              <w:rPr>
                                <w:rFonts w:hint="default" w:ascii="Cambria Math" w:hAnsi="Cambria Math" w:cs="Times New Roman" w:eastAsiaTheme="minorEastAsia"/>
                                <w:i w:val="0"/>
                                <w:u w:val="none"/>
                                <w:vertAlign w:val="baseline"/>
                                <w:lang w:val="en-US" w:eastAsia="zh-CN"/>
                              </w:rPr>
                            </m:ctrlPr>
                          </m:e>
                          <m:sub>
                            <m:r>
                              <m:rPr>
                                <m:nor/>
                                <m:sty m:val="p"/>
                              </m:rPr>
                              <w:rPr>
                                <w:rFonts w:hint="default" w:ascii="Times New Roman" w:hAnsi="Times New Roman" w:cs="Times New Roman" w:eastAsiaTheme="minorEastAsia"/>
                                <w:b w:val="0"/>
                                <w:i w:val="0"/>
                                <w:u w:val="none"/>
                                <w:vertAlign w:val="baseline"/>
                                <w:lang w:val="en-US" w:eastAsia="zh-CN"/>
                              </w:rPr>
                              <m:t>3</m:t>
                            </m:r>
                            <m:ctrlPr>
                              <w:rPr>
                                <w:rFonts w:hint="default" w:ascii="Cambria Math" w:hAnsi="Cambria Math" w:cs="Times New Roman" w:eastAsiaTheme="minorEastAsia"/>
                                <w:i w:val="0"/>
                                <w:u w:val="none"/>
                                <w:vertAlign w:val="baseline"/>
                                <w:lang w:val="en-US" w:eastAsia="zh-CN"/>
                              </w:rPr>
                            </m:ctrlPr>
                          </m:sub>
                          <m:sup>
                            <m:r>
                              <m:rPr>
                                <m:nor/>
                                <m:sty m:val="p"/>
                              </m:rPr>
                              <w:rPr>
                                <w:rFonts w:hint="default" w:ascii="Times New Roman" w:hAnsi="Times New Roman" w:cs="Times New Roman" w:eastAsiaTheme="minorEastAsia"/>
                                <w:b w:val="0"/>
                                <w:i w:val="0"/>
                                <w:u w:val="none"/>
                                <w:vertAlign w:val="baseline"/>
                                <w:lang w:val="en-US" w:eastAsia="zh-CN"/>
                              </w:rPr>
                              <m:t>3−</m:t>
                            </m:r>
                            <m:ctrlPr>
                              <w:rPr>
                                <w:rFonts w:hint="default" w:ascii="Cambria Math" w:hAnsi="Cambria Math" w:cs="Times New Roman" w:eastAsiaTheme="minorEastAsia"/>
                                <w:i w:val="0"/>
                                <w:u w:val="none"/>
                                <w:vertAlign w:val="baseline"/>
                                <w:lang w:val="en-US" w:eastAsia="zh-CN"/>
                              </w:rPr>
                            </m:ctrlPr>
                          </m:sup>
                        </m:sSubSup>
                        <m:r>
                          <m:rPr>
                            <m:nor/>
                            <m:sty m:val="p"/>
                          </m:rPr>
                          <w:rPr>
                            <w:rFonts w:hint="default" w:ascii="Times New Roman" w:hAnsi="Times New Roman" w:cs="Times New Roman" w:eastAsiaTheme="minorEastAsia"/>
                            <w:b w:val="0"/>
                            <w:i w:val="0"/>
                            <w:u w:val="none"/>
                            <w:vertAlign w:val="baseline"/>
                            <w:lang w:val="en-US" w:eastAsia="zh-CN"/>
                          </w:rPr>
                          <m:t>]</m:t>
                        </m:r>
                        <m:ctrlPr>
                          <w:rPr>
                            <w:rFonts w:hint="default" w:ascii="Cambria Math" w:hAnsi="Cambria Math" w:cs="Times New Roman" w:eastAsiaTheme="minorEastAsia"/>
                            <w:i/>
                            <w:sz w:val="21"/>
                            <w:u w:val="none"/>
                            <w:lang w:val="en-US" w:eastAsia="zh-CN"/>
                          </w:rPr>
                        </m:ctrlPr>
                      </m:e>
                      <m:sup>
                        <m:ctrlPr>
                          <w:rPr>
                            <w:rFonts w:hint="default" w:ascii="Cambria Math" w:hAnsi="Cambria Math" w:cs="Times New Roman" w:eastAsiaTheme="minorEastAsia"/>
                            <w:i/>
                            <w:sz w:val="21"/>
                            <w:u w:val="none"/>
                            <w:lang w:val="en-US" w:eastAsia="zh-CN"/>
                          </w:rPr>
                        </m:ctrlPr>
                      </m:sup>
                    </m:sSup>
                    <m:ctrlPr>
                      <w:rPr>
                        <w:rFonts w:hint="default" w:ascii="Cambria Math" w:hAnsi="Cambria Math" w:cs="Times New Roman" w:eastAsiaTheme="minorEastAsia"/>
                        <w:i/>
                        <w:sz w:val="21"/>
                        <w:u w:val="none"/>
                        <w:lang w:val="en-US" w:eastAsia="zh-CN"/>
                      </w:rPr>
                    </m:ctrlPr>
                  </m:num>
                  <m:den>
                    <m:sSup>
                      <m:sSupPr>
                        <m:ctrlPr>
                          <w:rPr>
                            <w:rFonts w:hint="default" w:ascii="Cambria Math" w:hAnsi="Cambria Math" w:cs="Times New Roman" w:eastAsiaTheme="minorEastAsia"/>
                            <w:i/>
                            <w:sz w:val="21"/>
                            <w:u w:val="none"/>
                            <w:lang w:val="en-US" w:eastAsia="zh-CN"/>
                          </w:rPr>
                        </m:ctrlPr>
                      </m:sSupPr>
                      <m:e>
                        <m:r>
                          <m:rPr>
                            <m:nor/>
                            <m:sty m:val="p"/>
                          </m:rPr>
                          <w:rPr>
                            <w:rFonts w:hint="default" w:ascii="Times New Roman" w:hAnsi="Times New Roman" w:cs="Times New Roman" w:eastAsiaTheme="minorEastAsia"/>
                            <w:b w:val="0"/>
                            <w:i w:val="0"/>
                            <w:sz w:val="21"/>
                            <w:u w:val="none"/>
                            <w:lang w:val="en-US" w:eastAsia="zh-CN"/>
                          </w:rPr>
                          <m:t>[</m:t>
                        </m:r>
                        <m:r>
                          <m:rPr>
                            <m:nor/>
                          </m:rPr>
                          <w:rPr>
                            <w:rFonts w:hint="default" w:ascii="Times New Roman" w:hAnsi="Times New Roman" w:cs="Times New Roman" w:eastAsiaTheme="minorEastAsia"/>
                            <w:i/>
                            <w:sz w:val="21"/>
                            <w:u w:val="none"/>
                            <w:lang w:val="en-US" w:eastAsia="zh-CN"/>
                          </w:rPr>
                          <m:t>Fe</m:t>
                        </m:r>
                        <m:ctrlPr>
                          <w:rPr>
                            <w:rFonts w:hint="default" w:ascii="Cambria Math" w:hAnsi="Cambria Math" w:cs="Times New Roman" w:eastAsiaTheme="minorEastAsia"/>
                            <w:i/>
                            <w:sz w:val="21"/>
                            <w:u w:val="none"/>
                            <w:lang w:val="en-US" w:eastAsia="zh-CN"/>
                          </w:rPr>
                        </m:ctrlPr>
                      </m:e>
                      <m:sup>
                        <m:r>
                          <m:rPr>
                            <m:nor/>
                            <m:sty m:val="p"/>
                          </m:rPr>
                          <w:rPr>
                            <w:rFonts w:hint="default" w:ascii="Times New Roman" w:hAnsi="Times New Roman" w:cs="Times New Roman" w:eastAsiaTheme="minorEastAsia"/>
                            <w:b w:val="0"/>
                            <w:i w:val="0"/>
                            <w:sz w:val="21"/>
                            <w:u w:val="none"/>
                            <w:lang w:val="en-US" w:eastAsia="zh-CN"/>
                          </w:rPr>
                          <m:t>3+</m:t>
                        </m:r>
                        <m:ctrlPr>
                          <w:rPr>
                            <w:rFonts w:hint="default" w:ascii="Cambria Math" w:hAnsi="Cambria Math" w:cs="Times New Roman" w:eastAsiaTheme="minorEastAsia"/>
                            <w:i/>
                            <w:sz w:val="21"/>
                            <w:u w:val="none"/>
                            <w:lang w:val="en-US" w:eastAsia="zh-CN"/>
                          </w:rPr>
                        </m:ctrlPr>
                      </m:sup>
                    </m:sSup>
                    <m:r>
                      <m:rPr>
                        <m:nor/>
                        <m:sty m:val="p"/>
                      </m:rPr>
                      <w:rPr>
                        <w:rFonts w:hint="default" w:ascii="Times New Roman" w:hAnsi="Times New Roman" w:cs="Times New Roman" w:eastAsiaTheme="minorEastAsia"/>
                        <w:b w:val="0"/>
                        <w:i w:val="0"/>
                        <w:sz w:val="21"/>
                        <w:u w:val="none"/>
                        <w:lang w:val="en-US" w:eastAsia="zh-CN"/>
                      </w:rPr>
                      <m:t>]</m:t>
                    </m:r>
                    <m:sSup>
                      <m:sSupPr>
                        <m:ctrlPr>
                          <w:rPr>
                            <w:rFonts w:hint="default" w:ascii="Cambria Math" w:hAnsi="Cambria Math" w:cs="Times New Roman" w:eastAsiaTheme="minorEastAsia"/>
                            <w:i/>
                            <w:sz w:val="21"/>
                            <w:u w:val="none"/>
                            <w:lang w:val="en-US" w:eastAsia="zh-CN"/>
                          </w:rPr>
                        </m:ctrlPr>
                      </m:sSupPr>
                      <m:e>
                        <m:r>
                          <m:rPr>
                            <m:nor/>
                            <m:sty m:val="p"/>
                          </m:rPr>
                          <w:rPr>
                            <w:rFonts w:hint="default" w:ascii="Times New Roman" w:hAnsi="Times New Roman" w:cs="Times New Roman" w:eastAsiaTheme="minorEastAsia"/>
                            <w:b w:val="0"/>
                            <w:i w:val="0"/>
                            <w:sz w:val="21"/>
                            <w:u w:val="none"/>
                            <w:lang w:val="en-US" w:eastAsia="zh-CN"/>
                          </w:rPr>
                          <m:t>[</m:t>
                        </m:r>
                        <m:r>
                          <m:rPr>
                            <m:nor/>
                            <m:sty m:val="p"/>
                          </m:rPr>
                          <w:rPr>
                            <w:rFonts w:hint="default" w:ascii="Times New Roman" w:hAnsi="Times New Roman" w:cs="Times New Roman" w:eastAsiaTheme="minorEastAsia"/>
                            <w:b w:val="0"/>
                            <w:i w:val="0"/>
                            <w:u w:val="none"/>
                            <w:vertAlign w:val="baseline"/>
                            <w:lang w:val="en-US" w:eastAsia="zh-CN"/>
                          </w:rPr>
                          <m:t>(</m:t>
                        </m:r>
                        <m:sSub>
                          <m:sSubPr>
                            <m:ctrlPr>
                              <w:rPr>
                                <w:rFonts w:hint="default" w:ascii="Cambria Math" w:hAnsi="Cambria Math" w:cs="Times New Roman" w:eastAsiaTheme="minorEastAsia"/>
                                <w:u w:val="none"/>
                                <w:vertAlign w:val="baseline"/>
                                <w:lang w:val="en-US" w:eastAsia="zh-CN"/>
                              </w:rPr>
                            </m:ctrlPr>
                          </m:sSubPr>
                          <m:e>
                            <m:r>
                              <m:rPr>
                                <m:nor/>
                                <m:sty m:val="p"/>
                              </m:rPr>
                              <w:rPr>
                                <w:rFonts w:hint="default" w:ascii="Times New Roman" w:hAnsi="Times New Roman" w:cs="Times New Roman" w:eastAsiaTheme="minorEastAsia"/>
                                <w:b w:val="0"/>
                                <w:i w:val="0"/>
                                <w:u w:val="none"/>
                                <w:vertAlign w:val="baseline"/>
                                <w:lang w:val="en-US" w:eastAsia="zh-CN"/>
                              </w:rPr>
                              <m:t>C</m:t>
                            </m:r>
                            <m:ctrlPr>
                              <w:rPr>
                                <w:rFonts w:hint="default" w:ascii="Cambria Math" w:hAnsi="Cambria Math" w:cs="Times New Roman" w:eastAsiaTheme="minorEastAsia"/>
                                <w:u w:val="none"/>
                                <w:vertAlign w:val="baseline"/>
                                <w:lang w:val="en-US" w:eastAsia="zh-CN"/>
                              </w:rPr>
                            </m:ctrlPr>
                          </m:e>
                          <m:sub>
                            <m:r>
                              <m:rPr>
                                <m:nor/>
                                <m:sty m:val="p"/>
                              </m:rPr>
                              <w:rPr>
                                <w:rFonts w:hint="default" w:ascii="Times New Roman" w:hAnsi="Times New Roman" w:cs="Times New Roman" w:eastAsiaTheme="minorEastAsia"/>
                                <w:b w:val="0"/>
                                <w:i w:val="0"/>
                                <w:u w:val="none"/>
                                <w:vertAlign w:val="baseline"/>
                                <w:lang w:val="en-US" w:eastAsia="zh-CN"/>
                              </w:rPr>
                              <m:t>2</m:t>
                            </m:r>
                            <m:ctrlPr>
                              <w:rPr>
                                <w:rFonts w:hint="default" w:ascii="Cambria Math" w:hAnsi="Cambria Math" w:cs="Times New Roman" w:eastAsiaTheme="minorEastAsia"/>
                                <w:u w:val="none"/>
                                <w:vertAlign w:val="baseline"/>
                                <w:lang w:val="en-US" w:eastAsia="zh-CN"/>
                              </w:rPr>
                            </m:ctrlPr>
                          </m:sub>
                        </m:sSub>
                        <m:sSubSup>
                          <m:sSubSupPr>
                            <m:ctrlPr>
                              <w:rPr>
                                <w:rFonts w:hint="default" w:ascii="Cambria Math" w:hAnsi="Cambria Math" w:cs="Times New Roman" w:eastAsiaTheme="minorEastAsia"/>
                                <w:u w:val="none"/>
                                <w:vertAlign w:val="baseline"/>
                                <w:lang w:val="en-US" w:eastAsia="zh-CN"/>
                              </w:rPr>
                            </m:ctrlPr>
                          </m:sSubSupPr>
                          <m:e>
                            <m:r>
                              <m:rPr>
                                <m:nor/>
                                <m:sty m:val="p"/>
                              </m:rPr>
                              <w:rPr>
                                <w:rFonts w:hint="default" w:ascii="Times New Roman" w:hAnsi="Times New Roman" w:cs="Times New Roman" w:eastAsiaTheme="minorEastAsia"/>
                                <w:b w:val="0"/>
                                <w:i w:val="0"/>
                                <w:u w:val="none"/>
                                <w:vertAlign w:val="baseline"/>
                                <w:lang w:val="en-US" w:eastAsia="zh-CN"/>
                              </w:rPr>
                              <m:t>O</m:t>
                            </m:r>
                            <m:ctrlPr>
                              <w:rPr>
                                <w:rFonts w:hint="default" w:ascii="Cambria Math" w:hAnsi="Cambria Math" w:cs="Times New Roman" w:eastAsiaTheme="minorEastAsia"/>
                                <w:u w:val="none"/>
                                <w:vertAlign w:val="baseline"/>
                                <w:lang w:val="en-US" w:eastAsia="zh-CN"/>
                              </w:rPr>
                            </m:ctrlPr>
                          </m:e>
                          <m:sub>
                            <m:r>
                              <m:rPr>
                                <m:nor/>
                                <m:sty m:val="p"/>
                              </m:rPr>
                              <w:rPr>
                                <w:rFonts w:hint="default" w:ascii="Times New Roman" w:hAnsi="Times New Roman" w:cs="Times New Roman" w:eastAsiaTheme="minorEastAsia"/>
                                <w:b w:val="0"/>
                                <w:i w:val="0"/>
                                <w:u w:val="none"/>
                                <w:vertAlign w:val="baseline"/>
                                <w:lang w:val="en-US" w:eastAsia="zh-CN"/>
                              </w:rPr>
                              <m:t>4</m:t>
                            </m:r>
                            <m:ctrlPr>
                              <w:rPr>
                                <w:rFonts w:hint="default" w:ascii="Cambria Math" w:hAnsi="Cambria Math" w:cs="Times New Roman" w:eastAsiaTheme="minorEastAsia"/>
                                <w:u w:val="none"/>
                                <w:vertAlign w:val="baseline"/>
                                <w:lang w:val="en-US" w:eastAsia="zh-CN"/>
                              </w:rPr>
                            </m:ctrlPr>
                          </m:sub>
                          <m:sup>
                            <m:r>
                              <m:rPr>
                                <m:nor/>
                                <m:sty m:val="p"/>
                              </m:rPr>
                              <w:rPr>
                                <w:rFonts w:hint="default" w:ascii="Times New Roman" w:hAnsi="Times New Roman" w:cs="Times New Roman" w:eastAsiaTheme="minorEastAsia"/>
                                <w:b w:val="0"/>
                                <w:i w:val="0"/>
                                <w:u w:val="none"/>
                                <w:vertAlign w:val="baseline"/>
                                <w:lang w:val="en-US" w:eastAsia="zh-CN"/>
                              </w:rPr>
                              <m:t>2−</m:t>
                            </m:r>
                            <m:ctrlPr>
                              <w:rPr>
                                <w:rFonts w:hint="default" w:ascii="Cambria Math" w:hAnsi="Cambria Math" w:cs="Times New Roman" w:eastAsiaTheme="minorEastAsia"/>
                                <w:u w:val="none"/>
                                <w:vertAlign w:val="baseline"/>
                                <w:lang w:val="en-US" w:eastAsia="zh-CN"/>
                              </w:rPr>
                            </m:ctrlPr>
                          </m:sup>
                        </m:sSubSup>
                        <m:r>
                          <m:rPr>
                            <m:nor/>
                            <m:sty m:val="p"/>
                          </m:rPr>
                          <w:rPr>
                            <w:rFonts w:hint="default" w:ascii="Times New Roman" w:hAnsi="Times New Roman" w:cs="Times New Roman" w:eastAsiaTheme="minorEastAsia"/>
                            <w:b w:val="0"/>
                            <w:i w:val="0"/>
                            <w:u w:val="none"/>
                            <w:vertAlign w:val="baseline"/>
                            <w:lang w:val="en-US" w:eastAsia="zh-CN"/>
                          </w:rPr>
                          <m:t>]</m:t>
                        </m:r>
                        <m:ctrlPr>
                          <w:rPr>
                            <w:rFonts w:hint="default" w:ascii="Cambria Math" w:hAnsi="Cambria Math" w:cs="Times New Roman" w:eastAsiaTheme="minorEastAsia"/>
                            <w:i/>
                            <w:sz w:val="21"/>
                            <w:u w:val="none"/>
                            <w:lang w:val="en-US" w:eastAsia="zh-CN"/>
                          </w:rPr>
                        </m:ctrlPr>
                      </m:e>
                      <m:sup>
                        <m:r>
                          <m:rPr>
                            <m:nor/>
                            <m:sty m:val="p"/>
                          </m:rPr>
                          <w:rPr>
                            <w:rFonts w:hint="default" w:ascii="Times New Roman" w:hAnsi="Times New Roman" w:cs="Times New Roman" w:eastAsiaTheme="minorEastAsia"/>
                            <w:b w:val="0"/>
                            <w:i w:val="0"/>
                            <w:sz w:val="21"/>
                            <w:u w:val="none"/>
                            <w:lang w:val="en-US" w:eastAsia="zh-CN"/>
                          </w:rPr>
                          <m:t>3</m:t>
                        </m:r>
                        <m:ctrlPr>
                          <w:rPr>
                            <w:rFonts w:hint="default" w:ascii="Cambria Math" w:hAnsi="Cambria Math" w:cs="Times New Roman" w:eastAsiaTheme="minorEastAsia"/>
                            <w:i/>
                            <w:sz w:val="21"/>
                            <w:u w:val="none"/>
                            <w:lang w:val="en-US" w:eastAsia="zh-CN"/>
                          </w:rPr>
                        </m:ctrlPr>
                      </m:sup>
                    </m:sSup>
                    <m:ctrlPr>
                      <w:rPr>
                        <w:rFonts w:hint="default" w:ascii="Cambria Math" w:hAnsi="Cambria Math" w:cs="Times New Roman" w:eastAsiaTheme="minorEastAsia"/>
                        <w:i/>
                        <w:sz w:val="21"/>
                        <w:u w:val="none"/>
                        <w:lang w:val="en-US" w:eastAsia="zh-CN"/>
                      </w:rPr>
                    </m:ctrlPr>
                  </m:den>
                </m:f>
                <m:r>
                  <m:rPr>
                    <m:nor/>
                    <m:sty m:val="p"/>
                  </m:rPr>
                  <w:rPr>
                    <w:rFonts w:hint="default" w:ascii="Times New Roman" w:hAnsi="Times New Roman" w:cs="Times New Roman" w:eastAsiaTheme="minorEastAsia"/>
                    <w:b w:val="0"/>
                    <w:i w:val="0"/>
                    <w:sz w:val="21"/>
                    <w:u w:val="none"/>
                    <w:lang w:val="en-US" w:eastAsia="zh-CN"/>
                  </w:rPr>
                  <m:t>=2×</m:t>
                </m:r>
                <m:sSup>
                  <m:sSupPr>
                    <m:ctrlPr>
                      <w:rPr>
                        <w:rFonts w:hint="default" w:ascii="Cambria Math" w:hAnsi="Cambria Math" w:cs="Times New Roman" w:eastAsiaTheme="minorEastAsia"/>
                        <w:i/>
                        <w:sz w:val="21"/>
                        <w:u w:val="none"/>
                        <w:lang w:val="en-US" w:eastAsia="zh-CN"/>
                      </w:rPr>
                    </m:ctrlPr>
                  </m:sSupPr>
                  <m:e>
                    <m:r>
                      <m:rPr>
                        <m:nor/>
                        <m:sty m:val="p"/>
                      </m:rPr>
                      <w:rPr>
                        <w:rFonts w:hint="default" w:ascii="Times New Roman" w:hAnsi="Times New Roman" w:cs="Times New Roman" w:eastAsiaTheme="minorEastAsia"/>
                        <w:b w:val="0"/>
                        <w:i w:val="0"/>
                        <w:sz w:val="21"/>
                        <w:u w:val="none"/>
                        <w:lang w:val="en-US" w:eastAsia="zh-CN"/>
                      </w:rPr>
                      <m:t>10</m:t>
                    </m:r>
                    <m:ctrlPr>
                      <w:rPr>
                        <w:rFonts w:hint="default" w:ascii="Cambria Math" w:hAnsi="Cambria Math" w:cs="Times New Roman" w:eastAsiaTheme="minorEastAsia"/>
                        <w:i/>
                        <w:sz w:val="21"/>
                        <w:u w:val="none"/>
                        <w:lang w:val="en-US" w:eastAsia="zh-CN"/>
                      </w:rPr>
                    </m:ctrlPr>
                  </m:e>
                  <m:sup>
                    <m:r>
                      <m:rPr>
                        <m:nor/>
                        <m:sty m:val="p"/>
                      </m:rPr>
                      <w:rPr>
                        <w:rFonts w:hint="default" w:ascii="Times New Roman" w:hAnsi="Times New Roman" w:cs="Times New Roman" w:eastAsiaTheme="minorEastAsia"/>
                        <w:b w:val="0"/>
                        <w:i w:val="0"/>
                        <w:sz w:val="21"/>
                        <w:u w:val="none"/>
                        <w:lang w:val="en-US" w:eastAsia="zh-CN"/>
                      </w:rPr>
                      <m:t>20</m:t>
                    </m:r>
                    <m:ctrlPr>
                      <w:rPr>
                        <w:rFonts w:hint="default" w:ascii="Cambria Math" w:hAnsi="Cambria Math" w:cs="Times New Roman" w:eastAsiaTheme="minorEastAsia"/>
                        <w:i/>
                        <w:sz w:val="21"/>
                        <w:u w:val="none"/>
                        <w:lang w:val="en-US" w:eastAsia="zh-CN"/>
                      </w:rPr>
                    </m:ctrlPr>
                  </m:sup>
                </m:sSup>
              </m:oMath>
            </m:oMathPara>
          </w:p>
          <w:p w14:paraId="4D044580">
            <w:pPr>
              <w:numPr>
                <w:ilvl w:val="0"/>
                <w:numId w:val="0"/>
              </w:numPr>
              <w:ind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平衡常数反应在一定程度上反映了配合物的稳定性。如其他化学平衡一样， 配位平衡也会因为外界环境的变化而发生移动， 如向 K</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3</w:t>
            </w:r>
            <w:r>
              <w:rPr>
                <w:rFonts w:hint="default" w:ascii="Times New Roman" w:hAnsi="Times New Roman" w:cs="Times New Roman" w:eastAsiaTheme="minorEastAsia"/>
                <w:u w:val="none"/>
                <w:vertAlign w:val="baseline"/>
                <w:lang w:val="en-US" w:eastAsia="zh-CN"/>
              </w:rPr>
              <w:t>]在溶液中加入酸、碱、沉淀剂或C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superscript"/>
                <w:lang w:val="en-US" w:eastAsia="zh-CN"/>
              </w:rPr>
              <w:t>2-</w:t>
            </w:r>
            <w:r>
              <w:rPr>
                <w:rFonts w:hint="default" w:ascii="Times New Roman" w:hAnsi="Times New Roman" w:cs="Times New Roman" w:eastAsiaTheme="minorEastAsia"/>
                <w:u w:val="none"/>
                <w:vertAlign w:val="baseline"/>
                <w:lang w:val="en-US" w:eastAsia="zh-CN"/>
              </w:rPr>
              <w:t>配位能力强的配合剂，将会改变C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superscript"/>
                <w:lang w:val="en-US" w:eastAsia="zh-CN"/>
              </w:rPr>
              <w:t>2-</w:t>
            </w:r>
            <w:r>
              <w:rPr>
                <w:rFonts w:hint="default" w:ascii="Times New Roman" w:hAnsi="Times New Roman" w:cs="Times New Roman" w:eastAsiaTheme="minorEastAsia"/>
                <w:u w:val="none"/>
                <w:vertAlign w:val="baseline"/>
                <w:lang w:val="en-US" w:eastAsia="zh-CN"/>
              </w:rPr>
              <w:t>或 Fe</w:t>
            </w:r>
            <w:r>
              <w:rPr>
                <w:rFonts w:hint="default" w:ascii="Times New Roman" w:hAnsi="Times New Roman" w:cs="Times New Roman" w:eastAsiaTheme="minorEastAsia"/>
                <w:u w:val="none"/>
                <w:vertAlign w:val="superscript"/>
                <w:lang w:val="en-US" w:eastAsia="zh-CN"/>
              </w:rPr>
              <w:t>3+</w:t>
            </w:r>
            <w:r>
              <w:rPr>
                <w:rFonts w:hint="default" w:ascii="Times New Roman" w:hAnsi="Times New Roman" w:cs="Times New Roman" w:eastAsiaTheme="minorEastAsia"/>
                <w:u w:val="none"/>
                <w:vertAlign w:val="baseline"/>
                <w:lang w:val="en-US" w:eastAsia="zh-CN"/>
              </w:rPr>
              <w:t>离子的浓度，使配位平衡移动，甚至平衡遭到破坏或转化成另一种配合物。</w:t>
            </w:r>
          </w:p>
          <w:p w14:paraId="16211ED8">
            <w:pPr>
              <w:numPr>
                <w:ilvl w:val="0"/>
                <w:numId w:val="2"/>
              </w:numPr>
              <w:ind w:left="0" w:leftChars="0" w:firstLine="0" w:firstLineChars="0"/>
              <w:rPr>
                <w:rFonts w:hint="default" w:ascii="Times New Roman" w:hAnsi="Times New Roman" w:cs="Times New Roman" w:eastAsiaTheme="minorEastAsia"/>
                <w:b/>
                <w:bCs/>
                <w:sz w:val="21"/>
                <w:szCs w:val="21"/>
                <w:u w:val="none"/>
                <w:vertAlign w:val="baseline"/>
                <w:lang w:val="en-US" w:eastAsia="zh-CN"/>
              </w:rPr>
            </w:pPr>
            <w:r>
              <w:rPr>
                <w:rFonts w:hint="default" w:ascii="Times New Roman" w:hAnsi="Times New Roman" w:cs="Times New Roman" w:eastAsiaTheme="minorEastAsia"/>
                <w:b/>
                <w:bCs/>
                <w:sz w:val="21"/>
                <w:szCs w:val="21"/>
                <w:u w:val="none"/>
                <w:vertAlign w:val="baseline"/>
                <w:lang w:val="en-US" w:eastAsia="zh-CN"/>
              </w:rPr>
              <w:t>实验试剂及仪器（试剂物理常数、装置图等）</w:t>
            </w:r>
          </w:p>
          <w:p w14:paraId="789AEBF0">
            <w:pPr>
              <w:numPr>
                <w:ilvl w:val="0"/>
                <w:numId w:val="0"/>
              </w:numPr>
              <w:ind w:leftChars="0"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b w:val="0"/>
                <w:bCs w:val="0"/>
                <w:sz w:val="21"/>
                <w:szCs w:val="21"/>
                <w:u w:val="none"/>
                <w:vertAlign w:val="baseline"/>
                <w:lang w:val="en-US" w:eastAsia="zh-CN"/>
              </w:rPr>
              <w:t>试剂：0.5mol/LH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，3mol/LH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，(NH</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·FeSO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 · 6H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O，6%H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，无水乙醇。</w:t>
            </w:r>
          </w:p>
          <w:p w14:paraId="78C46916">
            <w:pPr>
              <w:numPr>
                <w:ilvl w:val="0"/>
                <w:numId w:val="0"/>
              </w:numPr>
              <w:ind w:leftChars="0" w:firstLine="420" w:firstLineChars="200"/>
              <w:rPr>
                <w:rFonts w:hint="default" w:ascii="Times New Roman" w:hAnsi="Times New Roman" w:cs="Times New Roman" w:eastAsiaTheme="minorEastAsia"/>
                <w:u w:val="none"/>
                <w:vertAlign w:val="baseline"/>
                <w:lang w:val="en-US" w:eastAsia="zh-CN"/>
              </w:rPr>
            </w:pPr>
            <w:r>
              <w:rPr>
                <w:rFonts w:hint="default" w:ascii="Times New Roman" w:hAnsi="Times New Roman" w:cs="Times New Roman" w:eastAsiaTheme="minorEastAsia"/>
                <w:u w:val="none"/>
                <w:vertAlign w:val="baseline"/>
                <w:lang w:val="en-US" w:eastAsia="zh-CN"/>
              </w:rPr>
              <w:t>仪器：试管，胶头滴管，量筒，烧杯，水浴架，温度计，平板电炉，竹签，棉线等。</w:t>
            </w:r>
          </w:p>
          <w:p w14:paraId="4741914D">
            <w:pPr>
              <w:numPr>
                <w:ilvl w:val="0"/>
                <w:numId w:val="2"/>
              </w:numPr>
              <w:ind w:left="0" w:leftChars="0" w:firstLine="0" w:firstLineChars="0"/>
              <w:rPr>
                <w:rFonts w:hint="default" w:ascii="Times New Roman" w:hAnsi="Times New Roman" w:cs="Times New Roman" w:eastAsiaTheme="minorEastAsia"/>
                <w:b/>
                <w:position w:val="2"/>
                <w:sz w:val="21"/>
                <w:szCs w:val="21"/>
              </w:rPr>
            </w:pPr>
            <w:r>
              <w:rPr>
                <w:rFonts w:hint="default" w:ascii="Times New Roman" w:hAnsi="Times New Roman" w:cs="Times New Roman" w:eastAsiaTheme="minorEastAsia"/>
                <w:b/>
                <w:bCs/>
                <w:sz w:val="21"/>
                <w:szCs w:val="21"/>
                <w:u w:val="none"/>
                <w:vertAlign w:val="baseline"/>
                <w:lang w:val="en-US" w:eastAsia="zh-CN"/>
              </w:rPr>
              <w:t>实验内容（步骤及现象）</w:t>
            </w:r>
          </w:p>
          <w:p w14:paraId="20C81BA7">
            <w:pPr>
              <w:numPr>
                <w:ilvl w:val="0"/>
                <w:numId w:val="4"/>
              </w:numPr>
              <w:ind w:leftChars="0"/>
              <w:rPr>
                <w:rFonts w:hint="default" w:ascii="Times New Roman" w:hAnsi="Times New Roman" w:cs="Times New Roman" w:eastAsiaTheme="minorEastAsia"/>
                <w:spacing w:val="-2"/>
                <w:position w:val="2"/>
                <w:sz w:val="21"/>
                <w:szCs w:val="21"/>
              </w:rPr>
            </w:pPr>
            <w:r>
              <w:rPr>
                <w:rFonts w:hint="default" w:ascii="Times New Roman" w:hAnsi="Times New Roman" w:cs="Times New Roman" w:eastAsiaTheme="minorEastAsia"/>
                <w:spacing w:val="-2"/>
                <w:position w:val="2"/>
                <w:sz w:val="21"/>
                <w:szCs w:val="21"/>
              </w:rPr>
              <w:t>制备三草酸合铁（</w:t>
            </w:r>
            <w:r>
              <w:rPr>
                <w:rFonts w:hint="default" w:ascii="Times New Roman" w:hAnsi="Times New Roman" w:cs="Times New Roman" w:eastAsiaTheme="minorEastAsia"/>
                <w:b/>
                <w:spacing w:val="-2"/>
                <w:position w:val="2"/>
                <w:sz w:val="21"/>
                <w:szCs w:val="21"/>
              </w:rPr>
              <w:t>Ⅲ</w:t>
            </w:r>
            <w:r>
              <w:rPr>
                <w:rFonts w:hint="default" w:ascii="Times New Roman" w:hAnsi="Times New Roman" w:cs="Times New Roman" w:eastAsiaTheme="minorEastAsia"/>
                <w:spacing w:val="-2"/>
                <w:position w:val="2"/>
                <w:sz w:val="21"/>
                <w:szCs w:val="21"/>
              </w:rPr>
              <w:t xml:space="preserve">）酸钾 </w:t>
            </w:r>
          </w:p>
          <w:p w14:paraId="51FF296B">
            <w:pPr>
              <w:numPr>
                <w:ilvl w:val="0"/>
                <w:numId w:val="0"/>
              </w:numPr>
              <w:rPr>
                <w:rFonts w:hint="default" w:ascii="Times New Roman" w:hAnsi="Times New Roman" w:cs="Times New Roman" w:eastAsiaTheme="minorEastAsia"/>
                <w:b/>
                <w:position w:val="2"/>
                <w:sz w:val="21"/>
                <w:szCs w:val="21"/>
              </w:rPr>
            </w:pPr>
            <w:r>
              <w:rPr>
                <w:rFonts w:hint="default" w:ascii="Times New Roman" w:hAnsi="Times New Roman" w:cs="Times New Roman" w:eastAsiaTheme="minorEastAsia"/>
                <w:b/>
                <w:position w:val="2"/>
                <w:sz w:val="21"/>
                <w:szCs w:val="21"/>
              </w:rPr>
              <w:t>a</w:t>
            </w:r>
            <w:r>
              <w:rPr>
                <w:rFonts w:hint="default" w:ascii="Times New Roman" w:hAnsi="Times New Roman" w:cs="Times New Roman" w:eastAsiaTheme="minorEastAsia"/>
                <w:b/>
                <w:sz w:val="21"/>
                <w:szCs w:val="21"/>
              </w:rPr>
              <w:t>.</w:t>
            </w:r>
            <w:r>
              <w:rPr>
                <w:rFonts w:hint="default" w:ascii="Times New Roman" w:hAnsi="Times New Roman" w:cs="Times New Roman" w:eastAsiaTheme="minorEastAsia"/>
                <w:spacing w:val="-11"/>
                <w:position w:val="2"/>
                <w:sz w:val="21"/>
                <w:szCs w:val="21"/>
              </w:rPr>
              <w:t xml:space="preserve">制 </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·2H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p>
          <w:p w14:paraId="5D2A7191">
            <w:pPr>
              <w:pStyle w:val="3"/>
              <w:spacing w:before="51" w:line="240" w:lineRule="auto"/>
              <w:ind w:left="508"/>
              <w:jc w:val="both"/>
              <w:rPr>
                <w:rFonts w:hint="default" w:ascii="Times New Roman" w:hAnsi="Times New Roman" w:cs="Times New Roman" w:eastAsiaTheme="minorEastAsia"/>
                <w:position w:val="2"/>
                <w:sz w:val="21"/>
                <w:szCs w:val="21"/>
              </w:rPr>
            </w:pPr>
            <w:r>
              <w:rPr>
                <w:rFonts w:hint="default" w:ascii="Times New Roman" w:hAnsi="Times New Roman" w:cs="Times New Roman"/>
                <w:spacing w:val="-17"/>
                <w:position w:val="2"/>
                <w:sz w:val="21"/>
                <w:szCs w:val="21"/>
                <w:lang w:val="en-US" w:eastAsia="zh-CN"/>
              </w:rPr>
              <w:t>步骤：</w:t>
            </w:r>
            <w:r>
              <w:rPr>
                <w:rFonts w:hint="default" w:ascii="Times New Roman" w:hAnsi="Times New Roman" w:cs="Times New Roman" w:eastAsiaTheme="minorEastAsia"/>
                <w:spacing w:val="-17"/>
                <w:position w:val="2"/>
                <w:sz w:val="21"/>
                <w:szCs w:val="21"/>
              </w:rPr>
              <w:t xml:space="preserve">称取 </w:t>
            </w:r>
            <w:r>
              <w:rPr>
                <w:rFonts w:hint="eastAsia" w:ascii="Times New Roman" w:hAnsi="Times New Roman" w:cs="Times New Roman"/>
                <w:position w:val="2"/>
                <w:sz w:val="21"/>
                <w:szCs w:val="21"/>
                <w:lang w:val="en-US" w:eastAsia="zh-CN"/>
              </w:rPr>
              <w:t>7.52</w:t>
            </w:r>
            <w:r>
              <w:rPr>
                <w:rFonts w:hint="default" w:ascii="Times New Roman" w:hAnsi="Times New Roman" w:cs="Times New Roman" w:eastAsiaTheme="minorEastAsia"/>
                <w:spacing w:val="-12"/>
                <w:position w:val="2"/>
                <w:sz w:val="21"/>
                <w:szCs w:val="21"/>
              </w:rPr>
              <w:t xml:space="preserve"> </w:t>
            </w:r>
            <w:r>
              <w:rPr>
                <w:rFonts w:hint="default" w:ascii="Times New Roman" w:hAnsi="Times New Roman" w:cs="Times New Roman" w:eastAsiaTheme="minorEastAsia"/>
                <w:position w:val="2"/>
                <w:sz w:val="21"/>
                <w:szCs w:val="21"/>
              </w:rPr>
              <w:t>g</w:t>
            </w:r>
            <w:r>
              <w:rPr>
                <w:rFonts w:hint="default" w:ascii="Times New Roman" w:hAnsi="Times New Roman" w:cs="Times New Roman" w:eastAsiaTheme="minorEastAsia"/>
                <w:spacing w:val="-2"/>
                <w:position w:val="2"/>
                <w:sz w:val="21"/>
                <w:szCs w:val="21"/>
              </w:rPr>
              <w:t xml:space="preserve"> </w:t>
            </w:r>
            <w:r>
              <w:rPr>
                <w:rFonts w:hint="default" w:ascii="Times New Roman" w:hAnsi="Times New Roman" w:cs="Times New Roman" w:eastAsiaTheme="minorEastAsia"/>
                <w:u w:val="none"/>
                <w:vertAlign w:val="baseline"/>
                <w:lang w:val="en-US" w:eastAsia="zh-CN"/>
              </w:rPr>
              <w:t>(NH</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·FeSO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 · 6H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spacing w:val="-10"/>
                <w:position w:val="2"/>
                <w:sz w:val="21"/>
                <w:szCs w:val="21"/>
              </w:rPr>
              <w:t>，加数滴</w:t>
            </w:r>
            <w:r>
              <w:rPr>
                <w:rFonts w:hint="default" w:ascii="Times New Roman" w:hAnsi="Times New Roman" w:cs="Times New Roman" w:eastAsiaTheme="minorEastAsia"/>
                <w:u w:val="none"/>
                <w:vertAlign w:val="baseline"/>
                <w:lang w:val="en-US" w:eastAsia="zh-CN"/>
              </w:rPr>
              <w:t>3mol/LH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spacing w:val="-3"/>
                <w:position w:val="2"/>
                <w:sz w:val="21"/>
                <w:szCs w:val="21"/>
              </w:rPr>
              <w:t>，另称取</w:t>
            </w:r>
          </w:p>
          <w:p w14:paraId="592B26AC">
            <w:pPr>
              <w:pStyle w:val="3"/>
              <w:tabs>
                <w:tab w:val="left" w:pos="3554"/>
              </w:tabs>
              <w:spacing w:before="193" w:line="240" w:lineRule="auto"/>
              <w:ind w:left="88" w:right="38"/>
              <w:jc w:val="both"/>
              <w:rPr>
                <w:rFonts w:hint="default" w:ascii="Times New Roman" w:hAnsi="Times New Roman" w:cs="Times New Roman" w:eastAsiaTheme="minorEastAsia"/>
                <w:position w:val="2"/>
                <w:sz w:val="21"/>
                <w:szCs w:val="21"/>
              </w:rPr>
            </w:pPr>
            <w:r>
              <w:rPr>
                <w:rFonts w:hint="eastAsia" w:ascii="Times New Roman" w:hAnsi="Times New Roman" w:cs="Times New Roman"/>
                <w:spacing w:val="-14"/>
                <w:position w:val="2"/>
                <w:sz w:val="21"/>
                <w:szCs w:val="21"/>
                <w:highlight w:val="yellow"/>
                <w:lang w:val="en-US" w:eastAsia="zh-CN"/>
              </w:rPr>
              <w:t>2.52</w:t>
            </w:r>
            <w:r>
              <w:rPr>
                <w:rFonts w:hint="default" w:ascii="Times New Roman" w:hAnsi="Times New Roman" w:cs="Times New Roman" w:eastAsiaTheme="minorEastAsia"/>
                <w:spacing w:val="-14"/>
                <w:position w:val="2"/>
                <w:sz w:val="21"/>
                <w:szCs w:val="21"/>
                <w:highlight w:val="yellow"/>
              </w:rPr>
              <w:t xml:space="preserve"> </w:t>
            </w:r>
            <w:r>
              <w:rPr>
                <w:rFonts w:hint="default" w:ascii="Times New Roman" w:hAnsi="Times New Roman" w:cs="Times New Roman" w:eastAsiaTheme="minorEastAsia"/>
                <w:position w:val="2"/>
                <w:sz w:val="21"/>
                <w:szCs w:val="21"/>
                <w:highlight w:val="yellow"/>
              </w:rPr>
              <w:t>g</w:t>
            </w:r>
            <w:r>
              <w:rPr>
                <w:rFonts w:hint="default" w:ascii="Times New Roman" w:hAnsi="Times New Roman" w:cs="Times New Roman" w:eastAsiaTheme="minorEastAsia"/>
                <w:spacing w:val="-13"/>
                <w:position w:val="2"/>
                <w:sz w:val="21"/>
                <w:szCs w:val="21"/>
                <w:highlight w:val="yellow"/>
              </w:rPr>
              <w:t xml:space="preserve"> </w:t>
            </w:r>
            <w:r>
              <w:rPr>
                <w:rFonts w:hint="default" w:ascii="Times New Roman" w:hAnsi="Times New Roman" w:cs="Times New Roman" w:eastAsiaTheme="minorEastAsia"/>
                <w:highlight w:val="yellow"/>
                <w:u w:val="none"/>
                <w:vertAlign w:val="baseline"/>
                <w:lang w:val="en-US" w:eastAsia="zh-CN"/>
              </w:rPr>
              <w:t xml:space="preserve"> FeC</w:t>
            </w:r>
            <w:r>
              <w:rPr>
                <w:rFonts w:hint="default" w:ascii="Times New Roman" w:hAnsi="Times New Roman" w:cs="Times New Roman" w:eastAsiaTheme="minorEastAsia"/>
                <w:highlight w:val="yellow"/>
                <w:u w:val="none"/>
                <w:vertAlign w:val="subscript"/>
                <w:lang w:val="en-US" w:eastAsia="zh-CN"/>
              </w:rPr>
              <w:t>2</w:t>
            </w:r>
            <w:r>
              <w:rPr>
                <w:rFonts w:hint="default" w:ascii="Times New Roman" w:hAnsi="Times New Roman" w:cs="Times New Roman" w:eastAsiaTheme="minorEastAsia"/>
                <w:highlight w:val="yellow"/>
                <w:u w:val="none"/>
                <w:vertAlign w:val="baseline"/>
                <w:lang w:val="en-US" w:eastAsia="zh-CN"/>
              </w:rPr>
              <w:t>O</w:t>
            </w:r>
            <w:r>
              <w:rPr>
                <w:rFonts w:hint="default" w:ascii="Times New Roman" w:hAnsi="Times New Roman" w:cs="Times New Roman" w:eastAsiaTheme="minorEastAsia"/>
                <w:highlight w:val="yellow"/>
                <w:u w:val="none"/>
                <w:vertAlign w:val="subscript"/>
                <w:lang w:val="en-US" w:eastAsia="zh-CN"/>
              </w:rPr>
              <w:t>4</w:t>
            </w:r>
            <w:r>
              <w:rPr>
                <w:rFonts w:hint="default" w:ascii="Times New Roman" w:hAnsi="Times New Roman" w:cs="Times New Roman" w:eastAsiaTheme="minorEastAsia"/>
                <w:highlight w:val="yellow"/>
                <w:u w:val="none"/>
                <w:vertAlign w:val="baseline"/>
                <w:lang w:val="en-US" w:eastAsia="zh-CN"/>
              </w:rPr>
              <w:t>·2H</w:t>
            </w:r>
            <w:r>
              <w:rPr>
                <w:rFonts w:hint="default" w:ascii="Times New Roman" w:hAnsi="Times New Roman" w:cs="Times New Roman" w:eastAsiaTheme="minorEastAsia"/>
                <w:highlight w:val="yellow"/>
                <w:u w:val="none"/>
                <w:vertAlign w:val="subscript"/>
                <w:lang w:val="en-US" w:eastAsia="zh-CN"/>
              </w:rPr>
              <w:t>2</w:t>
            </w:r>
            <w:r>
              <w:rPr>
                <w:rFonts w:hint="default" w:ascii="Times New Roman" w:hAnsi="Times New Roman" w:cs="Times New Roman" w:eastAsiaTheme="minorEastAsia"/>
                <w:highlight w:val="yellow"/>
                <w:u w:val="none"/>
                <w:vertAlign w:val="baseline"/>
                <w:lang w:val="en-US" w:eastAsia="zh-CN"/>
              </w:rPr>
              <w:t>O</w:t>
            </w:r>
            <w:r>
              <w:rPr>
                <w:rFonts w:hint="default" w:ascii="Times New Roman" w:hAnsi="Times New Roman" w:cs="Times New Roman" w:eastAsiaTheme="minorEastAsia"/>
                <w:position w:val="2"/>
                <w:sz w:val="21"/>
                <w:szCs w:val="21"/>
                <w:highlight w:val="yellow"/>
              </w:rPr>
              <w:t>，</w:t>
            </w:r>
            <w:ins w:id="1" w:author="WPS_1559650426" w:date="2026-04-27T17:14:42Z">
              <w:r>
                <w:rPr>
                  <w:rFonts w:hint="eastAsia" w:ascii="Times New Roman" w:hAnsi="Times New Roman" w:cs="Times New Roman"/>
                  <w:position w:val="2"/>
                  <w:sz w:val="21"/>
                  <w:szCs w:val="21"/>
                  <w:highlight w:val="yellow"/>
                  <w:lang w:eastAsia="zh-CN"/>
                </w:rPr>
                <w:t>（</w:t>
              </w:r>
            </w:ins>
            <w:ins w:id="2" w:author="WPS_1559650426" w:date="2026-04-27T17:14:44Z">
              <w:r>
                <w:rPr>
                  <w:rFonts w:hint="eastAsia" w:ascii="Times New Roman" w:hAnsi="Times New Roman" w:cs="Times New Roman"/>
                  <w:position w:val="2"/>
                  <w:sz w:val="21"/>
                  <w:szCs w:val="21"/>
                  <w:highlight w:val="yellow"/>
                  <w:lang w:val="en-US" w:eastAsia="zh-CN"/>
                </w:rPr>
                <w:t>是</w:t>
              </w:r>
            </w:ins>
            <w:ins w:id="3" w:author="WPS_1559650426" w:date="2026-04-27T17:14:46Z">
              <w:r>
                <w:rPr>
                  <w:rFonts w:hint="eastAsia" w:ascii="Times New Roman" w:hAnsi="Times New Roman" w:cs="Times New Roman"/>
                  <w:position w:val="2"/>
                  <w:sz w:val="21"/>
                  <w:szCs w:val="21"/>
                  <w:highlight w:val="yellow"/>
                  <w:lang w:val="en-US" w:eastAsia="zh-CN"/>
                </w:rPr>
                <w:t>草酸</w:t>
              </w:r>
            </w:ins>
            <w:ins w:id="4" w:author="WPS_1559650426" w:date="2026-04-27T17:14:42Z">
              <w:r>
                <w:rPr>
                  <w:rFonts w:hint="eastAsia" w:ascii="Times New Roman" w:hAnsi="Times New Roman" w:cs="Times New Roman"/>
                  <w:position w:val="2"/>
                  <w:sz w:val="21"/>
                  <w:szCs w:val="21"/>
                  <w:highlight w:val="yellow"/>
                  <w:lang w:eastAsia="zh-CN"/>
                </w:rPr>
                <w:t>）</w:t>
              </w:r>
            </w:ins>
            <w:r>
              <w:rPr>
                <w:rFonts w:hint="default" w:ascii="Times New Roman" w:hAnsi="Times New Roman" w:cs="Times New Roman" w:eastAsiaTheme="minorEastAsia"/>
                <w:position w:val="2"/>
                <w:sz w:val="21"/>
                <w:szCs w:val="21"/>
              </w:rPr>
              <w:t>将它们分别用蒸馏水溶解，如有不溶物，应过滤。将</w:t>
            </w:r>
            <w:r>
              <w:rPr>
                <w:rFonts w:hint="default" w:ascii="Times New Roman" w:hAnsi="Times New Roman" w:cs="Times New Roman" w:eastAsiaTheme="minorEastAsia"/>
                <w:sz w:val="21"/>
                <w:szCs w:val="21"/>
              </w:rPr>
              <w:t>两溶液徐徐混合，加热至沸，同时不断搅拌以免暴沸，维持微沸约 4min</w:t>
            </w:r>
            <w:r>
              <w:rPr>
                <w:rFonts w:hint="default" w:ascii="Times New Roman" w:hAnsi="Times New Roman" w:cs="Times New Roman" w:eastAsiaTheme="minorEastAsia"/>
                <w:spacing w:val="-2"/>
                <w:sz w:val="21"/>
                <w:szCs w:val="21"/>
              </w:rPr>
              <w:t>后停止加热。设计实验证实反应基本完全后。待反应基本完全后，根据草酸亚铁的特点选择</w:t>
            </w:r>
            <w:r>
              <w:rPr>
                <w:rFonts w:hint="default" w:ascii="Times New Roman" w:hAnsi="Times New Roman" w:cs="Times New Roman" w:eastAsiaTheme="minorEastAsia"/>
                <w:sz w:val="21"/>
                <w:szCs w:val="21"/>
                <w:u w:val="single"/>
                <w:lang w:val="en-US" w:eastAsia="zh-CN"/>
              </w:rPr>
              <w:t>倾滗法</w:t>
            </w:r>
            <w:r>
              <w:rPr>
                <w:rFonts w:hint="default" w:ascii="Times New Roman" w:hAnsi="Times New Roman" w:cs="Times New Roman" w:eastAsiaTheme="minorEastAsia"/>
                <w:spacing w:val="-2"/>
                <w:sz w:val="21"/>
                <w:szCs w:val="21"/>
              </w:rPr>
              <w:t>进行分离</w:t>
            </w:r>
            <w:r>
              <w:rPr>
                <w:rFonts w:hint="default" w:ascii="Times New Roman" w:hAnsi="Times New Roman" w:cs="Times New Roman" w:eastAsiaTheme="minorEastAsia"/>
                <w:spacing w:val="-104"/>
                <w:sz w:val="21"/>
                <w:szCs w:val="21"/>
              </w:rPr>
              <w:t>，</w:t>
            </w:r>
            <w:r>
              <w:rPr>
                <w:rFonts w:hint="default" w:ascii="Times New Roman" w:hAnsi="Times New Roman" w:cs="Times New Roman" w:eastAsiaTheme="minorEastAsia"/>
                <w:spacing w:val="-2"/>
                <w:sz w:val="21"/>
                <w:szCs w:val="21"/>
              </w:rPr>
              <w:t>得到的固体进一步用热蒸馏水少量多次洗涤，直至洗净。洗净的标准是洗涤液中检验</w:t>
            </w:r>
            <w:r>
              <w:rPr>
                <w:rFonts w:hint="default" w:ascii="Times New Roman" w:hAnsi="Times New Roman" w:cs="Times New Roman" w:eastAsiaTheme="minorEastAsia"/>
                <w:position w:val="2"/>
                <w:sz w:val="21"/>
                <w:szCs w:val="21"/>
              </w:rPr>
              <w:t>不到</w:t>
            </w:r>
            <w:r>
              <w:rPr>
                <w:rFonts w:hint="default" w:ascii="Times New Roman" w:hAnsi="Times New Roman" w:cs="Times New Roman" w:eastAsiaTheme="minorEastAsia"/>
                <w:spacing w:val="-36"/>
                <w:position w:val="2"/>
                <w:sz w:val="21"/>
                <w:szCs w:val="21"/>
              </w:rPr>
              <w:t xml:space="preserve"> </w:t>
            </w:r>
            <w:r>
              <w:rPr>
                <w:rFonts w:hint="default" w:ascii="Times New Roman" w:hAnsi="Times New Roman" w:cs="Times New Roman" w:eastAsiaTheme="minorEastAsia"/>
                <w:position w:val="2"/>
                <w:sz w:val="21"/>
                <w:szCs w:val="21"/>
              </w:rPr>
              <w:t>SO</w:t>
            </w:r>
            <w:r>
              <w:rPr>
                <w:rFonts w:hint="default" w:ascii="Times New Roman" w:hAnsi="Times New Roman" w:cs="Times New Roman" w:eastAsiaTheme="minorEastAsia"/>
                <w:position w:val="2"/>
                <w:sz w:val="21"/>
                <w:szCs w:val="21"/>
                <w:vertAlign w:val="subscript"/>
                <w:lang w:val="en-US" w:eastAsia="zh-CN"/>
              </w:rPr>
              <w:t>4</w:t>
            </w:r>
            <w:r>
              <w:rPr>
                <w:rFonts w:hint="default" w:ascii="Times New Roman" w:hAnsi="Times New Roman" w:cs="Times New Roman" w:eastAsiaTheme="minorEastAsia"/>
                <w:position w:val="2"/>
                <w:sz w:val="21"/>
                <w:szCs w:val="21"/>
                <w:vertAlign w:val="superscript"/>
                <w:lang w:val="en-US" w:eastAsia="zh-CN"/>
              </w:rPr>
              <w:t>2-</w:t>
            </w:r>
            <w:r>
              <w:rPr>
                <w:rFonts w:hint="default" w:ascii="Times New Roman" w:hAnsi="Times New Roman" w:cs="Times New Roman" w:eastAsiaTheme="minorEastAsia"/>
                <w:position w:val="2"/>
                <w:sz w:val="21"/>
                <w:szCs w:val="21"/>
              </w:rPr>
              <w:t>。</w:t>
            </w:r>
          </w:p>
          <w:p w14:paraId="70EE93C6">
            <w:pPr>
              <w:numPr>
                <w:ilvl w:val="0"/>
                <w:numId w:val="0"/>
              </w:numPr>
              <w:spacing w:line="240" w:lineRule="auto"/>
              <w:ind w:firstLine="420" w:firstLineChars="200"/>
              <w:jc w:val="both"/>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现象：混合搅拌均匀后产生黄色沉淀，煮沸静置后上清液呈淡黄色。取3次洗涤后的溶液于一小试管中向试管中滴加</w:t>
            </w:r>
            <w:ins w:id="5" w:author="WPS_1559650426" w:date="2026-04-27T17:15:11Z">
              <w:r>
                <w:rPr>
                  <w:rFonts w:hint="eastAsia"/>
                  <w:b w:val="0"/>
                  <w:bCs w:val="0"/>
                  <w:sz w:val="21"/>
                  <w:szCs w:val="21"/>
                  <w:highlight w:val="yellow"/>
                  <w:u w:val="none"/>
                  <w:vertAlign w:val="baseline"/>
                  <w:lang w:val="en-US" w:eastAsia="zh-CN"/>
                  <w:rPrChange w:id="6" w:author="WPS_1559650426" w:date="2026-04-27T17:15:17Z">
                    <w:rPr>
                      <w:rFonts w:hint="eastAsia"/>
                      <w:b w:val="0"/>
                      <w:bCs w:val="0"/>
                      <w:sz w:val="21"/>
                      <w:szCs w:val="21"/>
                      <w:u w:val="none"/>
                      <w:vertAlign w:val="baseline"/>
                      <w:lang w:val="en-US" w:eastAsia="zh-CN"/>
                    </w:rPr>
                  </w:rPrChange>
                </w:rPr>
                <w:t>HCl+</w:t>
              </w:r>
            </w:ins>
            <w:ins w:id="8" w:author="WPS_1559650426" w:date="2026-04-27T17:15:12Z">
              <w:r>
                <w:rPr>
                  <w:rFonts w:hint="eastAsia"/>
                  <w:b w:val="0"/>
                  <w:bCs w:val="0"/>
                  <w:sz w:val="21"/>
                  <w:szCs w:val="21"/>
                  <w:highlight w:val="yellow"/>
                  <w:u w:val="none"/>
                  <w:vertAlign w:val="baseline"/>
                  <w:lang w:val="en-US" w:eastAsia="zh-CN"/>
                  <w:rPrChange w:id="9" w:author="WPS_1559650426" w:date="2026-04-27T17:15:17Z">
                    <w:rPr>
                      <w:rFonts w:hint="eastAsia"/>
                      <w:b w:val="0"/>
                      <w:bCs w:val="0"/>
                      <w:sz w:val="21"/>
                      <w:szCs w:val="21"/>
                      <w:u w:val="none"/>
                      <w:vertAlign w:val="baseline"/>
                      <w:lang w:val="en-US" w:eastAsia="zh-CN"/>
                    </w:rPr>
                  </w:rPrChange>
                </w:rPr>
                <w:t xml:space="preserve"> </w:t>
              </w:r>
            </w:ins>
            <w:r>
              <w:rPr>
                <w:rFonts w:hint="eastAsia"/>
                <w:b w:val="0"/>
                <w:bCs w:val="0"/>
                <w:sz w:val="21"/>
                <w:szCs w:val="21"/>
                <w:u w:val="none"/>
                <w:vertAlign w:val="baseline"/>
                <w:lang w:val="en-US" w:eastAsia="zh-CN"/>
              </w:rPr>
              <w:t>氯化钡溶液，产生白色沉淀。再次洗涤后重复检验操作，</w:t>
            </w:r>
            <w:ins w:id="11" w:author="WPS_1559650426" w:date="2026-04-27T17:16:06Z">
              <w:r>
                <w:rPr>
                  <w:rFonts w:hint="eastAsia"/>
                  <w:b w:val="0"/>
                  <w:bCs w:val="0"/>
                  <w:sz w:val="21"/>
                  <w:szCs w:val="21"/>
                  <w:u w:val="none"/>
                  <w:vertAlign w:val="baseline"/>
                  <w:lang w:val="en-US" w:eastAsia="zh-CN"/>
                </w:rPr>
                <w:t>直至</w:t>
              </w:r>
            </w:ins>
            <w:r>
              <w:rPr>
                <w:rFonts w:hint="eastAsia"/>
                <w:b w:val="0"/>
                <w:bCs w:val="0"/>
                <w:sz w:val="21"/>
                <w:szCs w:val="21"/>
                <w:u w:val="none"/>
                <w:vertAlign w:val="baseline"/>
                <w:lang w:val="en-US" w:eastAsia="zh-CN"/>
              </w:rPr>
              <w:t>没有白色沉淀生成。</w:t>
            </w:r>
          </w:p>
          <w:p w14:paraId="581709E9">
            <w:pPr>
              <w:spacing w:line="240" w:lineRule="auto"/>
              <w:ind w:left="88"/>
              <w:jc w:val="both"/>
              <w:rPr>
                <w:rFonts w:ascii="Calibri" w:eastAsia="Calibri"/>
                <w:b/>
                <w:spacing w:val="-2"/>
                <w:position w:val="2"/>
              </w:rPr>
            </w:pPr>
            <w:r>
              <w:rPr>
                <w:rFonts w:ascii="Calibri" w:eastAsia="Calibri"/>
                <w:b/>
                <w:position w:val="2"/>
                <w:sz w:val="21"/>
              </w:rPr>
              <w:t>b</w:t>
            </w:r>
            <w:r>
              <w:rPr>
                <w:rFonts w:ascii="Calibri" w:eastAsia="Calibri"/>
                <w:b/>
                <w:spacing w:val="13"/>
                <w:sz w:val="13"/>
              </w:rPr>
              <w:t xml:space="preserve">. </w:t>
            </w:r>
            <w:r>
              <w:rPr>
                <w:spacing w:val="-5"/>
                <w:position w:val="2"/>
                <w:sz w:val="21"/>
              </w:rPr>
              <w:t xml:space="preserve">进行氧化与配位反应制备 </w:t>
            </w:r>
            <w:r>
              <w:rPr>
                <w:rFonts w:hint="default" w:ascii="Times New Roman" w:hAnsi="Times New Roman" w:eastAsia="Calibri" w:cs="Times New Roman"/>
                <w:b/>
                <w:spacing w:val="-2"/>
                <w:position w:val="2"/>
                <w:sz w:val="21"/>
              </w:rPr>
              <w:t>K[Fe(C</w:t>
            </w:r>
            <w:r>
              <w:rPr>
                <w:rFonts w:hint="default" w:ascii="Times New Roman" w:hAnsi="Times New Roman" w:eastAsia="Calibri" w:cs="Times New Roman"/>
                <w:b/>
                <w:spacing w:val="-2"/>
                <w:sz w:val="13"/>
              </w:rPr>
              <w:t>2</w:t>
            </w:r>
            <w:r>
              <w:rPr>
                <w:rFonts w:hint="default" w:ascii="Times New Roman" w:hAnsi="Times New Roman" w:eastAsia="Calibri" w:cs="Times New Roman"/>
                <w:b/>
                <w:spacing w:val="-2"/>
                <w:position w:val="2"/>
                <w:sz w:val="21"/>
              </w:rPr>
              <w:t>O</w:t>
            </w:r>
            <w:r>
              <w:rPr>
                <w:rFonts w:hint="default" w:ascii="Times New Roman" w:hAnsi="Times New Roman" w:eastAsia="Calibri" w:cs="Times New Roman"/>
                <w:b/>
                <w:spacing w:val="-2"/>
                <w:sz w:val="13"/>
              </w:rPr>
              <w:t>4</w:t>
            </w:r>
            <w:r>
              <w:rPr>
                <w:rFonts w:hint="default" w:ascii="Times New Roman" w:hAnsi="Times New Roman" w:eastAsia="Calibri" w:cs="Times New Roman"/>
                <w:b/>
                <w:spacing w:val="-2"/>
                <w:position w:val="2"/>
                <w:sz w:val="21"/>
              </w:rPr>
              <w:t>)</w:t>
            </w:r>
            <w:r>
              <w:rPr>
                <w:rFonts w:hint="default" w:ascii="Times New Roman" w:hAnsi="Times New Roman" w:eastAsia="Calibri" w:cs="Times New Roman"/>
                <w:b/>
                <w:spacing w:val="-2"/>
                <w:sz w:val="13"/>
              </w:rPr>
              <w:t>3</w:t>
            </w:r>
            <w:r>
              <w:rPr>
                <w:rFonts w:hint="default" w:ascii="Times New Roman" w:hAnsi="Times New Roman" w:eastAsia="Calibri" w:cs="Times New Roman"/>
                <w:b/>
                <w:spacing w:val="-2"/>
                <w:position w:val="2"/>
              </w:rPr>
              <w:t>]</w:t>
            </w:r>
          </w:p>
          <w:p w14:paraId="6108C104">
            <w:pPr>
              <w:spacing w:line="240" w:lineRule="auto"/>
              <w:ind w:firstLine="312" w:firstLineChars="200"/>
              <w:jc w:val="both"/>
              <w:rPr>
                <w:rFonts w:hint="eastAsia"/>
                <w:position w:val="2"/>
              </w:rPr>
            </w:pPr>
            <w:del w:id="12" w:author="WPS_1559650426" w:date="2026-04-27T17:15:27Z">
              <w:r>
                <w:rPr>
                  <w:rFonts w:hint="eastAsia"/>
                  <w:spacing w:val="-27"/>
                  <w:position w:val="2"/>
                  <w:sz w:val="21"/>
                  <w:lang w:val="en-US" w:eastAsia="zh-CN"/>
                </w:rPr>
                <w:delText>步骤：</w:delText>
              </w:r>
            </w:del>
            <w:r>
              <w:rPr>
                <w:spacing w:val="-27"/>
                <w:position w:val="2"/>
                <w:sz w:val="21"/>
              </w:rPr>
              <w:t xml:space="preserve">称 </w:t>
            </w:r>
            <w:r>
              <w:rPr>
                <w:rFonts w:hint="eastAsia"/>
                <w:spacing w:val="-27"/>
                <w:position w:val="2"/>
                <w:sz w:val="21"/>
                <w:lang w:val="en-US" w:eastAsia="zh-CN"/>
              </w:rPr>
              <w:t>5.27</w:t>
            </w:r>
            <w:r>
              <w:rPr>
                <w:rFonts w:ascii="Times New Roman" w:hAnsi="Times New Roman" w:eastAsia="Times New Roman"/>
                <w:spacing w:val="-14"/>
                <w:position w:val="2"/>
                <w:sz w:val="21"/>
              </w:rPr>
              <w:t xml:space="preserve"> </w:t>
            </w:r>
            <w:r>
              <w:rPr>
                <w:rFonts w:ascii="Times New Roman" w:hAnsi="Times New Roman" w:eastAsia="Times New Roman"/>
                <w:position w:val="2"/>
                <w:sz w:val="21"/>
              </w:rPr>
              <w:t>g</w:t>
            </w:r>
            <w:r>
              <w:rPr>
                <w:rFonts w:ascii="Times New Roman" w:hAnsi="Times New Roman" w:eastAsia="Times New Roman"/>
                <w:spacing w:val="-13"/>
                <w:position w:val="2"/>
                <w:sz w:val="21"/>
              </w:rPr>
              <w:t xml:space="preserve"> </w:t>
            </w:r>
            <w:r>
              <w:rPr>
                <w:rFonts w:ascii="Times New Roman" w:hAnsi="Times New Roman" w:eastAsia="Times New Roman"/>
                <w:position w:val="2"/>
                <w:sz w:val="21"/>
              </w:rPr>
              <w:t>K</w:t>
            </w:r>
            <w:r>
              <w:rPr>
                <w:rFonts w:ascii="Times New Roman" w:hAnsi="Times New Roman" w:eastAsia="Times New Roman"/>
                <w:sz w:val="13"/>
              </w:rPr>
              <w:t>2</w:t>
            </w:r>
            <w:r>
              <w:rPr>
                <w:rFonts w:ascii="Times New Roman" w:hAnsi="Times New Roman" w:eastAsia="Times New Roman"/>
                <w:position w:val="2"/>
                <w:sz w:val="21"/>
              </w:rPr>
              <w:t>C</w:t>
            </w:r>
            <w:r>
              <w:rPr>
                <w:rFonts w:ascii="Times New Roman" w:hAnsi="Times New Roman" w:eastAsia="Times New Roman"/>
                <w:sz w:val="13"/>
              </w:rPr>
              <w:t>2</w:t>
            </w:r>
            <w:r>
              <w:rPr>
                <w:rFonts w:ascii="Times New Roman" w:hAnsi="Times New Roman" w:eastAsia="Times New Roman"/>
                <w:position w:val="2"/>
                <w:sz w:val="21"/>
              </w:rPr>
              <w:t>O</w:t>
            </w:r>
            <w:r>
              <w:rPr>
                <w:rFonts w:ascii="Times New Roman" w:hAnsi="Times New Roman" w:eastAsia="Times New Roman"/>
                <w:sz w:val="13"/>
              </w:rPr>
              <w:t>4</w:t>
            </w:r>
            <w:r>
              <w:rPr>
                <w:rFonts w:ascii="Times New Roman" w:hAnsi="Times New Roman" w:eastAsia="Times New Roman"/>
                <w:position w:val="2"/>
                <w:sz w:val="21"/>
              </w:rPr>
              <w:t>·H</w:t>
            </w:r>
            <w:r>
              <w:rPr>
                <w:rFonts w:ascii="Times New Roman" w:hAnsi="Times New Roman" w:eastAsia="Times New Roman"/>
                <w:sz w:val="13"/>
              </w:rPr>
              <w:t>2</w:t>
            </w:r>
            <w:r>
              <w:rPr>
                <w:rFonts w:ascii="Times New Roman" w:hAnsi="Times New Roman" w:eastAsia="Times New Roman"/>
                <w:spacing w:val="-8"/>
                <w:sz w:val="13"/>
              </w:rPr>
              <w:t xml:space="preserve"> </w:t>
            </w:r>
            <w:r>
              <w:rPr>
                <w:rFonts w:ascii="Times New Roman" w:hAnsi="Times New Roman" w:eastAsia="Times New Roman"/>
                <w:position w:val="2"/>
                <w:sz w:val="21"/>
              </w:rPr>
              <w:t>O</w:t>
            </w:r>
            <w:r>
              <w:rPr>
                <w:spacing w:val="-18"/>
                <w:position w:val="2"/>
                <w:sz w:val="21"/>
              </w:rPr>
              <w:t xml:space="preserve">，加 </w:t>
            </w:r>
            <w:r>
              <w:rPr>
                <w:rFonts w:ascii="Times New Roman" w:hAnsi="Times New Roman" w:eastAsia="Times New Roman"/>
                <w:position w:val="2"/>
                <w:sz w:val="21"/>
              </w:rPr>
              <w:t>10mL</w:t>
            </w:r>
            <w:r>
              <w:rPr>
                <w:rFonts w:ascii="Times New Roman" w:hAnsi="Times New Roman" w:eastAsia="Times New Roman"/>
                <w:spacing w:val="-13"/>
                <w:position w:val="2"/>
                <w:sz w:val="21"/>
              </w:rPr>
              <w:t xml:space="preserve"> </w:t>
            </w:r>
            <w:r>
              <w:rPr>
                <w:spacing w:val="-4"/>
                <w:position w:val="2"/>
                <w:sz w:val="21"/>
              </w:rPr>
              <w:t xml:space="preserve">蒸馏水，微热使之溶解，所得 </w:t>
            </w:r>
            <w:r>
              <w:rPr>
                <w:rFonts w:ascii="Times New Roman" w:hAnsi="Times New Roman" w:eastAsia="Times New Roman"/>
                <w:position w:val="2"/>
                <w:sz w:val="21"/>
              </w:rPr>
              <w:t>K</w:t>
            </w:r>
            <w:r>
              <w:rPr>
                <w:rFonts w:ascii="Times New Roman" w:hAnsi="Times New Roman" w:eastAsia="Times New Roman"/>
                <w:sz w:val="13"/>
              </w:rPr>
              <w:t>2</w:t>
            </w:r>
            <w:r>
              <w:rPr>
                <w:rFonts w:ascii="Times New Roman" w:hAnsi="Times New Roman" w:eastAsia="Times New Roman"/>
                <w:spacing w:val="-3"/>
                <w:sz w:val="13"/>
              </w:rPr>
              <w:t xml:space="preserve"> </w:t>
            </w:r>
            <w:r>
              <w:rPr>
                <w:rFonts w:ascii="Times New Roman" w:hAnsi="Times New Roman" w:eastAsia="Times New Roman"/>
                <w:spacing w:val="-4"/>
                <w:position w:val="2"/>
                <w:sz w:val="21"/>
              </w:rPr>
              <w:t>C</w:t>
            </w:r>
            <w:r>
              <w:rPr>
                <w:rFonts w:ascii="Times New Roman" w:hAnsi="Times New Roman" w:eastAsia="Times New Roman"/>
                <w:spacing w:val="-4"/>
                <w:sz w:val="13"/>
              </w:rPr>
              <w:t>2</w:t>
            </w:r>
            <w:r>
              <w:rPr>
                <w:rFonts w:ascii="Times New Roman" w:hAnsi="Times New Roman" w:eastAsia="Times New Roman"/>
                <w:spacing w:val="-4"/>
                <w:position w:val="2"/>
                <w:sz w:val="21"/>
              </w:rPr>
              <w:t>O</w:t>
            </w:r>
            <w:r>
              <w:rPr>
                <w:rFonts w:ascii="Times New Roman" w:hAnsi="Times New Roman" w:eastAsia="Times New Roman"/>
                <w:spacing w:val="-4"/>
                <w:sz w:val="13"/>
              </w:rPr>
              <w:t>4</w:t>
            </w:r>
            <w:r>
              <w:rPr>
                <w:spacing w:val="-6"/>
                <w:position w:val="2"/>
              </w:rPr>
              <w:t xml:space="preserve">溶液加到已洗净的 </w:t>
            </w:r>
            <w:r>
              <w:rPr>
                <w:rFonts w:ascii="Times New Roman" w:hAnsi="Times New Roman" w:eastAsia="Times New Roman"/>
                <w:position w:val="2"/>
              </w:rPr>
              <w:t>FeC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4</w:t>
            </w:r>
            <w:r>
              <w:rPr>
                <w:rFonts w:ascii="Times New Roman" w:hAnsi="Times New Roman" w:eastAsia="Times New Roman"/>
                <w:position w:val="2"/>
              </w:rPr>
              <w:t>·2H</w:t>
            </w:r>
            <w:r>
              <w:rPr>
                <w:rFonts w:ascii="Times New Roman" w:hAnsi="Times New Roman" w:eastAsia="Times New Roman"/>
                <w:sz w:val="13"/>
              </w:rPr>
              <w:t xml:space="preserve">2 </w:t>
            </w:r>
            <w:r>
              <w:rPr>
                <w:rFonts w:ascii="Times New Roman" w:hAnsi="Times New Roman" w:eastAsia="Times New Roman"/>
                <w:position w:val="2"/>
              </w:rPr>
              <w:t xml:space="preserve">O </w:t>
            </w:r>
            <w:r>
              <w:rPr>
                <w:position w:val="2"/>
              </w:rPr>
              <w:t>中，观察体系的变化。将盛混合物的容器</w:t>
            </w:r>
            <w:r>
              <w:rPr>
                <w:spacing w:val="-18"/>
                <w:position w:val="2"/>
              </w:rPr>
              <w:t xml:space="preserve">置于 </w:t>
            </w:r>
            <w:r>
              <w:rPr>
                <w:rFonts w:ascii="Times New Roman" w:hAnsi="Times New Roman" w:eastAsia="Times New Roman"/>
                <w:spacing w:val="-2"/>
                <w:position w:val="2"/>
              </w:rPr>
              <w:t>40℃</w:t>
            </w:r>
            <w:r>
              <w:rPr>
                <w:spacing w:val="-7"/>
                <w:position w:val="2"/>
              </w:rPr>
              <w:t xml:space="preserve">左右的热水中，慢慢滴加 </w:t>
            </w:r>
            <w:r>
              <w:rPr>
                <w:rFonts w:hint="eastAsia"/>
                <w:spacing w:val="-7"/>
                <w:position w:val="2"/>
                <w:lang w:val="en-US" w:eastAsia="zh-CN"/>
              </w:rPr>
              <w:t>10.2</w:t>
            </w:r>
            <w:r>
              <w:rPr>
                <w:rFonts w:ascii="Times New Roman" w:hAnsi="Times New Roman" w:eastAsia="Times New Roman"/>
                <w:spacing w:val="-2"/>
                <w:position w:val="2"/>
              </w:rPr>
              <w:t>mL</w:t>
            </w:r>
            <w:r>
              <w:rPr>
                <w:rFonts w:ascii="Times New Roman" w:hAnsi="Times New Roman" w:eastAsia="Times New Roman"/>
                <w:spacing w:val="-9"/>
                <w:position w:val="2"/>
              </w:rPr>
              <w:t xml:space="preserve"> </w:t>
            </w:r>
            <w:r>
              <w:rPr>
                <w:rFonts w:ascii="Times New Roman" w:hAnsi="Times New Roman" w:eastAsia="Times New Roman"/>
                <w:spacing w:val="-2"/>
                <w:position w:val="2"/>
              </w:rPr>
              <w:t>6</w:t>
            </w:r>
            <w:r>
              <w:rPr>
                <w:spacing w:val="-2"/>
                <w:position w:val="2"/>
              </w:rPr>
              <w:t>％</w:t>
            </w:r>
            <w:r>
              <w:rPr>
                <w:rFonts w:ascii="Times New Roman" w:hAnsi="Times New Roman" w:eastAsia="Times New Roman"/>
                <w:spacing w:val="-2"/>
                <w:position w:val="2"/>
              </w:rPr>
              <w:t>H</w:t>
            </w:r>
            <w:r>
              <w:rPr>
                <w:rFonts w:ascii="Times New Roman" w:hAnsi="Times New Roman" w:eastAsia="Times New Roman"/>
                <w:spacing w:val="-2"/>
                <w:sz w:val="13"/>
              </w:rPr>
              <w:t xml:space="preserve">2 </w:t>
            </w:r>
            <w:r>
              <w:rPr>
                <w:rFonts w:ascii="Times New Roman" w:hAnsi="Times New Roman" w:eastAsia="Times New Roman"/>
                <w:spacing w:val="-2"/>
                <w:position w:val="2"/>
              </w:rPr>
              <w:t>O</w:t>
            </w:r>
            <w:r>
              <w:rPr>
                <w:rFonts w:ascii="Times New Roman" w:hAnsi="Times New Roman" w:eastAsia="Times New Roman"/>
                <w:spacing w:val="-2"/>
                <w:sz w:val="13"/>
              </w:rPr>
              <w:t>2</w:t>
            </w:r>
            <w:r>
              <w:rPr>
                <w:rFonts w:ascii="Times New Roman" w:hAnsi="Times New Roman" w:eastAsia="Times New Roman"/>
                <w:spacing w:val="31"/>
                <w:sz w:val="13"/>
              </w:rPr>
              <w:t xml:space="preserve"> </w:t>
            </w:r>
            <w:r>
              <w:rPr>
                <w:spacing w:val="-2"/>
                <w:position w:val="2"/>
              </w:rPr>
              <w:t>溶液，边加边充分搅拌。</w:t>
            </w:r>
            <w:r>
              <w:rPr>
                <w:spacing w:val="-17"/>
                <w:position w:val="2"/>
              </w:rPr>
              <w:t xml:space="preserve">加完 </w:t>
            </w:r>
            <w:r>
              <w:rPr>
                <w:rFonts w:ascii="Times New Roman" w:hAnsi="Times New Roman" w:eastAsia="Times New Roman"/>
                <w:position w:val="2"/>
              </w:rPr>
              <w:t>H</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2</w:t>
            </w:r>
            <w:r>
              <w:rPr>
                <w:rFonts w:ascii="Times New Roman" w:hAnsi="Times New Roman" w:eastAsia="Times New Roman"/>
                <w:spacing w:val="13"/>
                <w:sz w:val="13"/>
              </w:rPr>
              <w:t xml:space="preserve"> </w:t>
            </w:r>
            <w:r>
              <w:rPr>
                <w:spacing w:val="-39"/>
                <w:position w:val="2"/>
              </w:rPr>
              <w:t xml:space="preserve">后，取 </w:t>
            </w:r>
            <w:r>
              <w:rPr>
                <w:rFonts w:ascii="Times New Roman" w:hAnsi="Times New Roman" w:eastAsia="Times New Roman"/>
                <w:position w:val="2"/>
              </w:rPr>
              <w:t>1</w:t>
            </w:r>
            <w:r>
              <w:rPr>
                <w:rFonts w:ascii="Times New Roman" w:hAnsi="Times New Roman" w:eastAsia="Times New Roman"/>
                <w:spacing w:val="-3"/>
                <w:position w:val="2"/>
              </w:rPr>
              <w:t xml:space="preserve"> </w:t>
            </w:r>
            <w:r>
              <w:rPr>
                <w:spacing w:val="-11"/>
                <w:position w:val="2"/>
              </w:rPr>
              <w:t xml:space="preserve">滴所得悬浊液于点滴板凹穴中，加 </w:t>
            </w:r>
            <w:r>
              <w:rPr>
                <w:rFonts w:ascii="Times New Roman" w:hAnsi="Times New Roman" w:eastAsia="Times New Roman"/>
                <w:position w:val="2"/>
              </w:rPr>
              <w:t>1</w:t>
            </w:r>
            <w:r>
              <w:rPr>
                <w:rFonts w:ascii="Times New Roman" w:hAnsi="Times New Roman" w:eastAsia="Times New Roman"/>
                <w:spacing w:val="-4"/>
                <w:position w:val="2"/>
              </w:rPr>
              <w:t xml:space="preserve"> </w:t>
            </w:r>
            <w:r>
              <w:rPr>
                <w:spacing w:val="-27"/>
                <w:position w:val="2"/>
              </w:rPr>
              <w:t xml:space="preserve">滴 </w:t>
            </w:r>
            <w:r>
              <w:rPr>
                <w:rFonts w:ascii="Times New Roman" w:hAnsi="Times New Roman" w:eastAsia="Times New Roman"/>
                <w:position w:val="2"/>
              </w:rPr>
              <w:t>K</w:t>
            </w:r>
            <w:r>
              <w:rPr>
                <w:rFonts w:ascii="Times New Roman" w:hAnsi="Times New Roman" w:eastAsia="Times New Roman"/>
                <w:sz w:val="13"/>
              </w:rPr>
              <w:t>3</w:t>
            </w:r>
            <w:r>
              <w:rPr>
                <w:rFonts w:ascii="Times New Roman" w:hAnsi="Times New Roman" w:eastAsia="Times New Roman"/>
                <w:position w:val="2"/>
              </w:rPr>
              <w:t>Fe(CN)</w:t>
            </w:r>
            <w:r>
              <w:rPr>
                <w:rFonts w:ascii="Times New Roman" w:hAnsi="Times New Roman" w:eastAsia="Times New Roman"/>
                <w:sz w:val="13"/>
              </w:rPr>
              <w:t>6</w:t>
            </w:r>
            <w:r>
              <w:rPr>
                <w:rFonts w:ascii="Times New Roman" w:hAnsi="Times New Roman" w:eastAsia="Times New Roman"/>
                <w:spacing w:val="-4"/>
                <w:sz w:val="13"/>
              </w:rPr>
              <w:t xml:space="preserve"> </w:t>
            </w:r>
            <w:r>
              <w:rPr>
                <w:position w:val="2"/>
              </w:rPr>
              <w:t>溶液，</w:t>
            </w:r>
            <w:r>
              <w:rPr>
                <w:spacing w:val="-2"/>
                <w:position w:val="2"/>
              </w:rPr>
              <w:t xml:space="preserve">如果出现蓝色，继续加 </w:t>
            </w:r>
            <w:r>
              <w:rPr>
                <w:rFonts w:ascii="Times New Roman" w:hAnsi="Times New Roman" w:eastAsia="Times New Roman"/>
                <w:position w:val="2"/>
              </w:rPr>
              <w:t>H</w:t>
            </w:r>
            <w:r>
              <w:rPr>
                <w:rFonts w:ascii="Times New Roman" w:hAnsi="Times New Roman" w:eastAsia="Times New Roman"/>
                <w:sz w:val="13"/>
              </w:rPr>
              <w:t xml:space="preserve">2 </w:t>
            </w:r>
            <w:r>
              <w:rPr>
                <w:rFonts w:ascii="Times New Roman" w:hAnsi="Times New Roman" w:eastAsia="Times New Roman"/>
                <w:position w:val="2"/>
              </w:rPr>
              <w:t>O</w:t>
            </w:r>
            <w:r>
              <w:rPr>
                <w:rFonts w:ascii="Times New Roman" w:hAnsi="Times New Roman" w:eastAsia="Times New Roman"/>
                <w:sz w:val="13"/>
              </w:rPr>
              <w:t>2</w:t>
            </w:r>
            <w:del w:id="13" w:author="WPS_1559650426" w:date="2026-04-27T17:15:43Z">
              <w:r>
                <w:rPr>
                  <w:rFonts w:ascii="Times New Roman" w:hAnsi="Times New Roman" w:eastAsia="Times New Roman"/>
                  <w:spacing w:val="40"/>
                  <w:sz w:val="13"/>
                </w:rPr>
                <w:delText xml:space="preserve"> </w:delText>
              </w:r>
            </w:del>
            <w:r>
              <w:rPr>
                <w:position w:val="2"/>
              </w:rPr>
              <w:t>，直至无蓝色为止。</w:t>
            </w:r>
          </w:p>
          <w:p w14:paraId="149FD0F4">
            <w:pPr>
              <w:pStyle w:val="3"/>
              <w:spacing w:line="240" w:lineRule="auto"/>
              <w:ind w:left="88" w:right="101" w:firstLine="420"/>
              <w:jc w:val="left"/>
              <w:rPr>
                <w:rFonts w:hint="eastAsia"/>
              </w:rPr>
            </w:pPr>
            <w:r>
              <w:rPr>
                <w:spacing w:val="-11"/>
                <w:position w:val="2"/>
              </w:rPr>
              <w:t xml:space="preserve">将上述加入足量 </w:t>
            </w:r>
            <w:r>
              <w:rPr>
                <w:rFonts w:ascii="Times New Roman" w:hAnsi="Times New Roman" w:eastAsia="Times New Roman"/>
                <w:spacing w:val="-4"/>
                <w:position w:val="2"/>
              </w:rPr>
              <w:t>H</w:t>
            </w:r>
            <w:r>
              <w:rPr>
                <w:rFonts w:ascii="Times New Roman" w:hAnsi="Times New Roman" w:eastAsia="Times New Roman"/>
                <w:spacing w:val="-4"/>
                <w:sz w:val="13"/>
              </w:rPr>
              <w:t>2</w:t>
            </w:r>
            <w:r>
              <w:rPr>
                <w:rFonts w:ascii="Times New Roman" w:hAnsi="Times New Roman" w:eastAsia="Times New Roman"/>
                <w:spacing w:val="-4"/>
                <w:position w:val="2"/>
              </w:rPr>
              <w:t>O</w:t>
            </w:r>
            <w:r>
              <w:rPr>
                <w:rFonts w:ascii="Times New Roman" w:hAnsi="Times New Roman" w:eastAsia="Times New Roman"/>
                <w:spacing w:val="-4"/>
                <w:sz w:val="13"/>
              </w:rPr>
              <w:t>2</w:t>
            </w:r>
            <w:r>
              <w:rPr>
                <w:rFonts w:ascii="Times New Roman" w:hAnsi="Times New Roman" w:eastAsia="Times New Roman"/>
                <w:spacing w:val="-5"/>
                <w:sz w:val="13"/>
              </w:rPr>
              <w:t xml:space="preserve"> </w:t>
            </w:r>
            <w:r>
              <w:rPr>
                <w:spacing w:val="-4"/>
                <w:position w:val="2"/>
              </w:rPr>
              <w:t>的溶液加热至沸（加热过程要充分搅拌），先一</w:t>
            </w:r>
            <w:r>
              <w:rPr>
                <w:spacing w:val="2"/>
                <w:position w:val="2"/>
              </w:rPr>
              <w:t xml:space="preserve">次加入 </w:t>
            </w:r>
            <w:r>
              <w:rPr>
                <w:rFonts w:hint="eastAsia"/>
                <w:spacing w:val="2"/>
                <w:position w:val="2"/>
                <w:lang w:val="en-US" w:eastAsia="zh-CN"/>
              </w:rPr>
              <w:t>8</w:t>
            </w:r>
            <w:r>
              <w:rPr>
                <w:rFonts w:ascii="Times New Roman" w:hAnsi="Times New Roman" w:eastAsia="Times New Roman"/>
                <w:position w:val="2"/>
              </w:rPr>
              <w:t>mL</w:t>
            </w:r>
            <w:r>
              <w:rPr>
                <w:rFonts w:ascii="Times New Roman" w:hAnsi="Times New Roman" w:eastAsia="Times New Roman"/>
                <w:spacing w:val="-10"/>
                <w:position w:val="2"/>
              </w:rPr>
              <w:t xml:space="preserve"> </w:t>
            </w:r>
            <w:r>
              <w:rPr>
                <w:rFonts w:ascii="Times New Roman" w:hAnsi="Times New Roman" w:eastAsia="Times New Roman"/>
                <w:position w:val="2"/>
              </w:rPr>
              <w:t>0</w:t>
            </w:r>
            <w:r>
              <w:rPr>
                <w:rFonts w:ascii="Times New Roman" w:hAnsi="Times New Roman" w:eastAsia="Times New Roman"/>
                <w:sz w:val="13"/>
              </w:rPr>
              <w:t>.</w:t>
            </w:r>
            <w:r>
              <w:rPr>
                <w:rFonts w:ascii="Times New Roman" w:hAnsi="Times New Roman" w:eastAsia="Times New Roman"/>
                <w:position w:val="2"/>
              </w:rPr>
              <w:t>5mol·L</w:t>
            </w:r>
            <w:r>
              <w:rPr>
                <w:rFonts w:ascii="Times New Roman" w:hAnsi="Times New Roman" w:eastAsia="Times New Roman"/>
                <w:position w:val="2"/>
                <w:vertAlign w:val="superscript"/>
              </w:rPr>
              <w:t>-1</w:t>
            </w:r>
            <w:r>
              <w:rPr>
                <w:rFonts w:ascii="Times New Roman" w:hAnsi="Times New Roman" w:eastAsia="Times New Roman"/>
                <w:spacing w:val="-13"/>
                <w:position w:val="2"/>
              </w:rPr>
              <w:t xml:space="preserve"> </w:t>
            </w:r>
            <w:r>
              <w:rPr>
                <w:rFonts w:ascii="Times New Roman" w:hAnsi="Times New Roman" w:eastAsia="Times New Roman"/>
                <w:position w:val="2"/>
              </w:rPr>
              <w:t>H</w:t>
            </w:r>
            <w:r>
              <w:rPr>
                <w:rFonts w:ascii="Times New Roman" w:hAnsi="Times New Roman" w:eastAsia="Times New Roman"/>
                <w:sz w:val="13"/>
              </w:rPr>
              <w:t>2</w:t>
            </w:r>
            <w:r>
              <w:rPr>
                <w:rFonts w:ascii="Times New Roman" w:hAnsi="Times New Roman" w:eastAsia="Times New Roman"/>
                <w:position w:val="2"/>
              </w:rPr>
              <w:t>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4</w:t>
            </w:r>
            <w:r>
              <w:rPr>
                <w:rFonts w:ascii="Times New Roman" w:hAnsi="Times New Roman" w:eastAsia="Times New Roman"/>
                <w:spacing w:val="12"/>
                <w:sz w:val="13"/>
              </w:rPr>
              <w:t xml:space="preserve"> </w:t>
            </w:r>
            <w:r>
              <w:rPr>
                <w:spacing w:val="2"/>
                <w:position w:val="2"/>
              </w:rPr>
              <w:t>溶液， 在保持微沸的情况下， 继续滴加</w:t>
            </w:r>
            <w:r>
              <w:rPr>
                <w:position w:val="2"/>
              </w:rPr>
              <w:t xml:space="preserve"> </w:t>
            </w:r>
            <w:r>
              <w:rPr>
                <w:rFonts w:ascii="Times New Roman" w:hAnsi="Times New Roman" w:eastAsia="Times New Roman"/>
                <w:position w:val="2"/>
              </w:rPr>
              <w:t>0</w:t>
            </w:r>
            <w:r>
              <w:rPr>
                <w:rFonts w:ascii="Times New Roman" w:hAnsi="Times New Roman" w:eastAsia="Times New Roman"/>
                <w:sz w:val="13"/>
              </w:rPr>
              <w:t>.</w:t>
            </w:r>
            <w:r>
              <w:rPr>
                <w:rFonts w:ascii="Times New Roman" w:hAnsi="Times New Roman" w:eastAsia="Times New Roman"/>
                <w:position w:val="2"/>
              </w:rPr>
              <w:t>5mol·L</w:t>
            </w:r>
            <w:r>
              <w:rPr>
                <w:rFonts w:ascii="Times New Roman" w:hAnsi="Times New Roman" w:eastAsia="Times New Roman"/>
                <w:position w:val="2"/>
                <w:vertAlign w:val="superscript"/>
              </w:rPr>
              <w:t>-1</w:t>
            </w:r>
            <w:r>
              <w:rPr>
                <w:rFonts w:ascii="Times New Roman" w:hAnsi="Times New Roman" w:eastAsia="Times New Roman"/>
                <w:position w:val="2"/>
              </w:rPr>
              <w:t>H</w:t>
            </w:r>
            <w:r>
              <w:rPr>
                <w:rFonts w:ascii="Times New Roman" w:hAnsi="Times New Roman" w:eastAsia="Times New Roman"/>
                <w:sz w:val="13"/>
              </w:rPr>
              <w:t>2</w:t>
            </w:r>
            <w:r>
              <w:rPr>
                <w:rFonts w:ascii="Times New Roman" w:hAnsi="Times New Roman" w:eastAsia="Times New Roman"/>
                <w:position w:val="2"/>
              </w:rPr>
              <w:t>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4</w:t>
            </w:r>
            <w:r>
              <w:rPr>
                <w:rFonts w:hint="eastAsia"/>
                <w:spacing w:val="-1"/>
                <w:position w:val="2"/>
                <w:lang w:eastAsia="zh-CN"/>
              </w:rPr>
              <w:t>（</w:t>
            </w:r>
            <w:r>
              <w:rPr>
                <w:rFonts w:hint="eastAsia"/>
                <w:spacing w:val="-1"/>
                <w:position w:val="2"/>
                <w:lang w:val="en-US" w:eastAsia="zh-CN"/>
              </w:rPr>
              <w:t>0.2mL</w:t>
            </w:r>
            <w:r>
              <w:rPr>
                <w:rFonts w:hint="eastAsia"/>
                <w:spacing w:val="-1"/>
                <w:position w:val="2"/>
                <w:lang w:eastAsia="zh-CN"/>
              </w:rPr>
              <w:t>）</w:t>
            </w:r>
            <w:r>
              <w:rPr>
                <w:spacing w:val="-1"/>
                <w:position w:val="2"/>
              </w:rPr>
              <w:t>至溶液完全变为透明的绿色。记录所用</w:t>
            </w:r>
            <w:r>
              <w:rPr>
                <w:rFonts w:ascii="Times New Roman" w:hAnsi="Times New Roman" w:eastAsia="Times New Roman"/>
                <w:position w:val="2"/>
              </w:rPr>
              <w:t>H</w:t>
            </w:r>
            <w:r>
              <w:rPr>
                <w:rFonts w:ascii="Times New Roman" w:hAnsi="Times New Roman" w:eastAsia="Times New Roman"/>
                <w:sz w:val="13"/>
              </w:rPr>
              <w:t xml:space="preserve">2 </w:t>
            </w:r>
            <w:r>
              <w:rPr>
                <w:rFonts w:ascii="Times New Roman" w:hAnsi="Times New Roman" w:eastAsia="Times New Roman"/>
                <w:position w:val="2"/>
              </w:rPr>
              <w:t>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 xml:space="preserve">4 </w:t>
            </w:r>
            <w:r>
              <w:rPr>
                <w:position w:val="2"/>
              </w:rPr>
              <w:t>溶液</w:t>
            </w:r>
            <w:r>
              <w:rPr>
                <w:spacing w:val="-5"/>
              </w:rPr>
              <w:t>的量。</w:t>
            </w:r>
          </w:p>
          <w:p w14:paraId="6181ABCD">
            <w:pPr>
              <w:numPr>
                <w:ilvl w:val="0"/>
                <w:numId w:val="0"/>
              </w:numPr>
              <w:ind w:firstLine="420" w:firstLineChars="200"/>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现象：加入草酸钾溶液后，迅速产生红棕色沉淀，加入H</w:t>
            </w:r>
            <w:r>
              <w:rPr>
                <w:rFonts w:hint="eastAsia"/>
                <w:b w:val="0"/>
                <w:bCs w:val="0"/>
                <w:sz w:val="21"/>
                <w:szCs w:val="21"/>
                <w:u w:val="none"/>
                <w:vertAlign w:val="subscript"/>
                <w:lang w:val="en-US" w:eastAsia="zh-CN"/>
              </w:rPr>
              <w:t>2</w:t>
            </w:r>
            <w:r>
              <w:rPr>
                <w:rFonts w:hint="eastAsia"/>
                <w:b w:val="0"/>
                <w:bCs w:val="0"/>
                <w:sz w:val="21"/>
                <w:szCs w:val="21"/>
                <w:u w:val="none"/>
                <w:vertAlign w:val="baseline"/>
                <w:lang w:val="en-US" w:eastAsia="zh-CN"/>
              </w:rPr>
              <w:t>O</w:t>
            </w:r>
            <w:r>
              <w:rPr>
                <w:rFonts w:hint="eastAsia"/>
                <w:b w:val="0"/>
                <w:bCs w:val="0"/>
                <w:sz w:val="21"/>
                <w:szCs w:val="21"/>
                <w:u w:val="none"/>
                <w:vertAlign w:val="subscript"/>
                <w:lang w:val="en-US" w:eastAsia="zh-CN"/>
              </w:rPr>
              <w:t>2</w:t>
            </w:r>
            <w:r>
              <w:rPr>
                <w:rFonts w:hint="eastAsia"/>
                <w:b w:val="0"/>
                <w:bCs w:val="0"/>
                <w:sz w:val="21"/>
                <w:szCs w:val="21"/>
                <w:u w:val="none"/>
                <w:vertAlign w:val="baseline"/>
                <w:lang w:val="en-US" w:eastAsia="zh-CN"/>
              </w:rPr>
              <w:t>后溶液产生少量气泡，蘸取少许悬浊液在点滴板上加</w:t>
            </w:r>
            <w:r>
              <w:rPr>
                <w:spacing w:val="-27"/>
                <w:position w:val="2"/>
              </w:rPr>
              <w:t xml:space="preserve"> </w:t>
            </w:r>
            <w:r>
              <w:rPr>
                <w:rFonts w:ascii="Times New Roman" w:hAnsi="Times New Roman" w:eastAsia="Times New Roman"/>
                <w:position w:val="2"/>
              </w:rPr>
              <w:t>K</w:t>
            </w:r>
            <w:r>
              <w:rPr>
                <w:rFonts w:ascii="Times New Roman" w:hAnsi="Times New Roman" w:eastAsia="Times New Roman"/>
                <w:sz w:val="13"/>
              </w:rPr>
              <w:t>3</w:t>
            </w:r>
            <w:r>
              <w:rPr>
                <w:rFonts w:ascii="Times New Roman" w:hAnsi="Times New Roman" w:eastAsia="Times New Roman"/>
                <w:position w:val="2"/>
              </w:rPr>
              <w:t>Fe(CN)</w:t>
            </w:r>
            <w:r>
              <w:rPr>
                <w:rFonts w:ascii="Times New Roman" w:hAnsi="Times New Roman" w:eastAsia="Times New Roman"/>
                <w:sz w:val="13"/>
              </w:rPr>
              <w:t>6</w:t>
            </w:r>
            <w:r>
              <w:rPr>
                <w:rFonts w:hint="eastAsia"/>
                <w:b w:val="0"/>
                <w:bCs w:val="0"/>
                <w:sz w:val="21"/>
                <w:szCs w:val="21"/>
                <w:u w:val="none"/>
                <w:vertAlign w:val="baseline"/>
                <w:lang w:val="en-US" w:eastAsia="zh-CN"/>
              </w:rPr>
              <w:t>检验后无明显现象。滴加草酸过程中，溶液逐渐变清澈，加入最后一滴草酸后，溶液立即变成透明翠绿色。</w:t>
            </w:r>
          </w:p>
          <w:p w14:paraId="721948C1">
            <w:pPr>
              <w:numPr>
                <w:ilvl w:val="0"/>
                <w:numId w:val="0"/>
              </w:numPr>
              <w:ind w:firstLine="404" w:firstLineChars="200"/>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4"/>
                <w:sz w:val="21"/>
              </w:rPr>
              <w:t>产品的光化学试验</w:t>
            </w:r>
          </w:p>
          <w:p w14:paraId="15EDC998">
            <w:pPr>
              <w:pStyle w:val="9"/>
              <w:numPr>
                <w:ilvl w:val="0"/>
                <w:numId w:val="0"/>
              </w:numPr>
              <w:tabs>
                <w:tab w:val="left" w:pos="454"/>
              </w:tabs>
              <w:spacing w:before="166" w:line="240" w:lineRule="auto"/>
              <w:ind w:firstLine="404" w:firstLineChars="200"/>
              <w:jc w:val="both"/>
              <w:rPr>
                <w:rFonts w:hint="eastAsia" w:asciiTheme="minorEastAsia" w:hAnsiTheme="minorEastAsia" w:cstheme="minorEastAsia"/>
                <w:spacing w:val="-4"/>
                <w:position w:val="2"/>
                <w:sz w:val="21"/>
                <w:lang w:val="en-US" w:eastAsia="zh-CN"/>
              </w:rPr>
            </w:pPr>
            <w:r>
              <w:rPr>
                <w:rFonts w:hint="eastAsia" w:asciiTheme="minorEastAsia" w:hAnsiTheme="minorEastAsia" w:cstheme="minorEastAsia"/>
                <w:spacing w:val="-4"/>
                <w:position w:val="2"/>
                <w:sz w:val="21"/>
                <w:lang w:val="en-US" w:eastAsia="zh-CN"/>
              </w:rPr>
              <w:t>步骤：</w:t>
            </w:r>
          </w:p>
          <w:p w14:paraId="667FDCB2">
            <w:pPr>
              <w:pStyle w:val="9"/>
              <w:numPr>
                <w:ilvl w:val="0"/>
                <w:numId w:val="0"/>
              </w:numPr>
              <w:tabs>
                <w:tab w:val="left" w:pos="454"/>
              </w:tabs>
              <w:spacing w:before="166" w:line="240" w:lineRule="auto"/>
              <w:ind w:firstLine="404" w:firstLineChars="200"/>
              <w:jc w:val="both"/>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spacing w:val="-4"/>
                <w:position w:val="2"/>
                <w:sz w:val="21"/>
              </w:rPr>
              <w:t>在表面皿或点滴板上放少许</w:t>
            </w:r>
            <w:r>
              <w:rPr>
                <w:rFonts w:hint="default" w:ascii="Times New Roman" w:hAnsi="Times New Roman" w:cs="Times New Roman" w:eastAsiaTheme="minorEastAsia"/>
                <w:spacing w:val="-4"/>
                <w:position w:val="2"/>
                <w:sz w:val="21"/>
              </w:rPr>
              <w:t xml:space="preserve"> </w:t>
            </w:r>
            <w:r>
              <w:rPr>
                <w:rFonts w:hint="default" w:ascii="Times New Roman" w:hAnsi="Times New Roman" w:cs="Times New Roman" w:eastAsiaTheme="minorEastAsia"/>
                <w:b/>
                <w:spacing w:val="-2"/>
                <w:position w:val="2"/>
                <w:sz w:val="21"/>
              </w:rPr>
              <w:t>K[Fe(C</w:t>
            </w:r>
            <w:r>
              <w:rPr>
                <w:rFonts w:hint="default" w:ascii="Times New Roman" w:hAnsi="Times New Roman" w:cs="Times New Roman" w:eastAsiaTheme="minorEastAsia"/>
                <w:b/>
                <w:spacing w:val="-2"/>
                <w:sz w:val="13"/>
              </w:rPr>
              <w:t>2</w:t>
            </w:r>
            <w:r>
              <w:rPr>
                <w:rFonts w:hint="default" w:ascii="Times New Roman" w:hAnsi="Times New Roman" w:cs="Times New Roman" w:eastAsiaTheme="minorEastAsia"/>
                <w:b/>
                <w:spacing w:val="-2"/>
                <w:position w:val="2"/>
                <w:sz w:val="21"/>
              </w:rPr>
              <w:t>O</w:t>
            </w:r>
            <w:r>
              <w:rPr>
                <w:rFonts w:hint="default" w:ascii="Times New Roman" w:hAnsi="Times New Roman" w:cs="Times New Roman" w:eastAsiaTheme="minorEastAsia"/>
                <w:b/>
                <w:spacing w:val="-2"/>
                <w:sz w:val="13"/>
              </w:rPr>
              <w:t>4</w:t>
            </w:r>
            <w:r>
              <w:rPr>
                <w:rFonts w:hint="default" w:ascii="Times New Roman" w:hAnsi="Times New Roman" w:cs="Times New Roman" w:eastAsiaTheme="minorEastAsia"/>
                <w:b/>
                <w:spacing w:val="-2"/>
                <w:position w:val="2"/>
                <w:sz w:val="21"/>
              </w:rPr>
              <w:t>)</w:t>
            </w:r>
            <w:r>
              <w:rPr>
                <w:rFonts w:hint="default" w:ascii="Times New Roman" w:hAnsi="Times New Roman" w:cs="Times New Roman" w:eastAsiaTheme="minorEastAsia"/>
                <w:b/>
                <w:spacing w:val="-2"/>
                <w:sz w:val="13"/>
              </w:rPr>
              <w:t>3</w:t>
            </w:r>
            <w:r>
              <w:rPr>
                <w:rFonts w:hint="default" w:ascii="Times New Roman" w:hAnsi="Times New Roman" w:cs="Times New Roman" w:eastAsiaTheme="minorEastAsia"/>
                <w:b/>
                <w:spacing w:val="-2"/>
                <w:position w:val="2"/>
              </w:rPr>
              <w:t>]</w:t>
            </w:r>
            <w:r>
              <w:rPr>
                <w:rFonts w:hint="default" w:ascii="Times New Roman" w:hAnsi="Times New Roman" w:cs="Times New Roman" w:eastAsiaTheme="minorEastAsia"/>
                <w:spacing w:val="-2"/>
                <w:position w:val="2"/>
                <w:sz w:val="21"/>
              </w:rPr>
              <w:t>·3H</w:t>
            </w:r>
            <w:r>
              <w:rPr>
                <w:rFonts w:hint="default" w:ascii="Times New Roman" w:hAnsi="Times New Roman" w:cs="Times New Roman" w:eastAsiaTheme="minorEastAsia"/>
                <w:spacing w:val="-2"/>
                <w:sz w:val="13"/>
              </w:rPr>
              <w:t>2</w:t>
            </w:r>
            <w:r>
              <w:rPr>
                <w:rFonts w:hint="default" w:ascii="Times New Roman" w:hAnsi="Times New Roman" w:cs="Times New Roman" w:eastAsiaTheme="minorEastAsia"/>
                <w:spacing w:val="-2"/>
                <w:position w:val="2"/>
                <w:sz w:val="21"/>
              </w:rPr>
              <w:t>O</w:t>
            </w:r>
            <w:r>
              <w:rPr>
                <w:rFonts w:hint="eastAsia" w:asciiTheme="minorEastAsia" w:hAnsiTheme="minorEastAsia" w:eastAsiaTheme="minorEastAsia" w:cstheme="minorEastAsia"/>
                <w:spacing w:val="-1"/>
                <w:position w:val="2"/>
                <w:sz w:val="21"/>
              </w:rPr>
              <w:t xml:space="preserve"> </w:t>
            </w:r>
            <w:r>
              <w:rPr>
                <w:rFonts w:hint="eastAsia" w:asciiTheme="minorEastAsia" w:hAnsiTheme="minorEastAsia" w:eastAsiaTheme="minorEastAsia" w:cstheme="minorEastAsia"/>
                <w:spacing w:val="-2"/>
                <w:position w:val="2"/>
                <w:sz w:val="21"/>
              </w:rPr>
              <w:t>产品，置于日光下一</w:t>
            </w:r>
            <w:r>
              <w:rPr>
                <w:rFonts w:hint="eastAsia" w:asciiTheme="minorEastAsia" w:hAnsiTheme="minorEastAsia" w:eastAsiaTheme="minorEastAsia" w:cstheme="minorEastAsia"/>
                <w:spacing w:val="-2"/>
                <w:sz w:val="21"/>
              </w:rPr>
              <w:t>段时间，观察晶体颜色变化，与放暗处的晶体比较。</w:t>
            </w:r>
          </w:p>
          <w:p w14:paraId="524297AB">
            <w:pPr>
              <w:pStyle w:val="9"/>
              <w:numPr>
                <w:ilvl w:val="0"/>
                <w:numId w:val="0"/>
              </w:numPr>
              <w:tabs>
                <w:tab w:val="left" w:pos="612"/>
              </w:tabs>
              <w:spacing w:line="240" w:lineRule="auto"/>
              <w:ind w:leftChars="0" w:right="38" w:rightChars="0" w:firstLine="364" w:firstLineChars="200"/>
              <w:jc w:val="both"/>
              <w:rPr>
                <w:rFonts w:hint="eastAsia" w:asciiTheme="minorEastAsia" w:hAnsiTheme="minorEastAsia" w:eastAsiaTheme="minorEastAsia" w:cstheme="minorEastAsia"/>
                <w:spacing w:val="-2"/>
                <w:sz w:val="21"/>
              </w:rPr>
            </w:pPr>
            <w:r>
              <w:rPr>
                <w:rFonts w:hint="eastAsia" w:asciiTheme="minorEastAsia" w:hAnsiTheme="minorEastAsia" w:eastAsiaTheme="minorEastAsia" w:cstheme="minorEastAsia"/>
                <w:spacing w:val="-14"/>
                <w:position w:val="2"/>
                <w:sz w:val="21"/>
              </w:rPr>
              <w:t xml:space="preserve">取 </w:t>
            </w:r>
            <w:r>
              <w:rPr>
                <w:rFonts w:hint="eastAsia" w:asciiTheme="minorEastAsia" w:hAnsiTheme="minorEastAsia" w:eastAsiaTheme="minorEastAsia" w:cstheme="minorEastAsia"/>
                <w:spacing w:val="-2"/>
                <w:position w:val="2"/>
                <w:sz w:val="21"/>
              </w:rPr>
              <w:t>0</w:t>
            </w:r>
            <w:r>
              <w:rPr>
                <w:rFonts w:hint="eastAsia" w:asciiTheme="minorEastAsia" w:hAnsiTheme="minorEastAsia" w:eastAsiaTheme="minorEastAsia" w:cstheme="minorEastAsia"/>
                <w:spacing w:val="-2"/>
                <w:sz w:val="13"/>
              </w:rPr>
              <w:t>.</w:t>
            </w:r>
            <w:r>
              <w:rPr>
                <w:rFonts w:hint="eastAsia" w:asciiTheme="minorEastAsia" w:hAnsiTheme="minorEastAsia" w:eastAsiaTheme="minorEastAsia" w:cstheme="minorEastAsia"/>
                <w:spacing w:val="-2"/>
                <w:position w:val="2"/>
                <w:sz w:val="21"/>
              </w:rPr>
              <w:t>5</w:t>
            </w:r>
            <w:r>
              <w:rPr>
                <w:rFonts w:hint="eastAsia" w:asciiTheme="minorEastAsia" w:hAnsiTheme="minorEastAsia" w:eastAsiaTheme="minorEastAsia" w:cstheme="minorEastAsia"/>
                <w:spacing w:val="-11"/>
                <w:position w:val="2"/>
                <w:sz w:val="21"/>
              </w:rPr>
              <w:t xml:space="preserve"> </w:t>
            </w:r>
            <w:r>
              <w:rPr>
                <w:rFonts w:hint="eastAsia" w:asciiTheme="minorEastAsia" w:hAnsiTheme="minorEastAsia" w:eastAsiaTheme="minorEastAsia" w:cstheme="minorEastAsia"/>
                <w:spacing w:val="-2"/>
                <w:position w:val="2"/>
                <w:sz w:val="21"/>
              </w:rPr>
              <w:t>mL</w:t>
            </w:r>
            <w:r>
              <w:rPr>
                <w:rFonts w:hint="eastAsia" w:asciiTheme="minorEastAsia" w:hAnsiTheme="minorEastAsia" w:eastAsiaTheme="minorEastAsia" w:cstheme="minorEastAsia"/>
                <w:spacing w:val="-1"/>
                <w:position w:val="2"/>
                <w:sz w:val="21"/>
              </w:rPr>
              <w:t xml:space="preserve"> </w:t>
            </w:r>
            <w:r>
              <w:rPr>
                <w:rFonts w:hint="eastAsia" w:asciiTheme="minorEastAsia" w:hAnsiTheme="minorEastAsia" w:eastAsiaTheme="minorEastAsia" w:cstheme="minorEastAsia"/>
                <w:spacing w:val="-4"/>
                <w:position w:val="2"/>
                <w:sz w:val="21"/>
              </w:rPr>
              <w:t xml:space="preserve">上述产品的饱和溶液与等体积的 </w:t>
            </w:r>
            <w:r>
              <w:rPr>
                <w:rFonts w:hint="eastAsia" w:asciiTheme="minorEastAsia" w:hAnsiTheme="minorEastAsia" w:eastAsiaTheme="minorEastAsia" w:cstheme="minorEastAsia"/>
                <w:spacing w:val="-2"/>
                <w:position w:val="2"/>
                <w:sz w:val="21"/>
              </w:rPr>
              <w:t>0</w:t>
            </w:r>
            <w:r>
              <w:rPr>
                <w:rFonts w:hint="eastAsia" w:asciiTheme="minorEastAsia" w:hAnsiTheme="minorEastAsia" w:eastAsiaTheme="minorEastAsia" w:cstheme="minorEastAsia"/>
                <w:spacing w:val="-2"/>
                <w:sz w:val="13"/>
              </w:rPr>
              <w:t>.</w:t>
            </w:r>
            <w:r>
              <w:rPr>
                <w:rFonts w:hint="eastAsia" w:asciiTheme="minorEastAsia" w:hAnsiTheme="minorEastAsia" w:eastAsiaTheme="minorEastAsia" w:cstheme="minorEastAsia"/>
                <w:spacing w:val="-2"/>
                <w:position w:val="2"/>
                <w:sz w:val="21"/>
              </w:rPr>
              <w:t>5mol·L</w:t>
            </w:r>
            <w:r>
              <w:rPr>
                <w:rFonts w:hint="eastAsia" w:asciiTheme="minorEastAsia" w:hAnsiTheme="minorEastAsia" w:eastAsiaTheme="minorEastAsia" w:cstheme="minorEastAsia"/>
                <w:spacing w:val="-2"/>
                <w:position w:val="2"/>
                <w:sz w:val="21"/>
                <w:vertAlign w:val="superscript"/>
              </w:rPr>
              <w:t>-1</w:t>
            </w:r>
            <w:r>
              <w:rPr>
                <w:rFonts w:hint="default" w:ascii="Times New Roman" w:hAnsi="Times New Roman" w:cs="Times New Roman" w:eastAsiaTheme="minorEastAsia"/>
                <w:spacing w:val="-11"/>
                <w:position w:val="2"/>
                <w:sz w:val="21"/>
              </w:rPr>
              <w:t xml:space="preserve"> </w:t>
            </w:r>
            <w:r>
              <w:rPr>
                <w:rFonts w:hint="default" w:ascii="Times New Roman" w:hAnsi="Times New Roman" w:cs="Times New Roman" w:eastAsiaTheme="minorEastAsia"/>
                <w:spacing w:val="-2"/>
                <w:position w:val="2"/>
                <w:sz w:val="21"/>
              </w:rPr>
              <w:t>K</w:t>
            </w:r>
            <w:r>
              <w:rPr>
                <w:rFonts w:hint="default" w:ascii="Times New Roman" w:hAnsi="Times New Roman" w:cs="Times New Roman" w:eastAsiaTheme="minorEastAsia"/>
                <w:spacing w:val="-2"/>
                <w:sz w:val="13"/>
              </w:rPr>
              <w:t>3</w:t>
            </w:r>
            <w:r>
              <w:rPr>
                <w:rFonts w:hint="default" w:ascii="Times New Roman" w:hAnsi="Times New Roman" w:cs="Times New Roman" w:eastAsiaTheme="minorEastAsia"/>
                <w:spacing w:val="-2"/>
                <w:position w:val="2"/>
                <w:sz w:val="21"/>
              </w:rPr>
              <w:t>Fe(CN)</w:t>
            </w:r>
            <w:r>
              <w:rPr>
                <w:rFonts w:hint="default" w:ascii="Times New Roman" w:hAnsi="Times New Roman" w:cs="Times New Roman" w:eastAsiaTheme="minorEastAsia"/>
                <w:spacing w:val="-2"/>
                <w:sz w:val="13"/>
              </w:rPr>
              <w:t>6</w:t>
            </w:r>
            <w:r>
              <w:rPr>
                <w:rFonts w:hint="eastAsia" w:asciiTheme="minorEastAsia" w:hAnsiTheme="minorEastAsia" w:eastAsiaTheme="minorEastAsia" w:cstheme="minorEastAsia"/>
                <w:spacing w:val="5"/>
                <w:sz w:val="13"/>
              </w:rPr>
              <w:t xml:space="preserve"> </w:t>
            </w:r>
            <w:r>
              <w:rPr>
                <w:rFonts w:hint="eastAsia" w:asciiTheme="minorEastAsia" w:hAnsiTheme="minorEastAsia" w:eastAsiaTheme="minorEastAsia" w:cstheme="minorEastAsia"/>
                <w:spacing w:val="-2"/>
                <w:position w:val="2"/>
                <w:sz w:val="21"/>
              </w:rPr>
              <w:t>溶液</w:t>
            </w:r>
            <w:r>
              <w:rPr>
                <w:rFonts w:hint="eastAsia" w:asciiTheme="minorEastAsia" w:hAnsiTheme="minorEastAsia" w:eastAsiaTheme="minorEastAsia" w:cstheme="minorEastAsia"/>
                <w:spacing w:val="-2"/>
                <w:sz w:val="21"/>
              </w:rPr>
              <w:t>混合均匀。用毛笔蘸此混合液在白纸上写字，字迹经强光照射后，由浅黄</w:t>
            </w:r>
            <w:r>
              <w:rPr>
                <w:rFonts w:hint="eastAsia" w:asciiTheme="minorEastAsia" w:hAnsiTheme="minorEastAsia" w:eastAsiaTheme="minorEastAsia" w:cstheme="minorEastAsia"/>
                <w:sz w:val="21"/>
              </w:rPr>
              <w:t>色变为蓝色。 或用毛笔蘸此混合液均匀涂在纸上，放暗处晾干后，附上</w:t>
            </w:r>
            <w:r>
              <w:rPr>
                <w:rFonts w:hint="eastAsia" w:asciiTheme="minorEastAsia" w:hAnsiTheme="minorEastAsia" w:eastAsiaTheme="minorEastAsia" w:cstheme="minorEastAsia"/>
                <w:spacing w:val="-2"/>
                <w:sz w:val="21"/>
              </w:rPr>
              <w:t>图案，在强光下照射，曝光部分变深蓝色，即得到蓝底白线的图案。</w:t>
            </w:r>
          </w:p>
          <w:p w14:paraId="0FCE0A39">
            <w:pPr>
              <w:pStyle w:val="9"/>
              <w:numPr>
                <w:ilvl w:val="0"/>
                <w:numId w:val="0"/>
              </w:numPr>
              <w:tabs>
                <w:tab w:val="left" w:pos="612"/>
              </w:tabs>
              <w:spacing w:line="240" w:lineRule="auto"/>
              <w:ind w:leftChars="0" w:right="38" w:rightChars="0"/>
              <w:jc w:val="both"/>
              <w:rPr>
                <w:rFonts w:hint="eastAsia" w:asciiTheme="minorEastAsia" w:hAnsiTheme="minorEastAsia" w:cstheme="minorEastAsia"/>
                <w:spacing w:val="-2"/>
                <w:sz w:val="21"/>
                <w:lang w:val="en-US" w:eastAsia="zh-CN"/>
              </w:rPr>
            </w:pPr>
            <w:r>
              <w:rPr>
                <w:rFonts w:hint="eastAsia" w:asciiTheme="minorEastAsia" w:hAnsiTheme="minorEastAsia" w:cstheme="minorEastAsia"/>
                <w:spacing w:val="-2"/>
                <w:sz w:val="21"/>
                <w:lang w:val="en-US" w:eastAsia="zh-CN"/>
              </w:rPr>
              <w:t>现象：晶体颜色产生蓝色边缘。</w:t>
            </w:r>
          </w:p>
          <w:p w14:paraId="6F1FDE58">
            <w:pPr>
              <w:numPr>
                <w:ilvl w:val="0"/>
                <w:numId w:val="0"/>
              </w:numPr>
              <w:ind w:firstLine="420" w:firstLineChars="200"/>
              <w:rPr>
                <w:rFonts w:hint="eastAsia"/>
                <w:b w:val="0"/>
                <w:bCs w:val="0"/>
                <w:sz w:val="21"/>
                <w:szCs w:val="21"/>
                <w:u w:val="none"/>
                <w:vertAlign w:val="baseline"/>
                <w:lang w:val="en-US" w:eastAsia="zh-CN"/>
              </w:rPr>
            </w:pPr>
          </w:p>
          <w:p w14:paraId="1F965D99">
            <w:pPr>
              <w:numPr>
                <w:ilvl w:val="0"/>
                <w:numId w:val="0"/>
              </w:numPr>
              <w:spacing w:line="240" w:lineRule="auto"/>
              <w:ind w:firstLine="420" w:firstLineChars="200"/>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配合物的性质</w:t>
            </w:r>
          </w:p>
          <w:p w14:paraId="0B77326A">
            <w:pPr>
              <w:numPr>
                <w:ilvl w:val="0"/>
                <w:numId w:val="0"/>
              </w:numPr>
              <w:spacing w:line="240" w:lineRule="auto"/>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a 确定配合物的内外界</w:t>
            </w:r>
          </w:p>
          <w:p w14:paraId="779DDA41">
            <w:pPr>
              <w:pStyle w:val="9"/>
              <w:numPr>
                <w:ilvl w:val="0"/>
                <w:numId w:val="0"/>
              </w:numPr>
              <w:tabs>
                <w:tab w:val="left" w:pos="609"/>
              </w:tabs>
              <w:spacing w:before="199" w:line="240" w:lineRule="auto"/>
              <w:rPr>
                <w:rFonts w:ascii="Times New Roman" w:eastAsia="Times New Roman"/>
                <w:spacing w:val="-5"/>
                <w:sz w:val="21"/>
                <w:vertAlign w:val="superscript"/>
              </w:rPr>
            </w:pPr>
            <w:r>
              <w:rPr>
                <w:rFonts w:hint="eastAsia"/>
                <w:spacing w:val="-4"/>
                <w:sz w:val="21"/>
                <w:lang w:eastAsia="zh-CN"/>
              </w:rPr>
              <w:t>（</w:t>
            </w:r>
            <w:r>
              <w:rPr>
                <w:rFonts w:hint="eastAsia"/>
                <w:spacing w:val="-4"/>
                <w:sz w:val="21"/>
                <w:lang w:val="en-US" w:eastAsia="zh-CN"/>
              </w:rPr>
              <w:t>1</w:t>
            </w:r>
            <w:r>
              <w:rPr>
                <w:rFonts w:hint="eastAsia"/>
                <w:spacing w:val="-4"/>
                <w:sz w:val="21"/>
                <w:lang w:eastAsia="zh-CN"/>
              </w:rPr>
              <w:t>）</w:t>
            </w:r>
            <w:r>
              <w:rPr>
                <w:spacing w:val="-4"/>
                <w:sz w:val="21"/>
              </w:rPr>
              <w:t>检定Ｋ</w:t>
            </w:r>
            <w:r>
              <w:rPr>
                <w:rFonts w:ascii="Times New Roman" w:eastAsia="Times New Roman"/>
                <w:spacing w:val="-5"/>
                <w:sz w:val="21"/>
                <w:vertAlign w:val="superscript"/>
              </w:rPr>
              <w:t>+:</w:t>
            </w:r>
          </w:p>
          <w:p w14:paraId="4BB4018B">
            <w:pPr>
              <w:pStyle w:val="9"/>
              <w:numPr>
                <w:ilvl w:val="0"/>
                <w:numId w:val="0"/>
              </w:numPr>
              <w:tabs>
                <w:tab w:val="left" w:pos="609"/>
              </w:tabs>
              <w:spacing w:before="199" w:line="240" w:lineRule="auto"/>
              <w:ind w:firstLine="436" w:firstLineChars="200"/>
              <w:rPr>
                <w:spacing w:val="-2"/>
              </w:rPr>
            </w:pPr>
            <w:r>
              <w:rPr>
                <w:rFonts w:hint="eastAsia"/>
                <w:spacing w:val="4"/>
                <w:position w:val="2"/>
                <w:lang w:val="en-US" w:eastAsia="zh-CN"/>
              </w:rPr>
              <w:t>步骤：</w:t>
            </w:r>
            <w:r>
              <w:rPr>
                <w:spacing w:val="4"/>
                <w:position w:val="2"/>
              </w:rPr>
              <w:t xml:space="preserve">取少量 </w:t>
            </w:r>
            <w:r>
              <w:rPr>
                <w:rFonts w:ascii="Times New Roman" w:hAnsi="Times New Roman" w:eastAsia="Times New Roman"/>
                <w:position w:val="2"/>
              </w:rPr>
              <w:t>0</w:t>
            </w:r>
            <w:r>
              <w:rPr>
                <w:rFonts w:ascii="Times New Roman" w:hAnsi="Times New Roman" w:eastAsia="Times New Roman"/>
                <w:sz w:val="13"/>
              </w:rPr>
              <w:t>.</w:t>
            </w:r>
            <w:r>
              <w:rPr>
                <w:rFonts w:ascii="Times New Roman" w:hAnsi="Times New Roman" w:eastAsia="Times New Roman"/>
                <w:position w:val="2"/>
              </w:rPr>
              <w:t>1mol·L</w:t>
            </w:r>
            <w:r>
              <w:rPr>
                <w:rFonts w:ascii="Times New Roman" w:hAnsi="Times New Roman" w:eastAsia="Times New Roman"/>
                <w:position w:val="2"/>
                <w:vertAlign w:val="superscript"/>
              </w:rPr>
              <w:t>-1</w:t>
            </w:r>
            <w:r>
              <w:rPr>
                <w:rFonts w:ascii="Times New Roman" w:hAnsi="Times New Roman" w:eastAsia="Times New Roman"/>
                <w:spacing w:val="-13"/>
                <w:position w:val="2"/>
              </w:rPr>
              <w:t xml:space="preserve"> </w:t>
            </w:r>
            <w:r>
              <w:rPr>
                <w:rFonts w:ascii="Times New Roman" w:hAnsi="Times New Roman" w:eastAsia="Times New Roman"/>
                <w:position w:val="2"/>
              </w:rPr>
              <w:t>K</w:t>
            </w:r>
            <w:r>
              <w:rPr>
                <w:rFonts w:ascii="Times New Roman" w:hAnsi="Times New Roman" w:eastAsia="Times New Roman"/>
                <w:sz w:val="13"/>
              </w:rPr>
              <w:t>2</w:t>
            </w:r>
            <w:r>
              <w:rPr>
                <w:rFonts w:ascii="Times New Roman" w:hAnsi="Times New Roman" w:eastAsia="Times New Roman"/>
                <w:position w:val="2"/>
              </w:rPr>
              <w:t>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4</w:t>
            </w:r>
            <w:r>
              <w:rPr>
                <w:rFonts w:ascii="Times New Roman" w:hAnsi="Times New Roman" w:eastAsia="Times New Roman"/>
                <w:spacing w:val="-8"/>
                <w:sz w:val="13"/>
              </w:rPr>
              <w:t xml:space="preserve"> </w:t>
            </w:r>
            <w:r>
              <w:rPr>
                <w:spacing w:val="13"/>
                <w:position w:val="2"/>
              </w:rPr>
              <w:t>及产品溶液， 分别与饱和酒石酸氢钠</w:t>
            </w:r>
            <w:r>
              <w:rPr>
                <w:position w:val="2"/>
              </w:rPr>
              <w:t xml:space="preserve"> </w:t>
            </w:r>
            <w:r>
              <w:rPr>
                <w:rFonts w:ascii="Times New Roman" w:hAnsi="Times New Roman" w:eastAsia="Times New Roman"/>
                <w:position w:val="2"/>
              </w:rPr>
              <w:t>NaHC</w:t>
            </w:r>
            <w:r>
              <w:rPr>
                <w:rFonts w:ascii="Times New Roman" w:hAnsi="Times New Roman" w:eastAsia="Times New Roman"/>
                <w:sz w:val="13"/>
              </w:rPr>
              <w:t>4</w:t>
            </w:r>
            <w:r>
              <w:rPr>
                <w:rFonts w:ascii="Times New Roman" w:hAnsi="Times New Roman" w:eastAsia="Times New Roman"/>
                <w:position w:val="2"/>
              </w:rPr>
              <w:t>H</w:t>
            </w:r>
            <w:r>
              <w:rPr>
                <w:rFonts w:ascii="Times New Roman" w:hAnsi="Times New Roman" w:eastAsia="Times New Roman"/>
                <w:sz w:val="13"/>
              </w:rPr>
              <w:t>4</w:t>
            </w:r>
            <w:r>
              <w:rPr>
                <w:rFonts w:ascii="Times New Roman" w:hAnsi="Times New Roman" w:eastAsia="Times New Roman"/>
                <w:position w:val="2"/>
              </w:rPr>
              <w:t>O</w:t>
            </w:r>
            <w:r>
              <w:rPr>
                <w:rFonts w:ascii="Times New Roman" w:hAnsi="Times New Roman" w:eastAsia="Times New Roman"/>
                <w:sz w:val="13"/>
              </w:rPr>
              <w:t>6</w:t>
            </w:r>
            <w:r>
              <w:rPr>
                <w:rFonts w:ascii="Times New Roman" w:hAnsi="Times New Roman" w:eastAsia="Times New Roman"/>
                <w:spacing w:val="-9"/>
                <w:sz w:val="13"/>
              </w:rPr>
              <w:t xml:space="preserve"> </w:t>
            </w:r>
            <w:r>
              <w:rPr>
                <w:position w:val="2"/>
              </w:rPr>
              <w:t>溶液作用。充分摇匀，观察现象是否相同。如果现象不明显，</w:t>
            </w:r>
            <w:r>
              <w:rPr>
                <w:spacing w:val="-2"/>
              </w:rPr>
              <w:t>可用玻璃棒摩擦试管内壁，稍等，再观察。</w:t>
            </w:r>
          </w:p>
          <w:p w14:paraId="798DACD6">
            <w:pPr>
              <w:pStyle w:val="9"/>
              <w:numPr>
                <w:ilvl w:val="0"/>
                <w:numId w:val="0"/>
              </w:numPr>
              <w:tabs>
                <w:tab w:val="left" w:pos="609"/>
              </w:tabs>
              <w:spacing w:before="199" w:line="240" w:lineRule="auto"/>
              <w:ind w:firstLine="412" w:firstLineChars="200"/>
              <w:rPr>
                <w:rFonts w:hint="eastAsia"/>
                <w:spacing w:val="-2"/>
                <w:lang w:val="en-US" w:eastAsia="zh-CN"/>
              </w:rPr>
            </w:pPr>
            <w:r>
              <w:rPr>
                <w:rFonts w:hint="eastAsia"/>
                <w:spacing w:val="-2"/>
                <w:lang w:val="en-US" w:eastAsia="zh-CN"/>
              </w:rPr>
              <w:t>现象：两者均生成少量白色沉淀</w:t>
            </w:r>
          </w:p>
          <w:p w14:paraId="7F7D45EA">
            <w:pPr>
              <w:pStyle w:val="9"/>
              <w:numPr>
                <w:ilvl w:val="0"/>
                <w:numId w:val="0"/>
              </w:numPr>
              <w:tabs>
                <w:tab w:val="left" w:pos="609"/>
              </w:tabs>
              <w:spacing w:before="199" w:line="240" w:lineRule="auto"/>
              <w:ind w:firstLine="412" w:firstLineChars="200"/>
              <w:rPr>
                <w:rFonts w:hint="default"/>
                <w:spacing w:val="-2"/>
                <w:lang w:val="en-US" w:eastAsia="zh-CN"/>
              </w:rPr>
            </w:pPr>
            <w:r>
              <w:rPr>
                <w:rFonts w:hint="eastAsia"/>
                <w:spacing w:val="-2"/>
                <w:lang w:val="en-US" w:eastAsia="zh-CN"/>
              </w:rPr>
              <w:t>解释：钾离子可以和酒石酸氢根生成沉淀</w:t>
            </w:r>
            <w:ins w:id="14" w:author="WPS_1559650426" w:date="2026-04-27T17:16:28Z">
              <w:r>
                <w:rPr>
                  <w:rFonts w:hint="eastAsia"/>
                  <w:spacing w:val="-2"/>
                  <w:lang w:val="en-US" w:eastAsia="zh-CN"/>
                </w:rPr>
                <w:t xml:space="preserve"> </w:t>
              </w:r>
            </w:ins>
            <w:ins w:id="15" w:author="WPS_1559650426" w:date="2026-04-27T17:16:36Z">
              <w:r>
                <w:rPr>
                  <w:rFonts w:hint="eastAsia"/>
                  <w:spacing w:val="-2"/>
                  <w:lang w:val="en-US" w:eastAsia="zh-CN"/>
                </w:rPr>
                <w:t>写出</w:t>
              </w:r>
            </w:ins>
            <w:ins w:id="16" w:author="WPS_1559650426" w:date="2026-04-27T17:16:37Z">
              <w:r>
                <w:rPr>
                  <w:rFonts w:hint="eastAsia"/>
                  <w:spacing w:val="-2"/>
                  <w:lang w:val="en-US" w:eastAsia="zh-CN"/>
                </w:rPr>
                <w:t>对应</w:t>
              </w:r>
            </w:ins>
            <w:ins w:id="17" w:author="WPS_1559650426" w:date="2026-04-27T17:16:38Z">
              <w:r>
                <w:rPr>
                  <w:rFonts w:hint="eastAsia"/>
                  <w:spacing w:val="-2"/>
                  <w:lang w:val="en-US" w:eastAsia="zh-CN"/>
                </w:rPr>
                <w:t>反应</w:t>
              </w:r>
            </w:ins>
          </w:p>
          <w:p w14:paraId="53AC07AA">
            <w:pPr>
              <w:pStyle w:val="9"/>
              <w:numPr>
                <w:ilvl w:val="0"/>
                <w:numId w:val="0"/>
              </w:numPr>
              <w:tabs>
                <w:tab w:val="left" w:pos="609"/>
              </w:tabs>
              <w:spacing w:before="199" w:line="240" w:lineRule="auto"/>
              <w:rPr>
                <w:rFonts w:hint="eastAsia"/>
                <w:position w:val="2"/>
                <w:sz w:val="19"/>
              </w:rPr>
            </w:pPr>
            <w:r>
              <w:rPr>
                <w:rFonts w:hint="eastAsia"/>
                <w:spacing w:val="-19"/>
                <w:position w:val="2"/>
                <w:sz w:val="21"/>
                <w:lang w:eastAsia="zh-CN"/>
              </w:rPr>
              <w:t>（</w:t>
            </w:r>
            <w:r>
              <w:rPr>
                <w:rFonts w:hint="eastAsia"/>
                <w:spacing w:val="-19"/>
                <w:position w:val="2"/>
                <w:sz w:val="21"/>
                <w:lang w:val="en-US" w:eastAsia="zh-CN"/>
              </w:rPr>
              <w:t>2</w:t>
            </w:r>
            <w:r>
              <w:rPr>
                <w:rFonts w:hint="eastAsia"/>
                <w:spacing w:val="-19"/>
                <w:position w:val="2"/>
                <w:sz w:val="21"/>
                <w:lang w:eastAsia="zh-CN"/>
              </w:rPr>
              <w:t>）</w:t>
            </w:r>
            <w:r>
              <w:rPr>
                <w:spacing w:val="-19"/>
                <w:position w:val="2"/>
                <w:sz w:val="21"/>
              </w:rPr>
              <w:t xml:space="preserve">检定 </w:t>
            </w:r>
            <w:r>
              <w:rPr>
                <w:rFonts w:ascii="Times New Roman" w:eastAsia="Times New Roman"/>
                <w:spacing w:val="-2"/>
                <w:position w:val="2"/>
                <w:sz w:val="21"/>
              </w:rPr>
              <w:t>C</w:t>
            </w:r>
            <w:r>
              <w:rPr>
                <w:rFonts w:ascii="Times New Roman" w:eastAsia="Times New Roman"/>
                <w:spacing w:val="-2"/>
                <w:sz w:val="13"/>
              </w:rPr>
              <w:t>2</w:t>
            </w:r>
            <w:r>
              <w:rPr>
                <w:rFonts w:ascii="Times New Roman" w:eastAsia="Times New Roman"/>
                <w:spacing w:val="-2"/>
                <w:position w:val="2"/>
                <w:sz w:val="21"/>
              </w:rPr>
              <w:t>O</w:t>
            </w:r>
            <w:r>
              <w:rPr>
                <w:rFonts w:ascii="Times New Roman" w:eastAsia="Times New Roman"/>
                <w:spacing w:val="-2"/>
                <w:sz w:val="13"/>
              </w:rPr>
              <w:t>4</w:t>
            </w:r>
            <w:r>
              <w:rPr>
                <w:rFonts w:ascii="Times New Roman" w:eastAsia="Times New Roman"/>
                <w:spacing w:val="-2"/>
                <w:position w:val="9"/>
                <w:sz w:val="13"/>
              </w:rPr>
              <w:t>2-</w:t>
            </w:r>
          </w:p>
          <w:p w14:paraId="15CD7EFF">
            <w:pPr>
              <w:pStyle w:val="3"/>
              <w:spacing w:before="199" w:line="240" w:lineRule="auto"/>
              <w:ind w:firstLine="364" w:firstLineChars="200"/>
              <w:rPr>
                <w:rFonts w:ascii="Times New Roman" w:eastAsia="Times New Roman"/>
                <w:spacing w:val="-10"/>
              </w:rPr>
            </w:pPr>
            <w:r>
              <w:rPr>
                <w:spacing w:val="-14"/>
                <w:position w:val="2"/>
              </w:rPr>
              <w:t xml:space="preserve">在少量 </w:t>
            </w:r>
            <w:r>
              <w:rPr>
                <w:rFonts w:ascii="Times New Roman" w:hAnsi="Times New Roman" w:eastAsia="Times New Roman"/>
                <w:spacing w:val="-2"/>
                <w:position w:val="2"/>
              </w:rPr>
              <w:t>0</w:t>
            </w:r>
            <w:r>
              <w:rPr>
                <w:rFonts w:ascii="Times New Roman" w:hAnsi="Times New Roman" w:eastAsia="Times New Roman"/>
                <w:spacing w:val="-2"/>
                <w:sz w:val="13"/>
              </w:rPr>
              <w:t>.</w:t>
            </w:r>
            <w:r>
              <w:rPr>
                <w:rFonts w:ascii="Times New Roman" w:hAnsi="Times New Roman" w:eastAsia="Times New Roman"/>
                <w:spacing w:val="-2"/>
                <w:position w:val="2"/>
              </w:rPr>
              <w:t>1mol·L</w:t>
            </w:r>
            <w:r>
              <w:rPr>
                <w:rFonts w:ascii="Times New Roman" w:hAnsi="Times New Roman" w:eastAsia="Times New Roman"/>
                <w:spacing w:val="-2"/>
                <w:position w:val="2"/>
                <w:vertAlign w:val="superscript"/>
              </w:rPr>
              <w:t>-1</w:t>
            </w:r>
            <w:r>
              <w:rPr>
                <w:rFonts w:ascii="Times New Roman" w:hAnsi="Times New Roman" w:eastAsia="Times New Roman"/>
                <w:spacing w:val="-14"/>
                <w:position w:val="2"/>
              </w:rPr>
              <w:t xml:space="preserve"> </w:t>
            </w:r>
            <w:r>
              <w:rPr>
                <w:rFonts w:ascii="Times New Roman" w:hAnsi="Times New Roman" w:eastAsia="Times New Roman"/>
                <w:spacing w:val="-2"/>
                <w:position w:val="2"/>
              </w:rPr>
              <w:t>K</w:t>
            </w:r>
            <w:r>
              <w:rPr>
                <w:rFonts w:ascii="Times New Roman" w:hAnsi="Times New Roman" w:eastAsia="Times New Roman"/>
                <w:spacing w:val="-2"/>
                <w:sz w:val="13"/>
              </w:rPr>
              <w:t>2</w:t>
            </w:r>
            <w:r>
              <w:rPr>
                <w:rFonts w:ascii="Times New Roman" w:hAnsi="Times New Roman" w:eastAsia="Times New Roman"/>
                <w:spacing w:val="-2"/>
                <w:position w:val="2"/>
              </w:rPr>
              <w:t>C</w:t>
            </w:r>
            <w:r>
              <w:rPr>
                <w:rFonts w:ascii="Times New Roman" w:hAnsi="Times New Roman" w:eastAsia="Times New Roman"/>
                <w:spacing w:val="-2"/>
                <w:sz w:val="13"/>
              </w:rPr>
              <w:t>2</w:t>
            </w:r>
            <w:r>
              <w:rPr>
                <w:rFonts w:ascii="Times New Roman" w:hAnsi="Times New Roman" w:eastAsia="Times New Roman"/>
                <w:spacing w:val="-2"/>
                <w:position w:val="2"/>
              </w:rPr>
              <w:t>O</w:t>
            </w:r>
            <w:r>
              <w:rPr>
                <w:rFonts w:ascii="Times New Roman" w:hAnsi="Times New Roman" w:eastAsia="Times New Roman"/>
                <w:spacing w:val="-2"/>
                <w:sz w:val="13"/>
              </w:rPr>
              <w:t>4</w:t>
            </w:r>
            <w:r>
              <w:rPr>
                <w:rFonts w:ascii="Times New Roman" w:hAnsi="Times New Roman" w:eastAsia="Times New Roman"/>
                <w:spacing w:val="4"/>
                <w:sz w:val="13"/>
              </w:rPr>
              <w:t xml:space="preserve"> </w:t>
            </w:r>
            <w:r>
              <w:rPr>
                <w:spacing w:val="-7"/>
                <w:position w:val="2"/>
              </w:rPr>
              <w:t xml:space="preserve">及产品溶液中分别加入 </w:t>
            </w:r>
            <w:r>
              <w:rPr>
                <w:rFonts w:ascii="Times New Roman" w:hAnsi="Times New Roman" w:eastAsia="Times New Roman"/>
                <w:spacing w:val="-2"/>
                <w:position w:val="2"/>
              </w:rPr>
              <w:t>2</w:t>
            </w:r>
            <w:r>
              <w:rPr>
                <w:rFonts w:ascii="Times New Roman" w:hAnsi="Times New Roman" w:eastAsia="Times New Roman"/>
                <w:spacing w:val="3"/>
                <w:position w:val="2"/>
              </w:rPr>
              <w:t xml:space="preserve"> </w:t>
            </w:r>
            <w:r>
              <w:rPr>
                <w:spacing w:val="-25"/>
                <w:position w:val="2"/>
              </w:rPr>
              <w:t xml:space="preserve">滴 </w:t>
            </w:r>
            <w:r>
              <w:rPr>
                <w:rFonts w:ascii="Times New Roman" w:hAnsi="Times New Roman" w:eastAsia="Times New Roman"/>
                <w:spacing w:val="-2"/>
                <w:position w:val="2"/>
              </w:rPr>
              <w:t>0</w:t>
            </w:r>
            <w:r>
              <w:rPr>
                <w:rFonts w:ascii="Times New Roman" w:hAnsi="Times New Roman" w:eastAsia="Times New Roman"/>
                <w:spacing w:val="-2"/>
                <w:sz w:val="13"/>
              </w:rPr>
              <w:t>.</w:t>
            </w:r>
            <w:r>
              <w:rPr>
                <w:rFonts w:ascii="Times New Roman" w:hAnsi="Times New Roman" w:eastAsia="Times New Roman"/>
                <w:spacing w:val="-2"/>
                <w:position w:val="2"/>
              </w:rPr>
              <w:t>5mol·</w:t>
            </w:r>
            <w:r>
              <w:rPr>
                <w:rFonts w:ascii="Times New Roman" w:hAnsi="Times New Roman" w:eastAsia="Times New Roman"/>
                <w:spacing w:val="8"/>
                <w:position w:val="2"/>
              </w:rPr>
              <w:t xml:space="preserve"> </w:t>
            </w:r>
            <w:r>
              <w:rPr>
                <w:rFonts w:ascii="Times New Roman" w:hAnsi="Times New Roman" w:eastAsia="Times New Roman"/>
                <w:spacing w:val="-2"/>
                <w:position w:val="2"/>
              </w:rPr>
              <w:t>L</w:t>
            </w:r>
            <w:r>
              <w:rPr>
                <w:rFonts w:ascii="Times New Roman" w:hAnsi="Times New Roman" w:eastAsia="Times New Roman"/>
                <w:spacing w:val="-2"/>
                <w:position w:val="2"/>
                <w:vertAlign w:val="superscript"/>
              </w:rPr>
              <w:t>-1</w:t>
            </w:r>
            <w:r>
              <w:rPr>
                <w:rFonts w:ascii="Times New Roman" w:hAnsi="Times New Roman" w:eastAsia="Times New Roman"/>
                <w:spacing w:val="-11"/>
                <w:position w:val="2"/>
              </w:rPr>
              <w:t xml:space="preserve"> </w:t>
            </w:r>
            <w:r>
              <w:rPr>
                <w:rFonts w:ascii="Times New Roman" w:hAnsi="Times New Roman" w:eastAsia="Times New Roman"/>
                <w:spacing w:val="-2"/>
                <w:position w:val="2"/>
              </w:rPr>
              <w:t>CaCl</w:t>
            </w:r>
            <w:r>
              <w:rPr>
                <w:rFonts w:ascii="Times New Roman" w:hAnsi="Times New Roman" w:eastAsia="Times New Roman"/>
                <w:spacing w:val="-2"/>
                <w:sz w:val="13"/>
              </w:rPr>
              <w:t>2</w:t>
            </w:r>
            <w:r>
              <w:rPr>
                <w:spacing w:val="-2"/>
              </w:rPr>
              <w:t>溶液，观察现象有何不同</w:t>
            </w:r>
            <w:r>
              <w:rPr>
                <w:rFonts w:ascii="Times New Roman" w:eastAsia="Times New Roman"/>
                <w:spacing w:val="-10"/>
              </w:rPr>
              <w:t>?</w:t>
            </w:r>
          </w:p>
          <w:p w14:paraId="42812A91">
            <w:pPr>
              <w:pStyle w:val="3"/>
              <w:spacing w:before="199" w:line="240" w:lineRule="auto"/>
              <w:ind w:firstLine="380" w:firstLineChars="200"/>
              <w:rPr>
                <w:rFonts w:hint="default"/>
                <w:lang w:val="en-US"/>
              </w:rPr>
            </w:pPr>
            <w:r>
              <w:rPr>
                <w:rFonts w:hint="eastAsia" w:ascii="Times New Roman" w:eastAsia="宋体"/>
                <w:spacing w:val="-10"/>
                <w:lang w:val="en-US" w:eastAsia="zh-CN"/>
              </w:rPr>
              <w:t>现象：滴加氯化钙溶液后，草酸钾溶液产生了白色沉淀，样品溶液没有明显变化</w:t>
            </w:r>
          </w:p>
          <w:p w14:paraId="13F4436B">
            <w:pPr>
              <w:pStyle w:val="3"/>
              <w:spacing w:before="199" w:line="240" w:lineRule="auto"/>
              <w:ind w:firstLine="420" w:firstLineChars="200"/>
              <w:rPr>
                <w:rFonts w:hint="default" w:eastAsiaTheme="minorEastAsia"/>
                <w:lang w:val="en-US" w:eastAsia="zh-CN"/>
              </w:rPr>
            </w:pPr>
            <w:r>
              <w:rPr>
                <w:rFonts w:hint="eastAsia"/>
                <w:lang w:val="en-US" w:eastAsia="zh-CN"/>
              </w:rPr>
              <w:t>解释：草酸根可以和钙离子形成沉淀，但是三草酸合铁酸根为一个整体，</w:t>
            </w:r>
            <w:r>
              <w:rPr>
                <w:rFonts w:hint="eastAsia"/>
                <w:highlight w:val="yellow"/>
                <w:lang w:val="en-US" w:eastAsia="zh-CN"/>
                <w:rPrChange w:id="18" w:author="WPS_1559650426" w:date="2026-04-27T17:16:51Z">
                  <w:rPr>
                    <w:rFonts w:hint="eastAsia"/>
                    <w:lang w:val="en-US" w:eastAsia="zh-CN"/>
                  </w:rPr>
                </w:rPrChange>
              </w:rPr>
              <w:t>不会解离</w:t>
            </w:r>
            <w:ins w:id="19" w:author="WPS_1559650426" w:date="2026-04-27T17:16:54Z">
              <w:r>
                <w:rPr>
                  <w:rFonts w:hint="eastAsia"/>
                  <w:highlight w:val="yellow"/>
                  <w:lang w:val="en-US" w:eastAsia="zh-CN"/>
                </w:rPr>
                <w:t>（</w:t>
              </w:r>
            </w:ins>
            <w:ins w:id="20" w:author="WPS_1559650426" w:date="2026-04-27T17:17:09Z">
              <w:r>
                <w:rPr>
                  <w:rFonts w:hint="eastAsia"/>
                  <w:highlight w:val="yellow"/>
                  <w:lang w:val="en-US" w:eastAsia="zh-CN"/>
                </w:rPr>
                <w:t>解离程度小</w:t>
              </w:r>
            </w:ins>
            <w:ins w:id="21" w:author="WPS_1559650426" w:date="2026-04-27T17:16:54Z">
              <w:r>
                <w:rPr>
                  <w:rFonts w:hint="eastAsia"/>
                  <w:highlight w:val="yellow"/>
                  <w:lang w:val="en-US" w:eastAsia="zh-CN"/>
                </w:rPr>
                <w:t>）</w:t>
              </w:r>
            </w:ins>
            <w:r>
              <w:rPr>
                <w:rFonts w:hint="eastAsia"/>
                <w:lang w:val="en-US" w:eastAsia="zh-CN"/>
              </w:rPr>
              <w:t>出草酸根离子和钙离子形成沉淀。</w:t>
            </w:r>
          </w:p>
          <w:p w14:paraId="67EC797D">
            <w:pPr>
              <w:pStyle w:val="3"/>
              <w:spacing w:before="199" w:line="240" w:lineRule="auto"/>
              <w:rPr>
                <w:rFonts w:hint="eastAsia"/>
                <w:sz w:val="19"/>
              </w:rPr>
            </w:pPr>
            <w:r>
              <w:rPr>
                <w:rFonts w:hint="eastAsia"/>
                <w:spacing w:val="-19"/>
                <w:sz w:val="21"/>
                <w:lang w:eastAsia="zh-CN"/>
              </w:rPr>
              <w:t>（</w:t>
            </w:r>
            <w:r>
              <w:rPr>
                <w:rFonts w:hint="eastAsia"/>
                <w:spacing w:val="-19"/>
                <w:sz w:val="21"/>
                <w:lang w:val="en-US" w:eastAsia="zh-CN"/>
              </w:rPr>
              <w:t>3</w:t>
            </w:r>
            <w:r>
              <w:rPr>
                <w:rFonts w:hint="eastAsia"/>
                <w:spacing w:val="-19"/>
                <w:sz w:val="21"/>
                <w:lang w:eastAsia="zh-CN"/>
              </w:rPr>
              <w:t>）</w:t>
            </w:r>
            <w:r>
              <w:rPr>
                <w:spacing w:val="-19"/>
                <w:sz w:val="21"/>
              </w:rPr>
              <w:t xml:space="preserve">检定 </w:t>
            </w:r>
            <w:r>
              <w:rPr>
                <w:rFonts w:ascii="Times New Roman" w:eastAsia="Times New Roman"/>
                <w:spacing w:val="-4"/>
                <w:sz w:val="21"/>
              </w:rPr>
              <w:t>Fe</w:t>
            </w:r>
            <w:r>
              <w:rPr>
                <w:rFonts w:ascii="Times New Roman" w:eastAsia="Times New Roman"/>
                <w:spacing w:val="-4"/>
                <w:position w:val="7"/>
                <w:sz w:val="13"/>
              </w:rPr>
              <w:t>3+</w:t>
            </w:r>
          </w:p>
          <w:p w14:paraId="400F8BEE">
            <w:pPr>
              <w:pStyle w:val="3"/>
              <w:spacing w:before="196" w:line="240" w:lineRule="auto"/>
              <w:rPr>
                <w:rFonts w:ascii="Times New Roman" w:eastAsia="Times New Roman"/>
                <w:spacing w:val="-10"/>
              </w:rPr>
            </w:pPr>
            <w:r>
              <w:rPr>
                <w:spacing w:val="-14"/>
                <w:position w:val="2"/>
              </w:rPr>
              <w:t xml:space="preserve">在少量 </w:t>
            </w:r>
            <w:r>
              <w:rPr>
                <w:rFonts w:ascii="Times New Roman" w:hAnsi="Times New Roman" w:eastAsia="Times New Roman"/>
                <w:position w:val="2"/>
              </w:rPr>
              <w:t>0</w:t>
            </w:r>
            <w:r>
              <w:rPr>
                <w:rFonts w:ascii="Times New Roman" w:hAnsi="Times New Roman" w:eastAsia="Times New Roman"/>
                <w:sz w:val="13"/>
              </w:rPr>
              <w:t>.</w:t>
            </w:r>
            <w:r>
              <w:rPr>
                <w:rFonts w:ascii="Times New Roman" w:hAnsi="Times New Roman" w:eastAsia="Times New Roman"/>
                <w:position w:val="2"/>
              </w:rPr>
              <w:t>2mol·L</w:t>
            </w:r>
            <w:r>
              <w:rPr>
                <w:rFonts w:ascii="Times New Roman" w:hAnsi="Times New Roman" w:eastAsia="Times New Roman"/>
                <w:position w:val="2"/>
                <w:vertAlign w:val="superscript"/>
              </w:rPr>
              <w:t>-1</w:t>
            </w:r>
            <w:r>
              <w:rPr>
                <w:rFonts w:ascii="Times New Roman" w:hAnsi="Times New Roman" w:eastAsia="Times New Roman"/>
                <w:spacing w:val="-18"/>
                <w:position w:val="2"/>
              </w:rPr>
              <w:t xml:space="preserve"> </w:t>
            </w:r>
            <w:r>
              <w:rPr>
                <w:rFonts w:ascii="Times New Roman" w:hAnsi="Times New Roman" w:eastAsia="Times New Roman"/>
                <w:position w:val="2"/>
              </w:rPr>
              <w:t>FeCl</w:t>
            </w:r>
            <w:r>
              <w:rPr>
                <w:rFonts w:ascii="Times New Roman" w:hAnsi="Times New Roman" w:eastAsia="Times New Roman"/>
                <w:sz w:val="13"/>
              </w:rPr>
              <w:t>3</w:t>
            </w:r>
            <w:r>
              <w:rPr>
                <w:rFonts w:ascii="Times New Roman" w:hAnsi="Times New Roman" w:eastAsia="Times New Roman"/>
                <w:spacing w:val="-9"/>
                <w:sz w:val="13"/>
              </w:rPr>
              <w:t xml:space="preserve"> </w:t>
            </w:r>
            <w:r>
              <w:rPr>
                <w:spacing w:val="-14"/>
                <w:position w:val="2"/>
              </w:rPr>
              <w:t xml:space="preserve">及产品溶液中，分别加入 </w:t>
            </w:r>
            <w:r>
              <w:rPr>
                <w:rFonts w:ascii="Times New Roman" w:hAnsi="Times New Roman" w:eastAsia="Times New Roman"/>
                <w:position w:val="2"/>
              </w:rPr>
              <w:t>1</w:t>
            </w:r>
            <w:r>
              <w:rPr>
                <w:rFonts w:ascii="Times New Roman" w:hAnsi="Times New Roman" w:eastAsia="Times New Roman"/>
                <w:spacing w:val="-12"/>
                <w:position w:val="2"/>
              </w:rPr>
              <w:t xml:space="preserve"> </w:t>
            </w:r>
            <w:r>
              <w:rPr>
                <w:position w:val="2"/>
              </w:rPr>
              <w:t>滴</w:t>
            </w:r>
            <w:r>
              <w:rPr>
                <w:spacing w:val="36"/>
                <w:w w:val="150"/>
                <w:position w:val="2"/>
              </w:rPr>
              <w:t xml:space="preserve"> </w:t>
            </w:r>
            <w:r>
              <w:rPr>
                <w:rFonts w:ascii="Times New Roman" w:hAnsi="Times New Roman" w:eastAsia="Times New Roman"/>
                <w:position w:val="2"/>
              </w:rPr>
              <w:t>1mol·L</w:t>
            </w:r>
            <w:r>
              <w:rPr>
                <w:rFonts w:ascii="Times New Roman" w:hAnsi="Times New Roman" w:eastAsia="Times New Roman"/>
                <w:position w:val="2"/>
                <w:vertAlign w:val="superscript"/>
              </w:rPr>
              <w:t>-1</w:t>
            </w:r>
            <w:r>
              <w:rPr>
                <w:rFonts w:ascii="Times New Roman" w:hAnsi="Times New Roman" w:eastAsia="Times New Roman"/>
                <w:spacing w:val="-18"/>
                <w:position w:val="2"/>
              </w:rPr>
              <w:t xml:space="preserve"> </w:t>
            </w:r>
            <w:r>
              <w:rPr>
                <w:rFonts w:ascii="Times New Roman" w:hAnsi="Times New Roman" w:eastAsia="Times New Roman"/>
                <w:spacing w:val="-4"/>
                <w:position w:val="2"/>
              </w:rPr>
              <w:t>KSCN</w:t>
            </w:r>
            <w:r>
              <w:rPr>
                <w:spacing w:val="-2"/>
              </w:rPr>
              <w:t>溶液，观察现象有何不同</w:t>
            </w:r>
            <w:r>
              <w:rPr>
                <w:rFonts w:ascii="Times New Roman" w:eastAsia="Times New Roman"/>
                <w:spacing w:val="-10"/>
              </w:rPr>
              <w:t>?</w:t>
            </w:r>
          </w:p>
          <w:p w14:paraId="61AF3A6A">
            <w:pPr>
              <w:pStyle w:val="3"/>
              <w:spacing w:before="196" w:line="240" w:lineRule="auto"/>
              <w:ind w:firstLine="380" w:firstLineChars="200"/>
            </w:pPr>
            <w:r>
              <w:rPr>
                <w:rFonts w:hint="eastAsia" w:ascii="Times New Roman" w:eastAsia="宋体"/>
                <w:spacing w:val="-10"/>
                <w:lang w:val="en-US" w:eastAsia="zh-CN"/>
              </w:rPr>
              <w:t>现象：硫氰化钾组溶液变为血红色，样品组无明显现象。</w:t>
            </w:r>
          </w:p>
          <w:p w14:paraId="6CC45C0F">
            <w:pPr>
              <w:ind w:firstLine="420" w:firstLineChars="200"/>
              <w:rPr>
                <w:rFonts w:hint="default" w:eastAsiaTheme="minorEastAsia"/>
                <w:lang w:val="en-US" w:eastAsia="zh-CN"/>
              </w:rPr>
            </w:pPr>
            <w:r>
              <w:rPr>
                <w:rFonts w:hint="eastAsia"/>
                <w:lang w:val="en-US" w:eastAsia="zh-CN"/>
              </w:rPr>
              <w:t>解释：</w:t>
            </w:r>
            <w:r>
              <w:rPr>
                <w:rFonts w:hint="eastAsia" w:ascii="Times New Roman" w:eastAsia="宋体"/>
                <w:spacing w:val="-10"/>
                <w:lang w:val="en-US" w:eastAsia="zh-CN"/>
              </w:rPr>
              <w:t>硫氰化钾可以和铁离子配合，但是草酸根和铁离子配合能力更强。</w:t>
            </w:r>
          </w:p>
          <w:p w14:paraId="034F67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0" w:beforeAutospacing="0" w:after="83" w:afterAutospacing="0" w:line="300" w:lineRule="atLeast"/>
              <w:ind w:left="0" w:right="0" w:firstLine="382" w:firstLineChars="200"/>
              <w:rPr>
                <w:rFonts w:hint="default" w:ascii="Times New Roman" w:eastAsia="宋体"/>
                <w:spacing w:val="-10"/>
                <w:lang w:val="en-US" w:eastAsia="zh-CN"/>
              </w:rPr>
            </w:pPr>
            <w:r>
              <w:rPr>
                <w:rFonts w:hint="eastAsia" w:ascii="Times New Roman"/>
                <w:spacing w:val="-10"/>
                <w:sz w:val="21"/>
                <w:szCs w:val="21"/>
                <w:lang w:val="en-US" w:eastAsia="zh-CN"/>
              </w:rPr>
              <w:t>结论：三草酸合铁酸钾</w:t>
            </w:r>
            <w:r>
              <w:rPr>
                <w:rFonts w:hint="eastAsia" w:ascii="Times New Roman" w:eastAsia="宋体"/>
                <w:spacing w:val="-10"/>
                <w:sz w:val="21"/>
                <w:szCs w:val="21"/>
                <w:lang w:val="en-US" w:eastAsia="zh-CN"/>
              </w:rPr>
              <w:t>中钾离子在配合物外界，</w:t>
            </w:r>
            <w:r>
              <w:rPr>
                <w:rFonts w:hint="eastAsia" w:ascii="Times New Roman"/>
                <w:spacing w:val="-10"/>
                <w:sz w:val="21"/>
                <w:szCs w:val="21"/>
                <w:lang w:val="en-US" w:eastAsia="zh-CN"/>
              </w:rPr>
              <w:t>可以与其他离子作用；</w:t>
            </w:r>
            <w:r>
              <w:rPr>
                <w:rFonts w:hint="eastAsia" w:ascii="Times New Roman" w:eastAsia="宋体"/>
                <w:spacing w:val="-10"/>
                <w:sz w:val="21"/>
                <w:szCs w:val="21"/>
                <w:lang w:val="en-US" w:eastAsia="zh-CN"/>
              </w:rPr>
              <w:t>草酸根离子和铁离子在配合物内界</w:t>
            </w:r>
            <w:r>
              <w:rPr>
                <w:rFonts w:hint="eastAsia" w:ascii="Times New Roman"/>
                <w:spacing w:val="-10"/>
                <w:sz w:val="21"/>
                <w:szCs w:val="21"/>
                <w:lang w:val="en-US" w:eastAsia="zh-CN"/>
              </w:rPr>
              <w:t>，不易与其他离子作用。</w:t>
            </w:r>
          </w:p>
          <w:p w14:paraId="5B7F9166">
            <w:pPr>
              <w:pStyle w:val="9"/>
              <w:numPr>
                <w:ilvl w:val="0"/>
                <w:numId w:val="0"/>
              </w:numPr>
              <w:tabs>
                <w:tab w:val="left" w:pos="360"/>
              </w:tabs>
              <w:spacing w:line="240" w:lineRule="auto"/>
              <w:ind w:leftChars="0"/>
              <w:rPr>
                <w:rFonts w:ascii="Times New Roman" w:eastAsia="Times New Roman"/>
                <w:b/>
                <w:sz w:val="21"/>
              </w:rPr>
            </w:pPr>
            <w:r>
              <w:rPr>
                <w:rFonts w:hint="eastAsia"/>
                <w:spacing w:val="-3"/>
                <w:sz w:val="21"/>
                <w:lang w:val="en-US" w:eastAsia="zh-CN"/>
              </w:rPr>
              <w:t xml:space="preserve">b </w:t>
            </w:r>
            <w:r>
              <w:rPr>
                <w:spacing w:val="-3"/>
                <w:sz w:val="21"/>
              </w:rPr>
              <w:t>酸度对配合平衡的影响</w:t>
            </w:r>
          </w:p>
          <w:p w14:paraId="47F9DB82">
            <w:pPr>
              <w:pStyle w:val="9"/>
              <w:numPr>
                <w:ilvl w:val="0"/>
                <w:numId w:val="5"/>
              </w:numPr>
              <w:tabs>
                <w:tab w:val="left" w:pos="597"/>
                <w:tab w:val="clear" w:pos="312"/>
              </w:tabs>
              <w:spacing w:before="199" w:line="240" w:lineRule="auto"/>
              <w:ind w:leftChars="0" w:right="103" w:rightChars="0"/>
              <w:rPr>
                <w:rFonts w:ascii="Times New Roman" w:hAnsi="Times New Roman" w:eastAsia="Times New Roman"/>
                <w:position w:val="2"/>
                <w:sz w:val="21"/>
              </w:rPr>
            </w:pPr>
            <w:r>
              <w:rPr>
                <w:spacing w:val="-5"/>
                <w:sz w:val="21"/>
              </w:rPr>
              <w:t xml:space="preserve">在两支盛少量产品溶液的试管中，各加 </w:t>
            </w:r>
            <w:r>
              <w:rPr>
                <w:rFonts w:ascii="Times New Roman" w:hAnsi="Times New Roman" w:eastAsia="Times New Roman"/>
                <w:spacing w:val="-2"/>
                <w:sz w:val="21"/>
              </w:rPr>
              <w:t xml:space="preserve">1 </w:t>
            </w:r>
            <w:r>
              <w:rPr>
                <w:spacing w:val="-27"/>
                <w:sz w:val="21"/>
              </w:rPr>
              <w:t xml:space="preserve">滴 </w:t>
            </w:r>
            <w:r>
              <w:rPr>
                <w:rFonts w:ascii="Times New Roman" w:hAnsi="Times New Roman" w:eastAsia="Times New Roman"/>
                <w:spacing w:val="-2"/>
                <w:sz w:val="21"/>
              </w:rPr>
              <w:t>1mol·L</w:t>
            </w:r>
            <w:r>
              <w:rPr>
                <w:rFonts w:ascii="Times New Roman" w:hAnsi="Times New Roman" w:eastAsia="Times New Roman"/>
                <w:spacing w:val="-2"/>
                <w:position w:val="7"/>
                <w:sz w:val="13"/>
              </w:rPr>
              <w:t>-1</w:t>
            </w:r>
            <w:r>
              <w:rPr>
                <w:rFonts w:ascii="Times New Roman" w:hAnsi="Times New Roman" w:eastAsia="Times New Roman"/>
                <w:spacing w:val="-2"/>
                <w:sz w:val="21"/>
              </w:rPr>
              <w:t xml:space="preserve">KSCN </w:t>
            </w:r>
            <w:r>
              <w:rPr>
                <w:spacing w:val="-2"/>
                <w:sz w:val="21"/>
              </w:rPr>
              <w:t>溶液，然</w:t>
            </w:r>
            <w:r>
              <w:rPr>
                <w:spacing w:val="-7"/>
                <w:position w:val="2"/>
                <w:sz w:val="21"/>
              </w:rPr>
              <w:t xml:space="preserve">后分别滴加 </w:t>
            </w:r>
            <w:r>
              <w:rPr>
                <w:rFonts w:ascii="Times New Roman" w:hAnsi="Times New Roman" w:eastAsia="Times New Roman"/>
                <w:position w:val="2"/>
                <w:sz w:val="21"/>
              </w:rPr>
              <w:t>6mol·L</w:t>
            </w:r>
            <w:r>
              <w:rPr>
                <w:rFonts w:ascii="Times New Roman" w:hAnsi="Times New Roman" w:eastAsia="Times New Roman"/>
                <w:position w:val="2"/>
                <w:sz w:val="21"/>
                <w:vertAlign w:val="superscript"/>
              </w:rPr>
              <w:t>-1</w:t>
            </w:r>
            <w:r>
              <w:rPr>
                <w:rFonts w:ascii="Times New Roman" w:hAnsi="Times New Roman" w:eastAsia="Times New Roman"/>
                <w:spacing w:val="-10"/>
                <w:position w:val="2"/>
                <w:sz w:val="21"/>
              </w:rPr>
              <w:t xml:space="preserve"> </w:t>
            </w:r>
            <w:r>
              <w:rPr>
                <w:spacing w:val="-19"/>
                <w:position w:val="2"/>
                <w:sz w:val="21"/>
              </w:rPr>
              <w:t xml:space="preserve">的 </w:t>
            </w:r>
            <w:r>
              <w:rPr>
                <w:rFonts w:ascii="Times New Roman" w:hAnsi="Times New Roman" w:eastAsia="Times New Roman"/>
                <w:position w:val="2"/>
                <w:sz w:val="21"/>
              </w:rPr>
              <w:t xml:space="preserve">HAc </w:t>
            </w:r>
            <w:r>
              <w:rPr>
                <w:spacing w:val="-21"/>
                <w:position w:val="2"/>
                <w:sz w:val="21"/>
              </w:rPr>
              <w:t xml:space="preserve">和 </w:t>
            </w:r>
            <w:r>
              <w:rPr>
                <w:rFonts w:ascii="Times New Roman" w:hAnsi="Times New Roman" w:eastAsia="Times New Roman"/>
                <w:position w:val="2"/>
                <w:sz w:val="21"/>
              </w:rPr>
              <w:t>3mol·L</w:t>
            </w:r>
            <w:r>
              <w:rPr>
                <w:rFonts w:ascii="Times New Roman" w:hAnsi="Times New Roman" w:eastAsia="Times New Roman"/>
                <w:position w:val="2"/>
                <w:sz w:val="21"/>
                <w:vertAlign w:val="superscript"/>
              </w:rPr>
              <w:t>-1</w:t>
            </w:r>
            <w:r>
              <w:rPr>
                <w:rFonts w:ascii="Times New Roman" w:hAnsi="Times New Roman" w:eastAsia="Times New Roman"/>
                <w:spacing w:val="-8"/>
                <w:position w:val="2"/>
                <w:sz w:val="21"/>
              </w:rPr>
              <w:t xml:space="preserve"> </w:t>
            </w:r>
            <w:r>
              <w:rPr>
                <w:rFonts w:ascii="Times New Roman" w:hAnsi="Times New Roman" w:eastAsia="Times New Roman"/>
                <w:position w:val="2"/>
                <w:sz w:val="21"/>
              </w:rPr>
              <w:t>H</w:t>
            </w:r>
            <w:r>
              <w:rPr>
                <w:rFonts w:ascii="Times New Roman" w:hAnsi="Times New Roman" w:eastAsia="Times New Roman"/>
                <w:sz w:val="13"/>
              </w:rPr>
              <w:t>2</w:t>
            </w:r>
            <w:r>
              <w:rPr>
                <w:rFonts w:ascii="Times New Roman" w:hAnsi="Times New Roman" w:eastAsia="Times New Roman"/>
                <w:position w:val="2"/>
                <w:sz w:val="21"/>
              </w:rPr>
              <w:t>SO</w:t>
            </w:r>
            <w:r>
              <w:rPr>
                <w:rFonts w:ascii="Times New Roman" w:hAnsi="Times New Roman" w:eastAsia="Times New Roman"/>
                <w:sz w:val="13"/>
              </w:rPr>
              <w:t>4</w:t>
            </w:r>
            <w:r>
              <w:rPr>
                <w:position w:val="2"/>
                <w:sz w:val="21"/>
              </w:rPr>
              <w:t>，观察溶液颜色有何变化</w:t>
            </w:r>
            <w:r>
              <w:rPr>
                <w:rFonts w:ascii="Times New Roman" w:hAnsi="Times New Roman" w:eastAsia="Times New Roman"/>
                <w:position w:val="2"/>
                <w:sz w:val="21"/>
              </w:rPr>
              <w:t>?</w:t>
            </w:r>
          </w:p>
          <w:p w14:paraId="2D26CFD8">
            <w:pPr>
              <w:pStyle w:val="9"/>
              <w:numPr>
                <w:ilvl w:val="0"/>
                <w:numId w:val="0"/>
              </w:numPr>
              <w:tabs>
                <w:tab w:val="left" w:pos="597"/>
              </w:tabs>
              <w:spacing w:before="199" w:line="240" w:lineRule="auto"/>
              <w:ind w:right="103" w:rightChars="0"/>
              <w:rPr>
                <w:rFonts w:hint="default"/>
                <w:lang w:val="en-US"/>
              </w:rPr>
            </w:pPr>
            <w:r>
              <w:rPr>
                <w:rFonts w:hint="eastAsia" w:ascii="Times New Roman" w:hAnsi="Times New Roman" w:eastAsia="宋体"/>
                <w:position w:val="2"/>
                <w:sz w:val="21"/>
                <w:lang w:val="en-US" w:eastAsia="zh-CN"/>
              </w:rPr>
              <w:t>现象：醋酸组溶液变为黄色，硫酸组溶液变为血红色。</w:t>
            </w:r>
          </w:p>
          <w:p w14:paraId="1FAEDEDF">
            <w:pPr>
              <w:pStyle w:val="9"/>
              <w:numPr>
                <w:ilvl w:val="0"/>
                <w:numId w:val="0"/>
              </w:numPr>
              <w:tabs>
                <w:tab w:val="left" w:pos="597"/>
              </w:tabs>
              <w:spacing w:before="199" w:line="240" w:lineRule="auto"/>
              <w:ind w:right="103" w:rightChars="0"/>
              <w:rPr>
                <w:rFonts w:hint="default" w:eastAsiaTheme="minorEastAsia"/>
                <w:lang w:val="en-US" w:eastAsia="zh-CN"/>
              </w:rPr>
            </w:pPr>
            <w:r>
              <w:rPr>
                <w:rFonts w:hint="eastAsia"/>
                <w:lang w:val="en-US" w:eastAsia="zh-CN"/>
              </w:rPr>
              <w:t>解释：醋酸的酸性较弱，草酸酸效应体现不明显，配合物几乎不</w:t>
            </w:r>
            <w:del w:id="22" w:author="WPS_1559650426" w:date="2026-04-27T17:17:50Z">
              <w:r>
                <w:rPr>
                  <w:rFonts w:hint="default"/>
                  <w:lang w:val="en-US" w:eastAsia="zh-CN"/>
                </w:rPr>
                <w:delText>分解</w:delText>
              </w:r>
            </w:del>
            <w:ins w:id="23" w:author="WPS_1559650426" w:date="2026-04-27T17:17:52Z">
              <w:r>
                <w:rPr>
                  <w:rFonts w:hint="eastAsia"/>
                  <w:lang w:val="en-US" w:eastAsia="zh-CN"/>
                </w:rPr>
                <w:t>解离</w:t>
              </w:r>
            </w:ins>
            <w:r>
              <w:rPr>
                <w:rFonts w:hint="eastAsia"/>
                <w:lang w:val="en-US" w:eastAsia="zh-CN"/>
              </w:rPr>
              <w:t>；但硫酸酸性较强，草酸酸效应体现明显，三价铁解离出来和硫氰酸根配位生成血红色物质。</w:t>
            </w:r>
          </w:p>
          <w:p w14:paraId="5766E1D1">
            <w:pPr>
              <w:pStyle w:val="9"/>
              <w:numPr>
                <w:ilvl w:val="0"/>
                <w:numId w:val="5"/>
              </w:numPr>
              <w:tabs>
                <w:tab w:val="left" w:pos="581"/>
                <w:tab w:val="clear" w:pos="312"/>
              </w:tabs>
              <w:spacing w:line="240" w:lineRule="auto"/>
              <w:ind w:left="88" w:leftChars="0" w:right="103" w:rightChars="0" w:firstLine="0" w:firstLineChars="0"/>
              <w:rPr>
                <w:spacing w:val="-2"/>
                <w:sz w:val="21"/>
              </w:rPr>
            </w:pPr>
            <w:r>
              <w:rPr>
                <w:spacing w:val="-7"/>
                <w:sz w:val="21"/>
              </w:rPr>
              <w:t xml:space="preserve">在少量产品溶液中滴加 </w:t>
            </w:r>
            <w:r>
              <w:rPr>
                <w:rFonts w:ascii="Times New Roman" w:hAnsi="Times New Roman" w:eastAsia="Times New Roman"/>
                <w:spacing w:val="-2"/>
                <w:sz w:val="21"/>
              </w:rPr>
              <w:t>2mol·L</w:t>
            </w:r>
            <w:r>
              <w:rPr>
                <w:rFonts w:ascii="Times New Roman" w:hAnsi="Times New Roman" w:eastAsia="Times New Roman"/>
                <w:spacing w:val="-2"/>
                <w:position w:val="7"/>
                <w:sz w:val="13"/>
              </w:rPr>
              <w:t>-1</w:t>
            </w:r>
            <w:r>
              <w:rPr>
                <w:rFonts w:ascii="Times New Roman" w:hAnsi="Times New Roman" w:eastAsia="Times New Roman"/>
                <w:spacing w:val="-7"/>
                <w:position w:val="7"/>
                <w:sz w:val="13"/>
              </w:rPr>
              <w:t xml:space="preserve"> </w:t>
            </w:r>
            <w:r>
              <w:rPr>
                <w:spacing w:val="-2"/>
                <w:sz w:val="21"/>
              </w:rPr>
              <w:t>氨水，观察有何变化。试用影响配合平衡的酸效应及水解效应解释你观察到的现象。</w:t>
            </w:r>
          </w:p>
          <w:p w14:paraId="0900A84F">
            <w:pPr>
              <w:pStyle w:val="9"/>
              <w:numPr>
                <w:ilvl w:val="0"/>
                <w:numId w:val="0"/>
              </w:numPr>
              <w:tabs>
                <w:tab w:val="left" w:pos="581"/>
              </w:tabs>
              <w:spacing w:line="240" w:lineRule="auto"/>
              <w:ind w:left="88" w:leftChars="0" w:right="103" w:rightChars="0"/>
            </w:pPr>
            <w:r>
              <w:rPr>
                <w:rFonts w:hint="eastAsia"/>
                <w:spacing w:val="-2"/>
                <w:sz w:val="21"/>
                <w:lang w:val="en-US" w:eastAsia="zh-CN"/>
              </w:rPr>
              <w:t>现象：滴加氨水后溶液产生红褐色胶絮状沉淀</w:t>
            </w:r>
          </w:p>
          <w:p w14:paraId="57C950F3">
            <w:pPr>
              <w:pStyle w:val="9"/>
              <w:numPr>
                <w:ilvl w:val="0"/>
                <w:numId w:val="0"/>
              </w:numPr>
              <w:tabs>
                <w:tab w:val="left" w:pos="581"/>
              </w:tabs>
              <w:spacing w:line="240" w:lineRule="auto"/>
              <w:ind w:left="88" w:leftChars="0" w:right="103" w:rightChars="0"/>
              <w:rPr>
                <w:rFonts w:hint="default" w:eastAsiaTheme="minorEastAsia"/>
                <w:lang w:val="en-US" w:eastAsia="zh-CN"/>
              </w:rPr>
            </w:pPr>
            <w:r>
              <w:rPr>
                <w:rFonts w:hint="eastAsia"/>
                <w:lang w:val="en-US" w:eastAsia="zh-CN"/>
              </w:rPr>
              <w:t>解释：加入氨水后，溶液氢氧根浓度增大，氢氧根会很容易和溶液中三草酸合铁酸根解离的三价铁结合产生沉淀，拉动平衡不断正向移动。</w:t>
            </w:r>
          </w:p>
          <w:p w14:paraId="20F1F5BB">
            <w:pPr>
              <w:pStyle w:val="9"/>
              <w:numPr>
                <w:ilvl w:val="0"/>
                <w:numId w:val="0"/>
              </w:numPr>
              <w:tabs>
                <w:tab w:val="left" w:pos="336"/>
              </w:tabs>
              <w:spacing w:line="240" w:lineRule="auto"/>
              <w:ind w:leftChars="0"/>
              <w:rPr>
                <w:rFonts w:ascii="Times New Roman" w:eastAsia="Times New Roman"/>
                <w:b/>
                <w:sz w:val="21"/>
              </w:rPr>
            </w:pPr>
            <w:r>
              <w:rPr>
                <w:rFonts w:hint="eastAsia"/>
                <w:spacing w:val="-3"/>
                <w:sz w:val="21"/>
                <w:lang w:val="en-US" w:eastAsia="zh-CN"/>
              </w:rPr>
              <w:t xml:space="preserve">c </w:t>
            </w:r>
            <w:r>
              <w:rPr>
                <w:spacing w:val="-3"/>
                <w:sz w:val="21"/>
              </w:rPr>
              <w:t>沉淀反应对配合平衡的影响</w:t>
            </w:r>
          </w:p>
          <w:p w14:paraId="7D6CC280">
            <w:pPr>
              <w:pStyle w:val="3"/>
              <w:tabs>
                <w:tab w:val="left" w:pos="3991"/>
              </w:tabs>
              <w:spacing w:before="194" w:line="240" w:lineRule="auto"/>
              <w:ind w:left="88" w:right="103" w:firstLine="420"/>
              <w:rPr>
                <w:spacing w:val="-2"/>
              </w:rPr>
            </w:pPr>
            <w:r>
              <w:rPr>
                <w:position w:val="2"/>
              </w:rPr>
              <w:t>在少量产品溶液中加</w:t>
            </w:r>
            <w:r>
              <w:rPr>
                <w:spacing w:val="-5"/>
                <w:position w:val="2"/>
              </w:rPr>
              <w:t xml:space="preserve"> </w:t>
            </w:r>
            <w:r>
              <w:rPr>
                <w:rFonts w:ascii="Times New Roman" w:hAnsi="Times New Roman" w:eastAsia="Times New Roman"/>
                <w:position w:val="2"/>
              </w:rPr>
              <w:t xml:space="preserve">1 </w:t>
            </w:r>
            <w:r>
              <w:rPr>
                <w:position w:val="2"/>
              </w:rPr>
              <w:t>滴</w:t>
            </w:r>
            <w:r>
              <w:rPr>
                <w:spacing w:val="-5"/>
                <w:position w:val="2"/>
              </w:rPr>
              <w:t xml:space="preserve"> </w:t>
            </w:r>
            <w:r>
              <w:rPr>
                <w:rFonts w:ascii="Times New Roman" w:hAnsi="Times New Roman" w:eastAsia="Times New Roman"/>
                <w:position w:val="2"/>
              </w:rPr>
              <w:t>0</w:t>
            </w:r>
            <w:r>
              <w:rPr>
                <w:rFonts w:ascii="Times New Roman" w:hAnsi="Times New Roman" w:eastAsia="Times New Roman"/>
                <w:sz w:val="13"/>
              </w:rPr>
              <w:t>.</w:t>
            </w:r>
            <w:r>
              <w:rPr>
                <w:rFonts w:ascii="Times New Roman" w:hAnsi="Times New Roman" w:eastAsia="Times New Roman"/>
                <w:position w:val="2"/>
              </w:rPr>
              <w:t>5mol·L</w:t>
            </w:r>
            <w:r>
              <w:rPr>
                <w:rFonts w:ascii="Times New Roman" w:hAnsi="Times New Roman" w:eastAsia="Times New Roman"/>
                <w:position w:val="2"/>
                <w:vertAlign w:val="superscript"/>
              </w:rPr>
              <w:t>-1</w:t>
            </w:r>
            <w:r>
              <w:rPr>
                <w:rFonts w:ascii="Times New Roman" w:hAnsi="Times New Roman" w:eastAsia="Times New Roman"/>
                <w:position w:val="2"/>
              </w:rPr>
              <w:tab/>
            </w:r>
            <w:r>
              <w:rPr>
                <w:rFonts w:ascii="Times New Roman" w:hAnsi="Times New Roman" w:eastAsia="Times New Roman"/>
                <w:position w:val="2"/>
              </w:rPr>
              <w:t>Na</w:t>
            </w:r>
            <w:r>
              <w:rPr>
                <w:rFonts w:ascii="Times New Roman" w:hAnsi="Times New Roman" w:eastAsia="Times New Roman"/>
                <w:sz w:val="13"/>
              </w:rPr>
              <w:t>2</w:t>
            </w:r>
            <w:r>
              <w:rPr>
                <w:rFonts w:ascii="Times New Roman" w:hAnsi="Times New Roman" w:eastAsia="Times New Roman"/>
                <w:position w:val="2"/>
              </w:rPr>
              <w:t>S</w:t>
            </w:r>
            <w:r>
              <w:rPr>
                <w:rFonts w:ascii="Times New Roman" w:hAnsi="Times New Roman" w:eastAsia="Times New Roman"/>
                <w:spacing w:val="-9"/>
                <w:position w:val="2"/>
              </w:rPr>
              <w:t xml:space="preserve"> </w:t>
            </w:r>
            <w:r>
              <w:rPr>
                <w:position w:val="2"/>
              </w:rPr>
              <w:t>溶液，观察现象，写出反</w:t>
            </w:r>
            <w:r>
              <w:rPr>
                <w:spacing w:val="-2"/>
              </w:rPr>
              <w:t>应式，并加以解释。</w:t>
            </w:r>
          </w:p>
          <w:p w14:paraId="48E104A6">
            <w:pPr>
              <w:pStyle w:val="3"/>
              <w:tabs>
                <w:tab w:val="left" w:pos="3991"/>
              </w:tabs>
              <w:spacing w:before="194" w:line="240" w:lineRule="auto"/>
              <w:ind w:left="88" w:right="103" w:firstLine="420"/>
              <w:rPr>
                <w:rFonts w:hint="eastAsia"/>
                <w:spacing w:val="-2"/>
                <w:lang w:val="en-US" w:eastAsia="zh-CN"/>
              </w:rPr>
            </w:pPr>
            <w:r>
              <w:rPr>
                <w:rFonts w:hint="eastAsia"/>
                <w:spacing w:val="-2"/>
                <w:lang w:val="en-US" w:eastAsia="zh-CN"/>
              </w:rPr>
              <w:t>现象：溶液产生大量黑色絮状沉淀</w:t>
            </w:r>
          </w:p>
          <w:p w14:paraId="5102711A">
            <w:pPr>
              <w:pStyle w:val="3"/>
              <w:tabs>
                <w:tab w:val="left" w:pos="3991"/>
              </w:tabs>
              <w:spacing w:before="194" w:line="240" w:lineRule="auto"/>
              <w:ind w:left="88" w:right="103" w:firstLine="420"/>
              <w:rPr>
                <w:rFonts w:hint="default"/>
                <w:spacing w:val="-2"/>
                <w:vertAlign w:val="baseline"/>
                <w:lang w:val="en-US" w:eastAsia="zh-CN"/>
              </w:rPr>
            </w:pPr>
            <w:r>
              <w:rPr>
                <w:rFonts w:hint="eastAsia"/>
                <w:spacing w:val="-2"/>
                <w:lang w:val="en-US" w:eastAsia="zh-CN"/>
              </w:rPr>
              <w:t>解释：</w:t>
            </w:r>
            <w:r>
              <w:rPr>
                <w:rFonts w:hint="default" w:ascii="Times New Roman" w:hAnsi="Times New Roman" w:cs="Times New Roman"/>
                <w:spacing w:val="-2"/>
                <w:lang w:val="en-US" w:eastAsia="zh-CN"/>
              </w:rPr>
              <w:t>3S</w:t>
            </w:r>
            <w:r>
              <w:rPr>
                <w:rFonts w:hint="default" w:ascii="Times New Roman" w:hAnsi="Times New Roman" w:cs="Times New Roman"/>
                <w:spacing w:val="-2"/>
                <w:vertAlign w:val="superscript"/>
                <w:lang w:val="en-US" w:eastAsia="zh-CN"/>
              </w:rPr>
              <w:t>2-</w:t>
            </w:r>
            <w:r>
              <w:rPr>
                <w:rFonts w:hint="default" w:ascii="Times New Roman" w:hAnsi="Times New Roman" w:cs="Times New Roman"/>
                <w:spacing w:val="-2"/>
                <w:vertAlign w:val="baseline"/>
                <w:lang w:val="en-US" w:eastAsia="zh-CN"/>
              </w:rPr>
              <w:t>+2[Fe(C</w:t>
            </w:r>
            <w:r>
              <w:rPr>
                <w:rFonts w:hint="default" w:ascii="Times New Roman" w:hAnsi="Times New Roman" w:cs="Times New Roman"/>
                <w:spacing w:val="-2"/>
                <w:vertAlign w:val="subscript"/>
                <w:lang w:val="en-US" w:eastAsia="zh-CN"/>
              </w:rPr>
              <w:t>2</w:t>
            </w:r>
            <w:r>
              <w:rPr>
                <w:rFonts w:hint="default" w:ascii="Times New Roman" w:hAnsi="Times New Roman" w:cs="Times New Roman"/>
                <w:spacing w:val="-2"/>
                <w:vertAlign w:val="baseline"/>
                <w:lang w:val="en-US" w:eastAsia="zh-CN"/>
              </w:rPr>
              <w:t>O</w:t>
            </w:r>
            <w:r>
              <w:rPr>
                <w:rFonts w:hint="default" w:ascii="Times New Roman" w:hAnsi="Times New Roman" w:cs="Times New Roman"/>
                <w:spacing w:val="-2"/>
                <w:vertAlign w:val="subscript"/>
                <w:lang w:val="en-US" w:eastAsia="zh-CN"/>
              </w:rPr>
              <w:t>4</w:t>
            </w:r>
            <w:r>
              <w:rPr>
                <w:rFonts w:hint="default" w:ascii="Times New Roman" w:hAnsi="Times New Roman" w:cs="Times New Roman"/>
                <w:spacing w:val="-2"/>
                <w:vertAlign w:val="baseline"/>
                <w:lang w:val="en-US" w:eastAsia="zh-CN"/>
              </w:rPr>
              <w:t>)</w:t>
            </w:r>
            <w:r>
              <w:rPr>
                <w:rFonts w:hint="default" w:ascii="Times New Roman" w:hAnsi="Times New Roman" w:cs="Times New Roman"/>
                <w:spacing w:val="-2"/>
                <w:vertAlign w:val="subscript"/>
                <w:lang w:val="en-US" w:eastAsia="zh-CN"/>
              </w:rPr>
              <w:t>3</w:t>
            </w:r>
            <w:r>
              <w:rPr>
                <w:rFonts w:hint="default" w:ascii="Times New Roman" w:hAnsi="Times New Roman" w:cs="Times New Roman"/>
                <w:spacing w:val="-2"/>
                <w:vertAlign w:val="baseline"/>
                <w:lang w:val="en-US" w:eastAsia="zh-CN"/>
              </w:rPr>
              <w:t>]</w:t>
            </w:r>
            <w:r>
              <w:rPr>
                <w:rFonts w:hint="default" w:ascii="Times New Roman" w:hAnsi="Times New Roman" w:cs="Times New Roman"/>
                <w:spacing w:val="-2"/>
                <w:vertAlign w:val="superscript"/>
                <w:lang w:val="en-US" w:eastAsia="zh-CN"/>
              </w:rPr>
              <w:t>3-</w:t>
            </w:r>
            <w:r>
              <w:rPr>
                <w:rFonts w:hint="default" w:ascii="Times New Roman" w:hAnsi="Times New Roman" w:cs="Times New Roman"/>
                <w:spacing w:val="-2"/>
                <w:vertAlign w:val="baseline"/>
                <w:lang w:val="en-US" w:eastAsia="zh-CN"/>
              </w:rPr>
              <w:t>=</w:t>
            </w:r>
            <w:r>
              <w:rPr>
                <w:rFonts w:hint="eastAsia" w:ascii="Times New Roman" w:hAnsi="Times New Roman" w:cs="Times New Roman"/>
                <w:spacing w:val="-2"/>
                <w:vertAlign w:val="baseline"/>
                <w:lang w:val="en-US" w:eastAsia="zh-CN"/>
              </w:rPr>
              <w:t>=</w:t>
            </w:r>
            <w:r>
              <w:rPr>
                <w:rFonts w:hint="default" w:ascii="Times New Roman" w:hAnsi="Times New Roman" w:cs="Times New Roman"/>
                <w:spacing w:val="-2"/>
                <w:vertAlign w:val="baseline"/>
                <w:lang w:val="en-US" w:eastAsia="zh-CN"/>
              </w:rPr>
              <w:t>2FeS↓+S↓+6C</w:t>
            </w:r>
            <w:r>
              <w:rPr>
                <w:rFonts w:hint="default" w:ascii="Times New Roman" w:hAnsi="Times New Roman" w:cs="Times New Roman"/>
                <w:spacing w:val="-2"/>
                <w:vertAlign w:val="subscript"/>
                <w:lang w:val="en-US" w:eastAsia="zh-CN"/>
              </w:rPr>
              <w:t>2</w:t>
            </w:r>
            <w:r>
              <w:rPr>
                <w:rFonts w:hint="default" w:ascii="Times New Roman" w:hAnsi="Times New Roman" w:cs="Times New Roman"/>
                <w:spacing w:val="-2"/>
                <w:vertAlign w:val="baseline"/>
                <w:lang w:val="en-US" w:eastAsia="zh-CN"/>
              </w:rPr>
              <w:t>O</w:t>
            </w:r>
            <w:r>
              <w:rPr>
                <w:rFonts w:hint="default" w:ascii="Times New Roman" w:hAnsi="Times New Roman" w:cs="Times New Roman"/>
                <w:spacing w:val="-2"/>
                <w:vertAlign w:val="subscript"/>
                <w:lang w:val="en-US" w:eastAsia="zh-CN"/>
              </w:rPr>
              <w:t>4</w:t>
            </w:r>
            <w:r>
              <w:rPr>
                <w:rFonts w:hint="default" w:ascii="Times New Roman" w:hAnsi="Times New Roman" w:cs="Times New Roman"/>
                <w:spacing w:val="-2"/>
                <w:vertAlign w:val="superscript"/>
                <w:lang w:val="en-US" w:eastAsia="zh-CN"/>
              </w:rPr>
              <w:t>2-</w:t>
            </w:r>
            <w:r>
              <w:rPr>
                <w:rFonts w:hint="eastAsia" w:ascii="Times New Roman" w:hAnsi="Times New Roman" w:cs="Times New Roman"/>
                <w:spacing w:val="-2"/>
                <w:vertAlign w:val="baseline"/>
                <w:lang w:val="en-US" w:eastAsia="zh-CN"/>
              </w:rPr>
              <w:t>。氧化还原以及沉淀的生成促使配合物解离反应正向进行。</w:t>
            </w:r>
          </w:p>
          <w:p w14:paraId="506E91D9">
            <w:pPr>
              <w:pStyle w:val="9"/>
              <w:numPr>
                <w:ilvl w:val="0"/>
                <w:numId w:val="0"/>
              </w:numPr>
              <w:tabs>
                <w:tab w:val="left" w:pos="360"/>
              </w:tabs>
              <w:spacing w:before="2" w:line="240" w:lineRule="auto"/>
              <w:ind w:leftChars="0"/>
              <w:jc w:val="both"/>
              <w:rPr>
                <w:rFonts w:ascii="Times New Roman" w:eastAsia="Times New Roman"/>
                <w:b/>
                <w:sz w:val="21"/>
              </w:rPr>
            </w:pPr>
            <w:r>
              <w:rPr>
                <w:rFonts w:hint="eastAsia"/>
                <w:spacing w:val="-3"/>
                <w:sz w:val="21"/>
                <w:lang w:val="en-US" w:eastAsia="zh-CN"/>
              </w:rPr>
              <w:t xml:space="preserve">d </w:t>
            </w:r>
            <w:r>
              <w:rPr>
                <w:spacing w:val="-3"/>
                <w:sz w:val="21"/>
              </w:rPr>
              <w:t>配合物相互转变及稳定性比较</w:t>
            </w:r>
          </w:p>
          <w:p w14:paraId="3CDE1AA8">
            <w:pPr>
              <w:pStyle w:val="9"/>
              <w:numPr>
                <w:ilvl w:val="0"/>
                <w:numId w:val="6"/>
              </w:numPr>
              <w:tabs>
                <w:tab w:val="left" w:pos="595"/>
                <w:tab w:val="clear" w:pos="312"/>
              </w:tabs>
              <w:spacing w:before="196" w:line="240" w:lineRule="auto"/>
              <w:ind w:leftChars="0" w:right="100" w:rightChars="0"/>
              <w:jc w:val="both"/>
              <w:rPr>
                <w:spacing w:val="-2"/>
                <w:sz w:val="21"/>
              </w:rPr>
            </w:pPr>
            <w:r>
              <w:rPr>
                <w:spacing w:val="-9"/>
                <w:position w:val="2"/>
                <w:sz w:val="21"/>
              </w:rPr>
              <w:t xml:space="preserve">往少量 </w:t>
            </w:r>
            <w:r>
              <w:rPr>
                <w:rFonts w:ascii="Times New Roman" w:hAnsi="Times New Roman" w:eastAsia="Times New Roman"/>
                <w:spacing w:val="-4"/>
                <w:position w:val="2"/>
                <w:sz w:val="21"/>
              </w:rPr>
              <w:t>0</w:t>
            </w:r>
            <w:r>
              <w:rPr>
                <w:rFonts w:ascii="Times New Roman" w:hAnsi="Times New Roman" w:eastAsia="Times New Roman"/>
                <w:spacing w:val="-4"/>
                <w:sz w:val="13"/>
              </w:rPr>
              <w:t>.</w:t>
            </w:r>
            <w:r>
              <w:rPr>
                <w:rFonts w:ascii="Times New Roman" w:hAnsi="Times New Roman" w:eastAsia="Times New Roman"/>
                <w:spacing w:val="-4"/>
                <w:position w:val="2"/>
                <w:sz w:val="21"/>
              </w:rPr>
              <w:t>2mol·L</w:t>
            </w:r>
            <w:r>
              <w:rPr>
                <w:rFonts w:ascii="Times New Roman" w:hAnsi="Times New Roman" w:eastAsia="Times New Roman"/>
                <w:spacing w:val="-4"/>
                <w:position w:val="2"/>
                <w:sz w:val="21"/>
                <w:vertAlign w:val="superscript"/>
              </w:rPr>
              <w:t>-1</w:t>
            </w:r>
            <w:r>
              <w:rPr>
                <w:rFonts w:ascii="Times New Roman" w:hAnsi="Times New Roman" w:eastAsia="Times New Roman"/>
                <w:spacing w:val="-9"/>
                <w:position w:val="2"/>
                <w:sz w:val="21"/>
              </w:rPr>
              <w:t xml:space="preserve"> </w:t>
            </w:r>
            <w:r>
              <w:rPr>
                <w:rFonts w:ascii="Times New Roman" w:hAnsi="Times New Roman" w:eastAsia="Times New Roman"/>
                <w:spacing w:val="-4"/>
                <w:position w:val="2"/>
                <w:sz w:val="21"/>
              </w:rPr>
              <w:t>FeCl</w:t>
            </w:r>
            <w:r>
              <w:rPr>
                <w:rFonts w:ascii="Times New Roman" w:hAnsi="Times New Roman" w:eastAsia="Times New Roman"/>
                <w:spacing w:val="-4"/>
                <w:sz w:val="13"/>
              </w:rPr>
              <w:t xml:space="preserve">3 </w:t>
            </w:r>
            <w:r>
              <w:rPr>
                <w:spacing w:val="-8"/>
                <w:position w:val="2"/>
                <w:sz w:val="21"/>
              </w:rPr>
              <w:t xml:space="preserve">溶液中加 </w:t>
            </w:r>
            <w:r>
              <w:rPr>
                <w:rFonts w:ascii="Times New Roman" w:hAnsi="Times New Roman" w:eastAsia="Times New Roman"/>
                <w:spacing w:val="-4"/>
                <w:position w:val="2"/>
                <w:sz w:val="21"/>
              </w:rPr>
              <w:t>1</w:t>
            </w:r>
            <w:r>
              <w:rPr>
                <w:rFonts w:ascii="Times New Roman" w:hAnsi="Times New Roman" w:eastAsia="Times New Roman"/>
                <w:spacing w:val="13"/>
                <w:position w:val="2"/>
                <w:sz w:val="21"/>
              </w:rPr>
              <w:t xml:space="preserve"> </w:t>
            </w:r>
            <w:r>
              <w:rPr>
                <w:spacing w:val="-13"/>
                <w:position w:val="2"/>
                <w:sz w:val="21"/>
              </w:rPr>
              <w:t xml:space="preserve">滴 </w:t>
            </w:r>
            <w:r>
              <w:rPr>
                <w:rFonts w:ascii="Times New Roman" w:hAnsi="Times New Roman" w:eastAsia="Times New Roman"/>
                <w:spacing w:val="-4"/>
                <w:position w:val="2"/>
                <w:sz w:val="21"/>
              </w:rPr>
              <w:t>1mol·L</w:t>
            </w:r>
            <w:r>
              <w:rPr>
                <w:rFonts w:ascii="Times New Roman" w:hAnsi="Times New Roman" w:eastAsia="Times New Roman"/>
                <w:spacing w:val="-4"/>
                <w:position w:val="2"/>
                <w:sz w:val="21"/>
                <w:vertAlign w:val="superscript"/>
              </w:rPr>
              <w:t>-1</w:t>
            </w:r>
            <w:r>
              <w:rPr>
                <w:rFonts w:ascii="Times New Roman" w:hAnsi="Times New Roman" w:eastAsia="Times New Roman"/>
                <w:spacing w:val="-6"/>
                <w:position w:val="2"/>
                <w:sz w:val="21"/>
              </w:rPr>
              <w:t xml:space="preserve"> </w:t>
            </w:r>
            <w:r>
              <w:rPr>
                <w:rFonts w:ascii="Times New Roman" w:hAnsi="Times New Roman" w:eastAsia="Times New Roman"/>
                <w:spacing w:val="-4"/>
                <w:position w:val="2"/>
                <w:sz w:val="21"/>
              </w:rPr>
              <w:t>KSCN</w:t>
            </w:r>
            <w:r>
              <w:rPr>
                <w:spacing w:val="-4"/>
                <w:position w:val="2"/>
                <w:sz w:val="21"/>
              </w:rPr>
              <w:t>，溶液立即变为</w:t>
            </w:r>
            <w:r>
              <w:rPr>
                <w:spacing w:val="-13"/>
                <w:position w:val="2"/>
                <w:sz w:val="21"/>
              </w:rPr>
              <w:t xml:space="preserve">血红色，再往溶液中滴入 </w:t>
            </w:r>
            <w:r>
              <w:rPr>
                <w:rFonts w:ascii="Times New Roman" w:hAnsi="Times New Roman" w:eastAsia="Times New Roman"/>
                <w:spacing w:val="-4"/>
                <w:position w:val="2"/>
                <w:sz w:val="21"/>
              </w:rPr>
              <w:t>1mol·L</w:t>
            </w:r>
            <w:r>
              <w:rPr>
                <w:rFonts w:ascii="Times New Roman" w:hAnsi="Times New Roman" w:eastAsia="Times New Roman"/>
                <w:spacing w:val="-4"/>
                <w:position w:val="2"/>
                <w:sz w:val="21"/>
                <w:vertAlign w:val="superscript"/>
              </w:rPr>
              <w:t>-1</w:t>
            </w:r>
            <w:r>
              <w:rPr>
                <w:rFonts w:ascii="Times New Roman" w:hAnsi="Times New Roman" w:eastAsia="Times New Roman"/>
                <w:spacing w:val="-9"/>
                <w:position w:val="2"/>
                <w:sz w:val="21"/>
              </w:rPr>
              <w:t xml:space="preserve"> </w:t>
            </w:r>
            <w:r>
              <w:rPr>
                <w:rFonts w:ascii="Times New Roman" w:hAnsi="Times New Roman" w:eastAsia="Times New Roman"/>
                <w:spacing w:val="-4"/>
                <w:position w:val="2"/>
                <w:sz w:val="21"/>
              </w:rPr>
              <w:t>NH</w:t>
            </w:r>
            <w:r>
              <w:rPr>
                <w:rFonts w:ascii="Times New Roman" w:hAnsi="Times New Roman" w:eastAsia="Times New Roman"/>
                <w:spacing w:val="-4"/>
                <w:sz w:val="13"/>
              </w:rPr>
              <w:t>4</w:t>
            </w:r>
            <w:r>
              <w:rPr>
                <w:rFonts w:ascii="Times New Roman" w:hAnsi="Times New Roman" w:eastAsia="Times New Roman"/>
                <w:spacing w:val="-4"/>
                <w:position w:val="2"/>
                <w:sz w:val="21"/>
              </w:rPr>
              <w:t>F</w:t>
            </w:r>
            <w:r>
              <w:rPr>
                <w:spacing w:val="-10"/>
                <w:position w:val="2"/>
                <w:sz w:val="21"/>
              </w:rPr>
              <w:t xml:space="preserve">，至血红色刚好褪去。将所得 </w:t>
            </w:r>
            <w:r>
              <w:rPr>
                <w:rFonts w:ascii="Times New Roman" w:hAnsi="Times New Roman" w:eastAsia="Times New Roman"/>
                <w:spacing w:val="-4"/>
                <w:position w:val="2"/>
                <w:sz w:val="21"/>
              </w:rPr>
              <w:t>FeF</w:t>
            </w:r>
            <w:r>
              <w:rPr>
                <w:rFonts w:ascii="Times New Roman" w:hAnsi="Times New Roman" w:eastAsia="Times New Roman"/>
                <w:spacing w:val="-4"/>
                <w:position w:val="2"/>
                <w:sz w:val="21"/>
                <w:vertAlign w:val="superscript"/>
              </w:rPr>
              <w:t>2+</w:t>
            </w:r>
            <w:r>
              <w:rPr>
                <w:spacing w:val="-2"/>
                <w:sz w:val="21"/>
              </w:rPr>
              <w:t xml:space="preserve">溶液分为两份，往一份溶液中加入 </w:t>
            </w:r>
            <w:r>
              <w:rPr>
                <w:rFonts w:ascii="Times New Roman" w:hAnsi="Times New Roman" w:eastAsia="Times New Roman"/>
                <w:sz w:val="21"/>
              </w:rPr>
              <w:t>1mol·L</w:t>
            </w:r>
            <w:r>
              <w:rPr>
                <w:rFonts w:ascii="Times New Roman" w:hAnsi="Times New Roman" w:eastAsia="Times New Roman"/>
                <w:position w:val="7"/>
                <w:sz w:val="13"/>
              </w:rPr>
              <w:t>-1</w:t>
            </w:r>
            <w:r>
              <w:rPr>
                <w:rFonts w:ascii="Times New Roman" w:hAnsi="Times New Roman" w:eastAsia="Times New Roman"/>
                <w:spacing w:val="24"/>
                <w:position w:val="7"/>
                <w:sz w:val="13"/>
              </w:rPr>
              <w:t xml:space="preserve"> </w:t>
            </w:r>
            <w:r>
              <w:rPr>
                <w:rFonts w:ascii="Times New Roman" w:hAnsi="Times New Roman" w:eastAsia="Times New Roman"/>
                <w:sz w:val="21"/>
              </w:rPr>
              <w:t>KSCN</w:t>
            </w:r>
            <w:r>
              <w:rPr>
                <w:sz w:val="21"/>
              </w:rPr>
              <w:t>，观察血红色是否容易</w:t>
            </w:r>
            <w:r>
              <w:rPr>
                <w:spacing w:val="-2"/>
                <w:sz w:val="21"/>
              </w:rPr>
              <w:t>重现</w:t>
            </w:r>
            <w:r>
              <w:rPr>
                <w:rFonts w:ascii="Times New Roman" w:hAnsi="Times New Roman" w:eastAsia="Times New Roman"/>
                <w:spacing w:val="-2"/>
                <w:sz w:val="21"/>
              </w:rPr>
              <w:t>?</w:t>
            </w:r>
            <w:r>
              <w:rPr>
                <w:spacing w:val="-2"/>
                <w:sz w:val="21"/>
              </w:rPr>
              <w:t>从实验现象比较下面反应的难易。</w:t>
            </w:r>
          </w:p>
          <w:p w14:paraId="03517C69">
            <w:pPr>
              <w:pStyle w:val="9"/>
              <w:numPr>
                <w:ilvl w:val="0"/>
                <w:numId w:val="0"/>
              </w:numPr>
              <w:tabs>
                <w:tab w:val="left" w:pos="595"/>
              </w:tabs>
              <w:spacing w:before="196" w:line="240" w:lineRule="auto"/>
              <w:ind w:right="100" w:rightChars="0"/>
              <w:jc w:val="both"/>
              <w:rPr>
                <w:rFonts w:hint="eastAsia"/>
                <w:spacing w:val="-2"/>
                <w:sz w:val="21"/>
              </w:rPr>
            </w:pPr>
            <w:r>
              <w:rPr>
                <w:position w:val="2"/>
                <w:sz w:val="19"/>
              </w:rPr>
              <w:drawing>
                <wp:anchor distT="0" distB="0" distL="0" distR="0" simplePos="0" relativeHeight="251660288" behindDoc="1" locked="0" layoutInCell="1" allowOverlap="1">
                  <wp:simplePos x="0" y="0"/>
                  <wp:positionH relativeFrom="page">
                    <wp:posOffset>523875</wp:posOffset>
                  </wp:positionH>
                  <wp:positionV relativeFrom="paragraph">
                    <wp:posOffset>64135</wp:posOffset>
                  </wp:positionV>
                  <wp:extent cx="1231265" cy="353695"/>
                  <wp:effectExtent l="0" t="0" r="6985"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1231392" cy="353567"/>
                          </a:xfrm>
                          <a:prstGeom prst="rect">
                            <a:avLst/>
                          </a:prstGeom>
                        </pic:spPr>
                      </pic:pic>
                    </a:graphicData>
                  </a:graphic>
                </wp:anchor>
              </w:drawing>
            </w:r>
          </w:p>
          <w:p w14:paraId="7AFDDC22">
            <w:pPr>
              <w:numPr>
                <w:ilvl w:val="0"/>
                <w:numId w:val="0"/>
              </w:numPr>
              <w:spacing w:line="240" w:lineRule="auto"/>
              <w:rPr>
                <w:rFonts w:hint="default"/>
                <w:b w:val="0"/>
                <w:bCs w:val="0"/>
                <w:sz w:val="21"/>
                <w:szCs w:val="21"/>
                <w:u w:val="none"/>
                <w:vertAlign w:val="baseline"/>
                <w:lang w:val="en-US" w:eastAsia="zh-CN"/>
              </w:rPr>
            </w:pPr>
          </w:p>
          <w:p w14:paraId="0D0D66EF">
            <w:pPr>
              <w:pStyle w:val="3"/>
              <w:spacing w:line="240" w:lineRule="auto"/>
              <w:ind w:left="88" w:firstLine="420"/>
              <w:jc w:val="both"/>
              <w:rPr>
                <w:spacing w:val="-5"/>
                <w:position w:val="2"/>
              </w:rPr>
            </w:pPr>
            <w:r>
              <w:rPr>
                <w:rFonts w:hint="eastAsia"/>
                <w:spacing w:val="-5"/>
                <w:position w:val="2"/>
                <w:lang w:val="en-US" w:eastAsia="zh-CN"/>
              </w:rPr>
              <w:t>现象：滴加足量氟化铵后溶液由黄色变为无色，滴加KSCN后溶液无明显现象。</w:t>
            </w:r>
          </w:p>
          <w:p w14:paraId="42047E83">
            <w:pPr>
              <w:pStyle w:val="3"/>
              <w:spacing w:line="240" w:lineRule="auto"/>
              <w:ind w:left="88" w:firstLine="420"/>
              <w:jc w:val="both"/>
              <w:rPr>
                <w:position w:val="2"/>
              </w:rPr>
            </w:pPr>
            <w:r>
              <w:rPr>
                <w:spacing w:val="-5"/>
                <w:position w:val="2"/>
              </w:rPr>
              <w:t xml:space="preserve">往另一份 </w:t>
            </w:r>
            <w:r>
              <w:rPr>
                <w:rFonts w:ascii="Times New Roman" w:hAnsi="Times New Roman" w:eastAsia="Times New Roman"/>
                <w:spacing w:val="-2"/>
                <w:position w:val="2"/>
              </w:rPr>
              <w:t>FeF</w:t>
            </w:r>
            <w:r>
              <w:rPr>
                <w:rFonts w:ascii="Times New Roman" w:hAnsi="Times New Roman" w:eastAsia="Times New Roman"/>
                <w:spacing w:val="-2"/>
                <w:position w:val="2"/>
                <w:vertAlign w:val="superscript"/>
              </w:rPr>
              <w:t>2+</w:t>
            </w:r>
            <w:r>
              <w:rPr>
                <w:spacing w:val="-5"/>
                <w:position w:val="2"/>
              </w:rPr>
              <w:t xml:space="preserve">溶液中滴入 </w:t>
            </w:r>
            <w:r>
              <w:rPr>
                <w:rFonts w:ascii="Times New Roman" w:hAnsi="Times New Roman" w:eastAsia="Times New Roman"/>
                <w:spacing w:val="-2"/>
                <w:position w:val="2"/>
              </w:rPr>
              <w:t>1mol·L</w:t>
            </w:r>
            <w:r>
              <w:rPr>
                <w:rFonts w:ascii="Times New Roman" w:hAnsi="Times New Roman" w:eastAsia="Times New Roman"/>
                <w:spacing w:val="-2"/>
                <w:position w:val="2"/>
                <w:vertAlign w:val="superscript"/>
              </w:rPr>
              <w:t>-1</w:t>
            </w:r>
            <w:r>
              <w:rPr>
                <w:rFonts w:ascii="Times New Roman" w:hAnsi="Times New Roman" w:eastAsia="Times New Roman"/>
                <w:spacing w:val="-2"/>
                <w:position w:val="2"/>
              </w:rPr>
              <w:t>K</w:t>
            </w:r>
            <w:r>
              <w:rPr>
                <w:rFonts w:ascii="Times New Roman" w:hAnsi="Times New Roman" w:eastAsia="Times New Roman"/>
                <w:spacing w:val="-2"/>
                <w:sz w:val="13"/>
              </w:rPr>
              <w:t>2</w:t>
            </w:r>
            <w:r>
              <w:rPr>
                <w:rFonts w:ascii="Times New Roman" w:hAnsi="Times New Roman" w:eastAsia="Times New Roman"/>
                <w:spacing w:val="-2"/>
                <w:position w:val="2"/>
              </w:rPr>
              <w:t>C</w:t>
            </w:r>
            <w:r>
              <w:rPr>
                <w:rFonts w:ascii="Times New Roman" w:hAnsi="Times New Roman" w:eastAsia="Times New Roman"/>
                <w:spacing w:val="-2"/>
                <w:sz w:val="13"/>
              </w:rPr>
              <w:t>2</w:t>
            </w:r>
            <w:r>
              <w:rPr>
                <w:rFonts w:ascii="Times New Roman" w:hAnsi="Times New Roman" w:eastAsia="Times New Roman"/>
                <w:spacing w:val="-2"/>
                <w:position w:val="2"/>
              </w:rPr>
              <w:t>O</w:t>
            </w:r>
            <w:r>
              <w:rPr>
                <w:rFonts w:ascii="Times New Roman" w:hAnsi="Times New Roman" w:eastAsia="Times New Roman"/>
                <w:spacing w:val="-2"/>
                <w:sz w:val="13"/>
              </w:rPr>
              <w:t>4</w:t>
            </w:r>
            <w:r>
              <w:rPr>
                <w:spacing w:val="-2"/>
                <w:position w:val="2"/>
              </w:rPr>
              <w:t>，至溶液刚好转为黄绿色，</w:t>
            </w:r>
            <w:r>
              <w:rPr>
                <w:spacing w:val="-11"/>
                <w:position w:val="2"/>
              </w:rPr>
              <w:t xml:space="preserve">记下 </w:t>
            </w:r>
            <w:r>
              <w:rPr>
                <w:rFonts w:ascii="Times New Roman" w:hAnsi="Times New Roman" w:eastAsia="Times New Roman"/>
                <w:spacing w:val="-4"/>
                <w:position w:val="2"/>
              </w:rPr>
              <w:t>K</w:t>
            </w:r>
            <w:r>
              <w:rPr>
                <w:rFonts w:ascii="Times New Roman" w:hAnsi="Times New Roman" w:eastAsia="Times New Roman"/>
                <w:spacing w:val="-4"/>
                <w:sz w:val="13"/>
              </w:rPr>
              <w:t>2</w:t>
            </w:r>
            <w:r>
              <w:rPr>
                <w:rFonts w:ascii="Times New Roman" w:hAnsi="Times New Roman" w:eastAsia="Times New Roman"/>
                <w:spacing w:val="-4"/>
                <w:position w:val="2"/>
              </w:rPr>
              <w:t>C</w:t>
            </w:r>
            <w:r>
              <w:rPr>
                <w:rFonts w:ascii="Times New Roman" w:hAnsi="Times New Roman" w:eastAsia="Times New Roman"/>
                <w:spacing w:val="-4"/>
                <w:sz w:val="13"/>
              </w:rPr>
              <w:t>2</w:t>
            </w:r>
            <w:r>
              <w:rPr>
                <w:rFonts w:ascii="Times New Roman" w:hAnsi="Times New Roman" w:eastAsia="Times New Roman"/>
                <w:spacing w:val="-4"/>
                <w:position w:val="2"/>
              </w:rPr>
              <w:t>O</w:t>
            </w:r>
            <w:r>
              <w:rPr>
                <w:rFonts w:ascii="Times New Roman" w:hAnsi="Times New Roman" w:eastAsia="Times New Roman"/>
                <w:spacing w:val="-4"/>
                <w:sz w:val="13"/>
              </w:rPr>
              <w:t xml:space="preserve">4 </w:t>
            </w:r>
            <w:r>
              <w:rPr>
                <w:spacing w:val="-6"/>
                <w:position w:val="2"/>
              </w:rPr>
              <w:t xml:space="preserve">用量，再往此溶液中滴入 </w:t>
            </w:r>
            <w:r>
              <w:rPr>
                <w:rFonts w:ascii="Times New Roman" w:hAnsi="Times New Roman" w:eastAsia="Times New Roman"/>
                <w:spacing w:val="-4"/>
                <w:position w:val="2"/>
              </w:rPr>
              <w:t>1mol·</w:t>
            </w:r>
            <w:r>
              <w:rPr>
                <w:rFonts w:ascii="Times New Roman" w:hAnsi="Times New Roman" w:eastAsia="Times New Roman"/>
                <w:spacing w:val="4"/>
                <w:position w:val="2"/>
              </w:rPr>
              <w:t xml:space="preserve"> </w:t>
            </w:r>
            <w:r>
              <w:rPr>
                <w:rFonts w:ascii="Times New Roman" w:hAnsi="Times New Roman" w:eastAsia="Times New Roman"/>
                <w:spacing w:val="-4"/>
                <w:position w:val="2"/>
              </w:rPr>
              <w:t>L</w:t>
            </w:r>
            <w:r>
              <w:rPr>
                <w:rFonts w:ascii="Times New Roman" w:hAnsi="Times New Roman" w:eastAsia="Times New Roman"/>
                <w:spacing w:val="-4"/>
                <w:position w:val="2"/>
                <w:vertAlign w:val="superscript"/>
              </w:rPr>
              <w:t>-1</w:t>
            </w:r>
            <w:r>
              <w:rPr>
                <w:rFonts w:ascii="Times New Roman" w:hAnsi="Times New Roman" w:eastAsia="Times New Roman"/>
                <w:spacing w:val="-4"/>
                <w:position w:val="2"/>
              </w:rPr>
              <w:t>NH</w:t>
            </w:r>
            <w:r>
              <w:rPr>
                <w:rFonts w:ascii="Times New Roman" w:hAnsi="Times New Roman" w:eastAsia="Times New Roman"/>
                <w:spacing w:val="-4"/>
                <w:sz w:val="13"/>
              </w:rPr>
              <w:t>4</w:t>
            </w:r>
            <w:r>
              <w:rPr>
                <w:rFonts w:ascii="Times New Roman" w:hAnsi="Times New Roman" w:eastAsia="Times New Roman"/>
                <w:spacing w:val="-4"/>
                <w:position w:val="2"/>
              </w:rPr>
              <w:t>F</w:t>
            </w:r>
            <w:r>
              <w:rPr>
                <w:spacing w:val="-4"/>
                <w:position w:val="2"/>
              </w:rPr>
              <w:t>，至黄绿色刚好褪去，</w:t>
            </w:r>
            <w:r>
              <w:rPr>
                <w:spacing w:val="-3"/>
                <w:position w:val="2"/>
              </w:rPr>
              <w:t xml:space="preserve">比较 </w:t>
            </w:r>
            <w:r>
              <w:rPr>
                <w:rFonts w:ascii="Times New Roman" w:hAnsi="Times New Roman" w:eastAsia="Times New Roman"/>
                <w:position w:val="2"/>
              </w:rPr>
              <w:t>K</w:t>
            </w:r>
            <w:r>
              <w:rPr>
                <w:rFonts w:ascii="Times New Roman" w:hAnsi="Times New Roman" w:eastAsia="Times New Roman"/>
                <w:sz w:val="13"/>
              </w:rPr>
              <w:t>2</w:t>
            </w:r>
            <w:r>
              <w:rPr>
                <w:rFonts w:ascii="Times New Roman" w:hAnsi="Times New Roman" w:eastAsia="Times New Roman"/>
                <w:position w:val="2"/>
              </w:rPr>
              <w:t>C</w:t>
            </w:r>
            <w:r>
              <w:rPr>
                <w:rFonts w:ascii="Times New Roman" w:hAnsi="Times New Roman" w:eastAsia="Times New Roman"/>
                <w:sz w:val="13"/>
              </w:rPr>
              <w:t>2</w:t>
            </w:r>
            <w:r>
              <w:rPr>
                <w:rFonts w:ascii="Times New Roman" w:hAnsi="Times New Roman" w:eastAsia="Times New Roman"/>
                <w:position w:val="2"/>
              </w:rPr>
              <w:t>O</w:t>
            </w:r>
            <w:r>
              <w:rPr>
                <w:rFonts w:ascii="Times New Roman" w:hAnsi="Times New Roman" w:eastAsia="Times New Roman"/>
                <w:sz w:val="13"/>
              </w:rPr>
              <w:t xml:space="preserve">4 </w:t>
            </w:r>
            <w:r>
              <w:rPr>
                <w:spacing w:val="-4"/>
                <w:position w:val="2"/>
              </w:rPr>
              <w:t xml:space="preserve">和 </w:t>
            </w:r>
            <w:r>
              <w:rPr>
                <w:rFonts w:ascii="Times New Roman" w:hAnsi="Times New Roman" w:eastAsia="Times New Roman"/>
                <w:position w:val="2"/>
              </w:rPr>
              <w:t>NH</w:t>
            </w:r>
            <w:r>
              <w:rPr>
                <w:rFonts w:ascii="Times New Roman" w:hAnsi="Times New Roman" w:eastAsia="Times New Roman"/>
                <w:sz w:val="13"/>
              </w:rPr>
              <w:t>4</w:t>
            </w:r>
            <w:r>
              <w:rPr>
                <w:rFonts w:ascii="Times New Roman" w:hAnsi="Times New Roman" w:eastAsia="Times New Roman"/>
                <w:position w:val="2"/>
              </w:rPr>
              <w:t xml:space="preserve">F </w:t>
            </w:r>
            <w:r>
              <w:rPr>
                <w:position w:val="2"/>
              </w:rPr>
              <w:t>的用量，判断反应的难易。</w:t>
            </w:r>
          </w:p>
          <w:p w14:paraId="6CB097AB">
            <w:pPr>
              <w:pStyle w:val="3"/>
              <w:spacing w:line="240" w:lineRule="auto"/>
              <w:ind w:left="88" w:firstLine="420"/>
              <w:jc w:val="both"/>
              <w:rPr>
                <w:sz w:val="20"/>
              </w:rPr>
            </w:pPr>
            <w:r>
              <w:rPr>
                <w:sz w:val="20"/>
              </w:rPr>
              <w:drawing>
                <wp:inline distT="0" distB="0" distL="0" distR="0">
                  <wp:extent cx="1510030" cy="260350"/>
                  <wp:effectExtent l="0" t="0" r="4445" b="635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510284" cy="260604"/>
                          </a:xfrm>
                          <a:prstGeom prst="rect">
                            <a:avLst/>
                          </a:prstGeom>
                        </pic:spPr>
                      </pic:pic>
                    </a:graphicData>
                  </a:graphic>
                </wp:inline>
              </w:drawing>
            </w:r>
          </w:p>
          <w:p w14:paraId="7459C10B">
            <w:pPr>
              <w:pStyle w:val="3"/>
              <w:spacing w:line="240" w:lineRule="auto"/>
              <w:ind w:left="88" w:firstLine="420"/>
              <w:jc w:val="both"/>
              <w:rPr>
                <w:rFonts w:hint="eastAsia"/>
                <w:sz w:val="20"/>
                <w:lang w:val="en-US" w:eastAsia="zh-CN"/>
              </w:rPr>
            </w:pPr>
            <w:r>
              <w:rPr>
                <w:rFonts w:hint="eastAsia"/>
                <w:sz w:val="20"/>
                <w:lang w:val="en-US" w:eastAsia="zh-CN"/>
              </w:rPr>
              <w:t>加入草酸钾10滴后溶液变为黄绿色，滴加23滴氟化铵后溶液颜色变回无色。</w:t>
            </w:r>
          </w:p>
          <w:p w14:paraId="4B1E6654">
            <w:pPr>
              <w:pStyle w:val="3"/>
              <w:spacing w:line="240" w:lineRule="auto"/>
              <w:jc w:val="both"/>
            </w:pPr>
          </w:p>
          <w:p w14:paraId="7FFDCEB0">
            <w:pPr>
              <w:numPr>
                <w:ilvl w:val="0"/>
                <w:numId w:val="0"/>
              </w:numPr>
              <w:spacing w:line="240" w:lineRule="auto"/>
              <w:ind w:firstLine="420" w:firstLineChars="200"/>
              <w:rPr>
                <w:del w:id="24" w:author="WPS_1559650426" w:date="2026-04-27T17:18:36Z"/>
                <w:rFonts w:hint="eastAsia"/>
                <w:vertAlign w:val="superscript"/>
                <w:lang w:val="en-US" w:eastAsia="zh-CN"/>
              </w:rPr>
            </w:pPr>
            <w:r>
              <w:rPr>
                <w:rFonts w:hint="eastAsia"/>
                <w:lang w:val="en-US" w:eastAsia="zh-CN"/>
              </w:rPr>
              <w:t>解释：配体与</w:t>
            </w:r>
            <w:r>
              <w:rPr>
                <w:rFonts w:hint="default" w:ascii="Times New Roman" w:hAnsi="Times New Roman" w:cs="Times New Roman"/>
                <w:lang w:val="en-US" w:eastAsia="zh-CN"/>
              </w:rPr>
              <w:t>Fe</w:t>
            </w:r>
            <w:r>
              <w:rPr>
                <w:rFonts w:hint="default" w:ascii="Times New Roman" w:hAnsi="Times New Roman" w:cs="Times New Roman"/>
                <w:vertAlign w:val="superscript"/>
                <w:lang w:val="en-US" w:eastAsia="zh-CN"/>
              </w:rPr>
              <w:t>3+</w:t>
            </w:r>
            <w:r>
              <w:rPr>
                <w:rFonts w:hint="eastAsia"/>
                <w:vertAlign w:val="baseline"/>
                <w:lang w:val="en-US" w:eastAsia="zh-CN"/>
              </w:rPr>
              <w:t>的配位能力为</w:t>
            </w:r>
            <w:r>
              <w:rPr>
                <w:rFonts w:hint="default" w:ascii="Times New Roman" w:hAnsi="Times New Roman" w:cs="Times New Roman"/>
                <w:vertAlign w:val="baseline"/>
                <w:lang w:val="en-US" w:eastAsia="zh-CN"/>
              </w:rPr>
              <w:t>C</w:t>
            </w:r>
            <w:r>
              <w:rPr>
                <w:rFonts w:hint="default" w:ascii="Times New Roman" w:hAnsi="Times New Roman" w:cs="Times New Roman"/>
                <w:vertAlign w:val="subscript"/>
                <w:lang w:val="en-US" w:eastAsia="zh-CN"/>
              </w:rPr>
              <w:t>2</w:t>
            </w:r>
            <w:r>
              <w:rPr>
                <w:rFonts w:hint="default" w:ascii="Times New Roman" w:hAnsi="Times New Roman" w:cs="Times New Roman"/>
                <w:vertAlign w:val="baseline"/>
                <w:lang w:val="en-US" w:eastAsia="zh-CN"/>
              </w:rPr>
              <w:t>O</w:t>
            </w:r>
            <w:r>
              <w:rPr>
                <w:rFonts w:hint="default" w:ascii="Times New Roman" w:hAnsi="Times New Roman" w:cs="Times New Roman"/>
                <w:vertAlign w:val="subscript"/>
                <w:lang w:val="en-US" w:eastAsia="zh-CN"/>
              </w:rPr>
              <w:t>4</w:t>
            </w:r>
            <w:r>
              <w:rPr>
                <w:rFonts w:hint="default" w:ascii="Times New Roman" w:hAnsi="Times New Roman" w:cs="Times New Roman"/>
                <w:vertAlign w:val="superscript"/>
                <w:lang w:val="en-US" w:eastAsia="zh-CN"/>
              </w:rPr>
              <w:t>2-</w:t>
            </w:r>
            <w:r>
              <w:rPr>
                <w:rFonts w:hint="default" w:ascii="Times New Roman" w:hAnsi="Times New Roman" w:cs="Times New Roman"/>
                <w:vertAlign w:val="baseline"/>
                <w:lang w:val="en-US" w:eastAsia="zh-CN"/>
              </w:rPr>
              <w:t>&gt;F</w:t>
            </w:r>
            <w:r>
              <w:rPr>
                <w:rFonts w:hint="default" w:ascii="Times New Roman" w:hAnsi="Times New Roman" w:cs="Times New Roman"/>
                <w:vertAlign w:val="superscript"/>
                <w:lang w:val="en-US" w:eastAsia="zh-CN"/>
              </w:rPr>
              <w:t>-</w:t>
            </w:r>
            <w:r>
              <w:rPr>
                <w:rFonts w:hint="default" w:ascii="Times New Roman" w:hAnsi="Times New Roman" w:cs="Times New Roman"/>
                <w:vertAlign w:val="baseline"/>
                <w:lang w:val="en-US" w:eastAsia="zh-CN"/>
              </w:rPr>
              <w:t>&gt;SCN</w:t>
            </w:r>
            <w:r>
              <w:rPr>
                <w:rFonts w:hint="default" w:ascii="Times New Roman" w:hAnsi="Times New Roman" w:cs="Times New Roman"/>
                <w:vertAlign w:val="superscript"/>
                <w:lang w:val="en-US" w:eastAsia="zh-CN"/>
              </w:rPr>
              <w:t>-</w:t>
            </w:r>
          </w:p>
          <w:p w14:paraId="7FFDCEB0">
            <w:pPr>
              <w:numPr>
                <w:ilvl w:val="0"/>
                <w:numId w:val="0"/>
              </w:numPr>
              <w:ind w:left="88" w:firstLine="420" w:firstLineChars="200"/>
              <w:jc w:val="both"/>
              <w:rPr>
                <w:rFonts w:hint="default" w:eastAsiaTheme="minorEastAsia"/>
                <w:lang w:val="en-US" w:eastAsia="zh-CN"/>
              </w:rPr>
              <w:pPrChange w:id="25" w:author="WPS_1559650426" w:date="2026-04-27T17:18:36Z">
                <w:pPr>
                  <w:pStyle w:val="3"/>
                  <w:spacing w:line="240" w:lineRule="auto"/>
                  <w:ind w:left="88" w:firstLine="420"/>
                  <w:jc w:val="both"/>
                </w:pPr>
              </w:pPrChange>
            </w:pPr>
            <w:r>
              <w:rPr>
                <w:rFonts w:hint="eastAsia"/>
                <w:lang w:val="en-US" w:eastAsia="zh-CN"/>
              </w:rPr>
              <w:t>。</w:t>
            </w:r>
            <w:ins w:id="26" w:author="WPS_1559650426" w:date="2026-04-27T17:18:39Z">
              <w:r>
                <w:rPr>
                  <w:rFonts w:hint="eastAsia"/>
                  <w:lang w:val="en-US" w:eastAsia="zh-CN"/>
                </w:rPr>
                <w:t xml:space="preserve"> </w:t>
              </w:r>
            </w:ins>
            <w:ins w:id="27" w:author="WPS_1559650426" w:date="2026-04-27T17:18:40Z">
              <w:r>
                <w:rPr>
                  <w:rFonts w:hint="eastAsia"/>
                  <w:lang w:val="en-US" w:eastAsia="zh-CN"/>
                </w:rPr>
                <w:t>这个</w:t>
              </w:r>
            </w:ins>
            <w:ins w:id="28" w:author="WPS_1559650426" w:date="2026-04-27T17:18:41Z">
              <w:r>
                <w:rPr>
                  <w:rFonts w:hint="eastAsia"/>
                  <w:lang w:val="en-US" w:eastAsia="zh-CN"/>
                </w:rPr>
                <w:t>结论</w:t>
              </w:r>
            </w:ins>
            <w:ins w:id="29" w:author="WPS_1559650426" w:date="2026-04-27T17:18:42Z">
              <w:r>
                <w:rPr>
                  <w:rFonts w:hint="eastAsia"/>
                  <w:lang w:val="en-US" w:eastAsia="zh-CN"/>
                </w:rPr>
                <w:t>怎么</w:t>
              </w:r>
            </w:ins>
            <w:ins w:id="30" w:author="WPS_1559650426" w:date="2026-04-27T17:18:43Z">
              <w:r>
                <w:rPr>
                  <w:rFonts w:hint="eastAsia"/>
                  <w:lang w:val="en-US" w:eastAsia="zh-CN"/>
                </w:rPr>
                <w:t>得出</w:t>
              </w:r>
            </w:ins>
            <w:ins w:id="31" w:author="WPS_1559650426" w:date="2026-04-27T17:18:44Z">
              <w:r>
                <w:rPr>
                  <w:rFonts w:hint="eastAsia"/>
                  <w:lang w:val="en-US" w:eastAsia="zh-CN"/>
                </w:rPr>
                <w:t>的</w:t>
              </w:r>
            </w:ins>
            <w:ins w:id="32" w:author="WPS_1559650426" w:date="2026-04-27T17:18:45Z">
              <w:r>
                <w:rPr>
                  <w:rFonts w:hint="eastAsia"/>
                  <w:lang w:val="en-US" w:eastAsia="zh-CN"/>
                </w:rPr>
                <w:t>？</w:t>
              </w:r>
            </w:ins>
          </w:p>
          <w:p w14:paraId="724B5886">
            <w:pPr>
              <w:pStyle w:val="9"/>
              <w:numPr>
                <w:ilvl w:val="0"/>
                <w:numId w:val="6"/>
              </w:numPr>
              <w:tabs>
                <w:tab w:val="left" w:pos="615"/>
                <w:tab w:val="clear" w:pos="312"/>
              </w:tabs>
              <w:spacing w:before="216" w:line="240" w:lineRule="auto"/>
              <w:ind w:left="88" w:leftChars="0" w:right="103" w:rightChars="0" w:firstLine="0" w:firstLineChars="0"/>
              <w:jc w:val="both"/>
              <w:rPr>
                <w:rFonts w:ascii="Times New Roman" w:hAnsi="Times New Roman" w:eastAsia="Times New Roman"/>
                <w:position w:val="2"/>
                <w:sz w:val="21"/>
              </w:rPr>
            </w:pPr>
            <w:r>
              <w:rPr>
                <w:spacing w:val="-14"/>
                <w:position w:val="2"/>
                <w:sz w:val="21"/>
              </w:rPr>
              <w:t xml:space="preserve">在 </w:t>
            </w:r>
            <w:r>
              <w:rPr>
                <w:rFonts w:ascii="Times New Roman" w:hAnsi="Times New Roman" w:eastAsia="Times New Roman"/>
                <w:spacing w:val="-2"/>
                <w:position w:val="2"/>
                <w:sz w:val="21"/>
              </w:rPr>
              <w:t>0</w:t>
            </w:r>
            <w:r>
              <w:rPr>
                <w:rFonts w:ascii="Times New Roman" w:hAnsi="Times New Roman" w:eastAsia="Times New Roman"/>
                <w:spacing w:val="-2"/>
                <w:sz w:val="13"/>
              </w:rPr>
              <w:t>.</w:t>
            </w:r>
            <w:r>
              <w:rPr>
                <w:rFonts w:ascii="Times New Roman" w:hAnsi="Times New Roman" w:eastAsia="Times New Roman"/>
                <w:spacing w:val="-2"/>
                <w:position w:val="2"/>
                <w:sz w:val="21"/>
              </w:rPr>
              <w:t>5mol·L</w:t>
            </w:r>
            <w:r>
              <w:rPr>
                <w:rFonts w:ascii="Times New Roman" w:hAnsi="Times New Roman" w:eastAsia="Times New Roman"/>
                <w:spacing w:val="-2"/>
                <w:position w:val="2"/>
                <w:sz w:val="21"/>
                <w:vertAlign w:val="superscript"/>
              </w:rPr>
              <w:t>-1</w:t>
            </w:r>
            <w:r>
              <w:rPr>
                <w:rFonts w:ascii="Times New Roman" w:hAnsi="Times New Roman" w:eastAsia="Times New Roman"/>
                <w:spacing w:val="-11"/>
                <w:position w:val="2"/>
                <w:sz w:val="21"/>
              </w:rPr>
              <w:t xml:space="preserve"> </w:t>
            </w:r>
            <w:r>
              <w:rPr>
                <w:rFonts w:ascii="Times New Roman" w:hAnsi="Times New Roman" w:eastAsia="Times New Roman"/>
                <w:spacing w:val="-2"/>
                <w:position w:val="2"/>
                <w:sz w:val="21"/>
              </w:rPr>
              <w:t>K</w:t>
            </w:r>
            <w:r>
              <w:rPr>
                <w:rFonts w:ascii="Times New Roman" w:hAnsi="Times New Roman" w:eastAsia="Times New Roman"/>
                <w:spacing w:val="-2"/>
                <w:sz w:val="13"/>
              </w:rPr>
              <w:t>3</w:t>
            </w:r>
            <w:r>
              <w:rPr>
                <w:rFonts w:ascii="Times New Roman" w:hAnsi="Times New Roman" w:eastAsia="Times New Roman"/>
                <w:spacing w:val="-2"/>
                <w:position w:val="2"/>
                <w:sz w:val="21"/>
              </w:rPr>
              <w:t>[Fe(CN)</w:t>
            </w:r>
            <w:r>
              <w:rPr>
                <w:rFonts w:ascii="Times New Roman" w:hAnsi="Times New Roman" w:eastAsia="Times New Roman"/>
                <w:spacing w:val="-2"/>
                <w:sz w:val="13"/>
              </w:rPr>
              <w:t>6</w:t>
            </w:r>
            <w:r>
              <w:rPr>
                <w:rFonts w:ascii="Times New Roman" w:hAnsi="Times New Roman" w:eastAsia="Times New Roman"/>
                <w:spacing w:val="-2"/>
                <w:position w:val="2"/>
                <w:sz w:val="21"/>
              </w:rPr>
              <w:t>]</w:t>
            </w:r>
            <w:r>
              <w:rPr>
                <w:spacing w:val="-4"/>
                <w:position w:val="2"/>
                <w:sz w:val="21"/>
              </w:rPr>
              <w:t xml:space="preserve">和产品溶液中分别滴入 </w:t>
            </w:r>
            <w:r>
              <w:rPr>
                <w:rFonts w:ascii="Times New Roman" w:hAnsi="Times New Roman" w:eastAsia="Times New Roman"/>
                <w:spacing w:val="-2"/>
                <w:position w:val="2"/>
                <w:sz w:val="21"/>
              </w:rPr>
              <w:t>2mol·L</w:t>
            </w:r>
            <w:r>
              <w:rPr>
                <w:rFonts w:ascii="Times New Roman" w:hAnsi="Times New Roman" w:eastAsia="Times New Roman"/>
                <w:spacing w:val="-7"/>
                <w:position w:val="2"/>
                <w:sz w:val="21"/>
                <w:vertAlign w:val="superscript"/>
              </w:rPr>
              <w:t xml:space="preserve">- </w:t>
            </w:r>
            <w:r>
              <w:rPr>
                <w:rFonts w:ascii="Times New Roman" w:hAnsi="Times New Roman" w:eastAsia="Times New Roman"/>
                <w:spacing w:val="-2"/>
                <w:position w:val="2"/>
                <w:sz w:val="21"/>
                <w:vertAlign w:val="superscript"/>
              </w:rPr>
              <w:t>1</w:t>
            </w:r>
            <w:r>
              <w:rPr>
                <w:rFonts w:ascii="Times New Roman" w:hAnsi="Times New Roman" w:eastAsia="Times New Roman"/>
                <w:spacing w:val="-11"/>
                <w:position w:val="2"/>
                <w:sz w:val="21"/>
              </w:rPr>
              <w:t xml:space="preserve"> </w:t>
            </w:r>
            <w:r>
              <w:rPr>
                <w:rFonts w:ascii="Times New Roman" w:hAnsi="Times New Roman" w:eastAsia="Times New Roman"/>
                <w:spacing w:val="-2"/>
                <w:position w:val="2"/>
                <w:sz w:val="21"/>
              </w:rPr>
              <w:t>NaOH</w:t>
            </w:r>
            <w:r>
              <w:rPr>
                <w:spacing w:val="-2"/>
                <w:position w:val="2"/>
                <w:sz w:val="21"/>
              </w:rPr>
              <w:t>，对</w:t>
            </w:r>
            <w:r>
              <w:rPr>
                <w:position w:val="2"/>
                <w:sz w:val="21"/>
              </w:rPr>
              <w:t>比现象有何不同</w:t>
            </w:r>
            <w:r>
              <w:rPr>
                <w:rFonts w:ascii="Times New Roman" w:hAnsi="Times New Roman" w:eastAsia="Times New Roman"/>
                <w:position w:val="2"/>
                <w:sz w:val="21"/>
              </w:rPr>
              <w:t>? [ Fe(CN)</w:t>
            </w:r>
            <w:r>
              <w:rPr>
                <w:rFonts w:ascii="Times New Roman" w:hAnsi="Times New Roman" w:eastAsia="Times New Roman"/>
                <w:sz w:val="13"/>
              </w:rPr>
              <w:t>6</w:t>
            </w:r>
            <w:r>
              <w:rPr>
                <w:rFonts w:ascii="Times New Roman" w:hAnsi="Times New Roman" w:eastAsia="Times New Roman"/>
                <w:position w:val="2"/>
                <w:sz w:val="21"/>
              </w:rPr>
              <w:t>]</w:t>
            </w:r>
            <w:r>
              <w:rPr>
                <w:rFonts w:ascii="Times New Roman" w:hAnsi="Times New Roman" w:eastAsia="Times New Roman"/>
                <w:position w:val="2"/>
                <w:sz w:val="21"/>
                <w:vertAlign w:val="superscript"/>
              </w:rPr>
              <w:t>3-</w:t>
            </w:r>
            <w:r>
              <w:rPr>
                <w:position w:val="2"/>
                <w:sz w:val="21"/>
              </w:rPr>
              <w:t>与</w:t>
            </w:r>
            <w:r>
              <w:rPr>
                <w:rFonts w:ascii="Times New Roman" w:hAnsi="Times New Roman" w:eastAsia="Times New Roman"/>
                <w:position w:val="2"/>
                <w:sz w:val="21"/>
              </w:rPr>
              <w:t>[Fe(C</w:t>
            </w:r>
            <w:r>
              <w:rPr>
                <w:rFonts w:ascii="Times New Roman" w:hAnsi="Times New Roman" w:eastAsia="Times New Roman"/>
                <w:sz w:val="13"/>
              </w:rPr>
              <w:t>2</w:t>
            </w:r>
            <w:r>
              <w:rPr>
                <w:rFonts w:ascii="Times New Roman" w:hAnsi="Times New Roman" w:eastAsia="Times New Roman"/>
                <w:position w:val="2"/>
                <w:sz w:val="21"/>
              </w:rPr>
              <w:t>O</w:t>
            </w:r>
            <w:r>
              <w:rPr>
                <w:rFonts w:ascii="Times New Roman" w:hAnsi="Times New Roman" w:eastAsia="Times New Roman"/>
                <w:sz w:val="13"/>
              </w:rPr>
              <w:t>4</w:t>
            </w:r>
            <w:r>
              <w:rPr>
                <w:rFonts w:ascii="Times New Roman" w:hAnsi="Times New Roman" w:eastAsia="Times New Roman"/>
                <w:position w:val="2"/>
                <w:sz w:val="21"/>
              </w:rPr>
              <w:t>)</w:t>
            </w:r>
            <w:r>
              <w:rPr>
                <w:rFonts w:ascii="Times New Roman" w:hAnsi="Times New Roman" w:eastAsia="Times New Roman"/>
                <w:sz w:val="13"/>
              </w:rPr>
              <w:t>3</w:t>
            </w:r>
            <w:r>
              <w:rPr>
                <w:rFonts w:ascii="Times New Roman" w:hAnsi="Times New Roman" w:eastAsia="Times New Roman"/>
                <w:position w:val="2"/>
                <w:sz w:val="21"/>
              </w:rPr>
              <w:t>]</w:t>
            </w:r>
            <w:r>
              <w:rPr>
                <w:rFonts w:ascii="Times New Roman" w:hAnsi="Times New Roman" w:eastAsia="Times New Roman"/>
                <w:position w:val="2"/>
                <w:sz w:val="21"/>
                <w:vertAlign w:val="superscript"/>
              </w:rPr>
              <w:t>3-</w:t>
            </w:r>
            <w:r>
              <w:rPr>
                <w:position w:val="2"/>
                <w:sz w:val="21"/>
              </w:rPr>
              <w:t>比较，何者较稳定</w:t>
            </w:r>
            <w:r>
              <w:rPr>
                <w:rFonts w:ascii="Times New Roman" w:hAnsi="Times New Roman" w:eastAsia="Times New Roman"/>
                <w:position w:val="2"/>
                <w:sz w:val="21"/>
              </w:rPr>
              <w:t>?</w:t>
            </w:r>
          </w:p>
          <w:p w14:paraId="12FA3ED8">
            <w:pPr>
              <w:pStyle w:val="9"/>
              <w:numPr>
                <w:ilvl w:val="0"/>
                <w:numId w:val="0"/>
              </w:numPr>
              <w:tabs>
                <w:tab w:val="left" w:pos="615"/>
              </w:tabs>
              <w:spacing w:before="216" w:line="240" w:lineRule="auto"/>
              <w:ind w:left="88" w:leftChars="0" w:right="103" w:rightChars="0"/>
              <w:jc w:val="both"/>
            </w:pPr>
            <w:r>
              <w:rPr>
                <w:rFonts w:hint="eastAsia" w:ascii="Times New Roman" w:hAnsi="Times New Roman" w:eastAsia="宋体"/>
                <w:position w:val="2"/>
                <w:sz w:val="21"/>
                <w:lang w:val="en-US" w:eastAsia="zh-CN"/>
              </w:rPr>
              <w:t xml:space="preserve">   现象：滴加氢氧化钠溶液后，</w:t>
            </w:r>
            <w:r>
              <w:rPr>
                <w:rFonts w:ascii="Times New Roman" w:hAnsi="Times New Roman" w:eastAsia="Times New Roman"/>
                <w:spacing w:val="-2"/>
                <w:position w:val="2"/>
                <w:sz w:val="21"/>
              </w:rPr>
              <w:t>K</w:t>
            </w:r>
            <w:r>
              <w:rPr>
                <w:rFonts w:ascii="Times New Roman" w:hAnsi="Times New Roman" w:eastAsia="Times New Roman"/>
                <w:spacing w:val="-2"/>
                <w:sz w:val="13"/>
              </w:rPr>
              <w:t>3</w:t>
            </w:r>
            <w:r>
              <w:rPr>
                <w:rFonts w:ascii="Times New Roman" w:hAnsi="Times New Roman" w:eastAsia="Times New Roman"/>
                <w:spacing w:val="-2"/>
                <w:position w:val="2"/>
                <w:sz w:val="21"/>
              </w:rPr>
              <w:t>[Fe(CN)</w:t>
            </w:r>
            <w:r>
              <w:rPr>
                <w:rFonts w:ascii="Times New Roman" w:hAnsi="Times New Roman" w:eastAsia="Times New Roman"/>
                <w:spacing w:val="-2"/>
                <w:sz w:val="13"/>
              </w:rPr>
              <w:t>6</w:t>
            </w:r>
            <w:r>
              <w:rPr>
                <w:rFonts w:ascii="Times New Roman" w:hAnsi="Times New Roman" w:eastAsia="Times New Roman"/>
                <w:spacing w:val="-2"/>
                <w:position w:val="2"/>
                <w:sz w:val="21"/>
              </w:rPr>
              <w:t>]</w:t>
            </w:r>
            <w:r>
              <w:rPr>
                <w:rFonts w:hint="eastAsia" w:ascii="Times New Roman" w:hAnsi="Times New Roman" w:eastAsia="宋体"/>
                <w:spacing w:val="-2"/>
                <w:position w:val="2"/>
                <w:sz w:val="21"/>
                <w:lang w:val="en-US" w:eastAsia="zh-CN"/>
              </w:rPr>
              <w:t>溶液无明显现象，样品溶液产生大量红棕色固体。</w:t>
            </w:r>
          </w:p>
          <w:p w14:paraId="6363C778">
            <w:pPr>
              <w:numPr>
                <w:ilvl w:val="0"/>
                <w:numId w:val="0"/>
              </w:numPr>
              <w:spacing w:line="240" w:lineRule="auto"/>
              <w:ind w:firstLine="420" w:firstLineChars="200"/>
              <w:rPr>
                <w:rFonts w:hint="default"/>
                <w:highlight w:val="yellow"/>
                <w:lang w:val="en-US" w:eastAsia="zh-CN"/>
                <w:rPrChange w:id="33" w:author="WPS_1559650426" w:date="2026-04-27T17:19:16Z">
                  <w:rPr>
                    <w:rFonts w:hint="eastAsia"/>
                    <w:lang w:val="en-US" w:eastAsia="zh-CN"/>
                  </w:rPr>
                </w:rPrChange>
              </w:rPr>
            </w:pPr>
            <w:r>
              <w:rPr>
                <w:rFonts w:hint="eastAsia"/>
                <w:highlight w:val="yellow"/>
                <w:lang w:val="en-US" w:eastAsia="zh-CN"/>
                <w:rPrChange w:id="34" w:author="WPS_1559650426" w:date="2026-04-27T17:19:16Z">
                  <w:rPr>
                    <w:rFonts w:hint="eastAsia"/>
                    <w:lang w:val="en-US" w:eastAsia="zh-CN"/>
                  </w:rPr>
                </w:rPrChange>
              </w:rPr>
              <w:t>解释：配体与</w:t>
            </w:r>
            <w:r>
              <w:rPr>
                <w:rFonts w:hint="default" w:ascii="Times New Roman" w:hAnsi="Times New Roman" w:cs="Times New Roman"/>
                <w:highlight w:val="yellow"/>
                <w:lang w:val="en-US" w:eastAsia="zh-CN"/>
                <w:rPrChange w:id="35" w:author="WPS_1559650426" w:date="2026-04-27T17:19:16Z">
                  <w:rPr>
                    <w:rFonts w:hint="default" w:ascii="Times New Roman" w:hAnsi="Times New Roman" w:cs="Times New Roman"/>
                    <w:lang w:val="en-US" w:eastAsia="zh-CN"/>
                  </w:rPr>
                </w:rPrChange>
              </w:rPr>
              <w:t>Fe</w:t>
            </w:r>
            <w:r>
              <w:rPr>
                <w:rFonts w:hint="default" w:ascii="Times New Roman" w:hAnsi="Times New Roman" w:cs="Times New Roman"/>
                <w:highlight w:val="yellow"/>
                <w:vertAlign w:val="superscript"/>
                <w:lang w:val="en-US" w:eastAsia="zh-CN"/>
                <w:rPrChange w:id="36" w:author="WPS_1559650426" w:date="2026-04-27T17:19:16Z">
                  <w:rPr>
                    <w:rFonts w:hint="default" w:ascii="Times New Roman" w:hAnsi="Times New Roman" w:cs="Times New Roman"/>
                    <w:vertAlign w:val="superscript"/>
                    <w:lang w:val="en-US" w:eastAsia="zh-CN"/>
                  </w:rPr>
                </w:rPrChange>
              </w:rPr>
              <w:t>3+</w:t>
            </w:r>
            <w:r>
              <w:rPr>
                <w:rFonts w:hint="eastAsia"/>
                <w:highlight w:val="yellow"/>
                <w:vertAlign w:val="baseline"/>
                <w:lang w:val="en-US" w:eastAsia="zh-CN"/>
                <w:rPrChange w:id="37" w:author="WPS_1559650426" w:date="2026-04-27T17:19:16Z">
                  <w:rPr>
                    <w:rFonts w:hint="eastAsia"/>
                    <w:vertAlign w:val="baseline"/>
                    <w:lang w:val="en-US" w:eastAsia="zh-CN"/>
                  </w:rPr>
                </w:rPrChange>
              </w:rPr>
              <w:t>的配位能力为</w:t>
            </w:r>
            <w:r>
              <w:rPr>
                <w:rFonts w:hint="default" w:ascii="Times New Roman" w:hAnsi="Times New Roman" w:cs="Times New Roman"/>
                <w:highlight w:val="yellow"/>
                <w:lang w:val="en-US" w:eastAsia="zh-CN"/>
                <w:rPrChange w:id="38" w:author="WPS_1559650426" w:date="2026-04-27T17:19:16Z">
                  <w:rPr>
                    <w:rFonts w:hint="default" w:ascii="Times New Roman" w:hAnsi="Times New Roman" w:cs="Times New Roman"/>
                    <w:lang w:val="en-US" w:eastAsia="zh-CN"/>
                  </w:rPr>
                </w:rPrChange>
              </w:rPr>
              <w:t>CN</w:t>
            </w:r>
            <w:r>
              <w:rPr>
                <w:rFonts w:hint="default" w:ascii="Times New Roman" w:hAnsi="Times New Roman" w:cs="Times New Roman"/>
                <w:highlight w:val="yellow"/>
                <w:vertAlign w:val="superscript"/>
                <w:lang w:val="en-US" w:eastAsia="zh-CN"/>
                <w:rPrChange w:id="39" w:author="WPS_1559650426" w:date="2026-04-27T17:19:16Z">
                  <w:rPr>
                    <w:rFonts w:hint="default" w:ascii="Times New Roman" w:hAnsi="Times New Roman" w:cs="Times New Roman"/>
                    <w:vertAlign w:val="superscript"/>
                    <w:lang w:val="en-US" w:eastAsia="zh-CN"/>
                  </w:rPr>
                </w:rPrChange>
              </w:rPr>
              <w:t>-</w:t>
            </w:r>
            <w:r>
              <w:rPr>
                <w:rFonts w:hint="default" w:ascii="Times New Roman" w:hAnsi="Times New Roman" w:cs="Times New Roman"/>
                <w:highlight w:val="yellow"/>
                <w:vertAlign w:val="baseline"/>
                <w:lang w:val="en-US" w:eastAsia="zh-CN"/>
                <w:rPrChange w:id="40" w:author="WPS_1559650426" w:date="2026-04-27T17:19:16Z">
                  <w:rPr>
                    <w:rFonts w:hint="default" w:ascii="Times New Roman" w:hAnsi="Times New Roman" w:cs="Times New Roman"/>
                    <w:vertAlign w:val="baseline"/>
                    <w:lang w:val="en-US" w:eastAsia="zh-CN"/>
                  </w:rPr>
                </w:rPrChange>
              </w:rPr>
              <w:t>&gt;SCN</w:t>
            </w:r>
            <w:r>
              <w:rPr>
                <w:rFonts w:hint="default" w:ascii="Times New Roman" w:hAnsi="Times New Roman" w:cs="Times New Roman"/>
                <w:highlight w:val="yellow"/>
                <w:vertAlign w:val="superscript"/>
                <w:lang w:val="en-US" w:eastAsia="zh-CN"/>
                <w:rPrChange w:id="41" w:author="WPS_1559650426" w:date="2026-04-27T17:19:16Z">
                  <w:rPr>
                    <w:rFonts w:hint="default" w:ascii="Times New Roman" w:hAnsi="Times New Roman" w:cs="Times New Roman"/>
                    <w:vertAlign w:val="superscript"/>
                    <w:lang w:val="en-US" w:eastAsia="zh-CN"/>
                  </w:rPr>
                </w:rPrChange>
              </w:rPr>
              <w:t>-</w:t>
            </w:r>
            <w:ins w:id="42" w:author="WPS_1559650426" w:date="2026-04-27T17:19:18Z">
              <w:r>
                <w:rPr>
                  <w:rFonts w:hint="eastAsia" w:ascii="Times New Roman" w:hAnsi="Times New Roman" w:cs="Times New Roman"/>
                  <w:highlight w:val="yellow"/>
                  <w:vertAlign w:val="superscript"/>
                  <w:lang w:val="en-US" w:eastAsia="zh-CN"/>
                </w:rPr>
                <w:t xml:space="preserve"> </w:t>
              </w:r>
            </w:ins>
            <w:ins w:id="43" w:author="WPS_1559650426" w:date="2026-04-27T17:19:20Z">
              <w:r>
                <w:rPr>
                  <w:rFonts w:hint="eastAsia" w:ascii="Times New Roman" w:hAnsi="Times New Roman" w:cs="Times New Roman"/>
                  <w:highlight w:val="yellow"/>
                  <w:vertAlign w:val="baseline"/>
                  <w:lang w:val="en-US" w:eastAsia="zh-CN"/>
                  <w:rPrChange w:id="44" w:author="WPS_1559650426" w:date="2026-04-27T17:19:26Z">
                    <w:rPr>
                      <w:rFonts w:hint="eastAsia" w:ascii="Times New Roman" w:hAnsi="Times New Roman" w:cs="Times New Roman"/>
                      <w:highlight w:val="yellow"/>
                      <w:vertAlign w:val="superscript"/>
                      <w:lang w:val="en-US" w:eastAsia="zh-CN"/>
                    </w:rPr>
                  </w:rPrChange>
                </w:rPr>
                <w:t>该</w:t>
              </w:r>
            </w:ins>
            <w:ins w:id="46" w:author="WPS_1559650426" w:date="2026-04-27T17:19:21Z">
              <w:r>
                <w:rPr>
                  <w:rFonts w:hint="eastAsia" w:ascii="Times New Roman" w:hAnsi="Times New Roman" w:cs="Times New Roman"/>
                  <w:highlight w:val="yellow"/>
                  <w:vertAlign w:val="baseline"/>
                  <w:lang w:val="en-US" w:eastAsia="zh-CN"/>
                  <w:rPrChange w:id="47" w:author="WPS_1559650426" w:date="2026-04-27T17:19:26Z">
                    <w:rPr>
                      <w:rFonts w:hint="eastAsia" w:ascii="Times New Roman" w:hAnsi="Times New Roman" w:cs="Times New Roman"/>
                      <w:highlight w:val="yellow"/>
                      <w:vertAlign w:val="superscript"/>
                      <w:lang w:val="en-US" w:eastAsia="zh-CN"/>
                    </w:rPr>
                  </w:rPrChange>
                </w:rPr>
                <w:t>解释</w:t>
              </w:r>
            </w:ins>
            <w:ins w:id="49" w:author="WPS_1559650426" w:date="2026-04-27T17:19:22Z">
              <w:r>
                <w:rPr>
                  <w:rFonts w:hint="eastAsia" w:ascii="Times New Roman" w:hAnsi="Times New Roman" w:cs="Times New Roman"/>
                  <w:highlight w:val="yellow"/>
                  <w:vertAlign w:val="baseline"/>
                  <w:lang w:val="en-US" w:eastAsia="zh-CN"/>
                  <w:rPrChange w:id="50" w:author="WPS_1559650426" w:date="2026-04-27T17:19:26Z">
                    <w:rPr>
                      <w:rFonts w:hint="eastAsia" w:ascii="Times New Roman" w:hAnsi="Times New Roman" w:cs="Times New Roman"/>
                      <w:highlight w:val="yellow"/>
                      <w:vertAlign w:val="superscript"/>
                      <w:lang w:val="en-US" w:eastAsia="zh-CN"/>
                    </w:rPr>
                  </w:rPrChange>
                </w:rPr>
                <w:t>不对</w:t>
              </w:r>
            </w:ins>
          </w:p>
          <w:p w14:paraId="65DD7C69">
            <w:pPr>
              <w:numPr>
                <w:ilvl w:val="0"/>
                <w:numId w:val="0"/>
              </w:numPr>
              <w:spacing w:line="240" w:lineRule="auto"/>
              <w:ind w:firstLine="420" w:firstLineChars="200"/>
              <w:rPr>
                <w:rFonts w:hint="default" w:ascii="Times New Roman" w:hAnsi="Times New Roman" w:cs="Times New Roman"/>
                <w:vertAlign w:val="superscript"/>
                <w:lang w:val="en-US" w:eastAsia="zh-CN"/>
              </w:rPr>
            </w:pPr>
            <w:r>
              <w:rPr>
                <w:rFonts w:hint="eastAsia"/>
                <w:lang w:val="en-US" w:eastAsia="zh-CN"/>
              </w:rPr>
              <w:t>结论：这几种离子与三价铁的配位能力：</w:t>
            </w:r>
            <w:r>
              <w:rPr>
                <w:rFonts w:hint="default" w:ascii="Times New Roman" w:hAnsi="Times New Roman" w:cs="Times New Roman"/>
                <w:lang w:val="en-US" w:eastAsia="zh-CN"/>
              </w:rPr>
              <w:t>CN</w:t>
            </w:r>
            <w:r>
              <w:rPr>
                <w:rFonts w:hint="default" w:ascii="Times New Roman" w:hAnsi="Times New Roman" w:cs="Times New Roman"/>
                <w:vertAlign w:val="superscript"/>
                <w:lang w:val="en-US" w:eastAsia="zh-CN"/>
              </w:rPr>
              <w:t>-</w:t>
            </w:r>
            <w:r>
              <w:rPr>
                <w:rFonts w:hint="default" w:ascii="Times New Roman" w:hAnsi="Times New Roman" w:cs="Times New Roman"/>
                <w:vertAlign w:val="baseline"/>
                <w:lang w:val="en-US" w:eastAsia="zh-CN"/>
              </w:rPr>
              <w:t>&gt;C</w:t>
            </w:r>
            <w:r>
              <w:rPr>
                <w:rFonts w:hint="default" w:ascii="Times New Roman" w:hAnsi="Times New Roman" w:cs="Times New Roman"/>
                <w:vertAlign w:val="subscript"/>
                <w:lang w:val="en-US" w:eastAsia="zh-CN"/>
              </w:rPr>
              <w:t>2</w:t>
            </w:r>
            <w:r>
              <w:rPr>
                <w:rFonts w:hint="default" w:ascii="Times New Roman" w:hAnsi="Times New Roman" w:cs="Times New Roman"/>
                <w:vertAlign w:val="baseline"/>
                <w:lang w:val="en-US" w:eastAsia="zh-CN"/>
              </w:rPr>
              <w:t>O</w:t>
            </w:r>
            <w:r>
              <w:rPr>
                <w:rFonts w:hint="default" w:ascii="Times New Roman" w:hAnsi="Times New Roman" w:cs="Times New Roman"/>
                <w:vertAlign w:val="subscript"/>
                <w:lang w:val="en-US" w:eastAsia="zh-CN"/>
              </w:rPr>
              <w:t>4</w:t>
            </w:r>
            <w:r>
              <w:rPr>
                <w:rFonts w:hint="default" w:ascii="Times New Roman" w:hAnsi="Times New Roman" w:cs="Times New Roman"/>
                <w:vertAlign w:val="superscript"/>
                <w:lang w:val="en-US" w:eastAsia="zh-CN"/>
              </w:rPr>
              <w:t>2-</w:t>
            </w:r>
            <w:r>
              <w:rPr>
                <w:rFonts w:hint="default" w:ascii="Times New Roman" w:hAnsi="Times New Roman" w:cs="Times New Roman"/>
                <w:vertAlign w:val="baseline"/>
                <w:lang w:val="en-US" w:eastAsia="zh-CN"/>
              </w:rPr>
              <w:t>&gt;F</w:t>
            </w:r>
            <w:r>
              <w:rPr>
                <w:rFonts w:hint="default" w:ascii="Times New Roman" w:hAnsi="Times New Roman" w:cs="Times New Roman"/>
                <w:vertAlign w:val="superscript"/>
                <w:lang w:val="en-US" w:eastAsia="zh-CN"/>
              </w:rPr>
              <w:t>-</w:t>
            </w:r>
            <w:r>
              <w:rPr>
                <w:rFonts w:hint="default" w:ascii="Times New Roman" w:hAnsi="Times New Roman" w:cs="Times New Roman"/>
                <w:vertAlign w:val="baseline"/>
                <w:lang w:val="en-US" w:eastAsia="zh-CN"/>
              </w:rPr>
              <w:t>&gt;SCN</w:t>
            </w:r>
            <w:r>
              <w:rPr>
                <w:rFonts w:hint="default" w:ascii="Times New Roman" w:hAnsi="Times New Roman" w:cs="Times New Roman"/>
                <w:vertAlign w:val="superscript"/>
                <w:lang w:val="en-US" w:eastAsia="zh-CN"/>
              </w:rPr>
              <w:t>-</w:t>
            </w:r>
          </w:p>
          <w:p w14:paraId="2DBDD5B4">
            <w:pPr>
              <w:numPr>
                <w:ilvl w:val="0"/>
                <w:numId w:val="2"/>
              </w:numPr>
              <w:ind w:left="0" w:leftChars="0" w:firstLine="0" w:firstLineChars="0"/>
              <w:rPr>
                <w:rFonts w:hint="eastAsia" w:ascii="Times New Roman" w:hAnsi="Times New Roman" w:cs="Times New Roman"/>
                <w:b/>
                <w:bCs/>
                <w:sz w:val="21"/>
                <w:szCs w:val="21"/>
                <w:u w:val="none"/>
                <w:vertAlign w:val="baseline"/>
                <w:lang w:val="en-US" w:eastAsia="zh-CN"/>
              </w:rPr>
            </w:pPr>
            <w:r>
              <w:rPr>
                <w:rFonts w:hint="eastAsia" w:ascii="Times New Roman" w:hAnsi="Times New Roman" w:cs="Times New Roman"/>
                <w:b/>
                <w:bCs/>
                <w:sz w:val="21"/>
                <w:szCs w:val="21"/>
                <w:u w:val="none"/>
                <w:vertAlign w:val="baseline"/>
                <w:lang w:val="en-US" w:eastAsia="zh-CN"/>
              </w:rPr>
              <w:t>数据记录和处理</w:t>
            </w:r>
          </w:p>
          <w:p w14:paraId="1965D94B">
            <w:pPr>
              <w:numPr>
                <w:ilvl w:val="0"/>
                <w:numId w:val="0"/>
              </w:numPr>
              <w:ind w:leftChars="0"/>
              <w:rPr>
                <w:rFonts w:hint="eastAsia" w:ascii="Times New Roman" w:hAnsi="Times New Roman" w:cs="Times New Roman"/>
                <w:u w:val="none"/>
                <w:vertAlign w:val="baseline"/>
                <w:lang w:val="en-US" w:eastAsia="zh-CN"/>
              </w:rPr>
            </w:pPr>
            <w:r>
              <w:rPr>
                <w:rFonts w:hint="eastAsia" w:ascii="Times New Roman" w:hAnsi="Times New Roman" w:cs="Times New Roman"/>
                <w:b w:val="0"/>
                <w:bCs w:val="0"/>
                <w:sz w:val="21"/>
                <w:szCs w:val="21"/>
                <w:u w:val="none"/>
                <w:vertAlign w:val="baseline"/>
                <w:lang w:val="en-US" w:eastAsia="zh-CN"/>
              </w:rPr>
              <w:t xml:space="preserve">    m(</w:t>
            </w:r>
            <w:r>
              <w:rPr>
                <w:rFonts w:hint="default" w:ascii="Times New Roman" w:hAnsi="Times New Roman" w:cs="Times New Roman" w:eastAsiaTheme="minorEastAsia"/>
                <w:u w:val="none"/>
                <w:vertAlign w:val="baseline"/>
                <w:lang w:val="en-US" w:eastAsia="zh-CN"/>
              </w:rPr>
              <w:t>(NH</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·FeSO</w:t>
            </w:r>
            <w:r>
              <w:rPr>
                <w:rFonts w:hint="default" w:ascii="Times New Roman" w:hAnsi="Times New Roman" w:cs="Times New Roman" w:eastAsiaTheme="minorEastAsia"/>
                <w:u w:val="none"/>
                <w:vertAlign w:val="subscript"/>
                <w:lang w:val="en-US" w:eastAsia="zh-CN"/>
              </w:rPr>
              <w:t>4</w:t>
            </w:r>
            <w:r>
              <w:rPr>
                <w:rFonts w:hint="default" w:ascii="Times New Roman" w:hAnsi="Times New Roman" w:cs="Times New Roman" w:eastAsiaTheme="minorEastAsia"/>
                <w:u w:val="none"/>
                <w:vertAlign w:val="baseline"/>
                <w:lang w:val="en-US" w:eastAsia="zh-CN"/>
              </w:rPr>
              <w:t> · 6H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eastAsia" w:ascii="Times New Roman" w:hAnsi="Times New Roman" w:cs="Times New Roman"/>
                <w:u w:val="none"/>
                <w:vertAlign w:val="baseline"/>
                <w:lang w:val="en-US" w:eastAsia="zh-CN"/>
              </w:rPr>
              <w:t>)=7.53g</w:t>
            </w:r>
          </w:p>
          <w:p w14:paraId="125C95D0">
            <w:pPr>
              <w:numPr>
                <w:ilvl w:val="0"/>
                <w:numId w:val="0"/>
              </w:numPr>
              <w:ind w:leftChars="0" w:firstLine="420"/>
              <w:rPr>
                <w:rFonts w:hint="eastAsia" w:ascii="Times New Roman" w:hAnsi="Times New Roman" w:cs="Times New Roman"/>
                <w:u w:val="none"/>
                <w:vertAlign w:val="baseline"/>
                <w:lang w:val="en-US" w:eastAsia="zh-CN"/>
              </w:rPr>
            </w:pPr>
            <w:r>
              <w:rPr>
                <w:rFonts w:hint="eastAsia" w:ascii="Times New Roman" w:hAnsi="Times New Roman" w:cs="Times New Roman"/>
                <w:u w:val="none"/>
                <w:vertAlign w:val="baseline"/>
                <w:lang w:val="en-US" w:eastAsia="zh-CN"/>
              </w:rPr>
              <w:t>m(</w:t>
            </w:r>
            <w:r>
              <w:rPr>
                <w:rFonts w:hint="default" w:ascii="Times New Roman" w:hAnsi="Times New Roman" w:cs="Times New Roman" w:eastAsiaTheme="minorEastAsia"/>
                <w:b w:val="0"/>
                <w:bCs w:val="0"/>
                <w:sz w:val="21"/>
                <w:szCs w:val="21"/>
                <w:u w:val="none"/>
                <w:vertAlign w:val="baseline"/>
                <w:lang w:val="en-US" w:eastAsia="zh-CN"/>
              </w:rPr>
              <w:t>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eastAsia" w:ascii="Times New Roman" w:hAnsi="Times New Roman" w:cs="Times New Roman"/>
                <w:u w:val="none"/>
                <w:vertAlign w:val="subscript"/>
                <w:lang w:val="en-US" w:eastAsia="zh-CN"/>
              </w:rPr>
              <w:t>4</w:t>
            </w:r>
            <w:r>
              <w:rPr>
                <w:rFonts w:hint="eastAsia" w:ascii="Times New Roman" w:hAnsi="Times New Roman" w:cs="Times New Roman"/>
                <w:u w:val="none"/>
                <w:vertAlign w:val="baseline"/>
                <w:lang w:val="en-US" w:eastAsia="zh-CN"/>
              </w:rPr>
              <w:t>·2H</w:t>
            </w:r>
            <w:r>
              <w:rPr>
                <w:rFonts w:hint="eastAsia" w:ascii="Times New Roman" w:hAnsi="Times New Roman" w:cs="Times New Roman"/>
                <w:u w:val="none"/>
                <w:vertAlign w:val="subscript"/>
                <w:lang w:val="en-US" w:eastAsia="zh-CN"/>
              </w:rPr>
              <w:t>2</w:t>
            </w:r>
            <w:r>
              <w:rPr>
                <w:rFonts w:hint="eastAsia" w:ascii="Times New Roman" w:hAnsi="Times New Roman" w:cs="Times New Roman"/>
                <w:u w:val="none"/>
                <w:vertAlign w:val="baseline"/>
                <w:lang w:val="en-US" w:eastAsia="zh-CN"/>
              </w:rPr>
              <w:t>O)=2.55g</w:t>
            </w:r>
          </w:p>
          <w:p w14:paraId="2450E3EE">
            <w:pPr>
              <w:numPr>
                <w:ilvl w:val="0"/>
                <w:numId w:val="0"/>
              </w:numPr>
              <w:ind w:leftChars="0" w:firstLine="420"/>
              <w:rPr>
                <w:rFonts w:hint="eastAsia" w:ascii="Times New Roman" w:hAnsi="Times New Roman" w:eastAsia="宋体"/>
                <w:spacing w:val="-4"/>
                <w:position w:val="2"/>
                <w:vertAlign w:val="baseline"/>
                <w:lang w:val="en-US" w:eastAsia="zh-CN"/>
              </w:rPr>
            </w:pPr>
            <w:r>
              <w:rPr>
                <w:rFonts w:hint="eastAsia" w:ascii="Times New Roman" w:hAnsi="Times New Roman" w:cs="Times New Roman"/>
                <w:u w:val="none"/>
                <w:vertAlign w:val="baseline"/>
                <w:lang w:val="en-US" w:eastAsia="zh-CN"/>
              </w:rPr>
              <w:t>V(</w:t>
            </w:r>
            <w:r>
              <w:rPr>
                <w:rFonts w:ascii="Times New Roman" w:hAnsi="Times New Roman" w:eastAsia="Times New Roman"/>
                <w:spacing w:val="-4"/>
                <w:position w:val="2"/>
              </w:rPr>
              <w:t>H</w:t>
            </w:r>
            <w:r>
              <w:rPr>
                <w:rFonts w:ascii="Times New Roman" w:hAnsi="Times New Roman" w:eastAsia="Times New Roman"/>
                <w:spacing w:val="-4"/>
                <w:sz w:val="13"/>
              </w:rPr>
              <w:t>2</w:t>
            </w:r>
            <w:r>
              <w:rPr>
                <w:rFonts w:ascii="Times New Roman" w:hAnsi="Times New Roman" w:eastAsia="Times New Roman"/>
                <w:spacing w:val="-4"/>
                <w:position w:val="2"/>
              </w:rPr>
              <w:t>O</w:t>
            </w:r>
            <w:r>
              <w:rPr>
                <w:rFonts w:hint="eastAsia" w:ascii="Times New Roman" w:hAnsi="Times New Roman" w:eastAsia="宋体"/>
                <w:spacing w:val="-4"/>
                <w:position w:val="2"/>
                <w:vertAlign w:val="subscript"/>
                <w:lang w:val="en-US" w:eastAsia="zh-CN"/>
              </w:rPr>
              <w:t>2</w:t>
            </w:r>
            <w:r>
              <w:rPr>
                <w:rFonts w:hint="eastAsia" w:ascii="Times New Roman" w:hAnsi="Times New Roman" w:eastAsia="宋体"/>
                <w:spacing w:val="-4"/>
                <w:position w:val="2"/>
                <w:vertAlign w:val="baseline"/>
                <w:lang w:val="en-US" w:eastAsia="zh-CN"/>
              </w:rPr>
              <w:t>)=8.0mL</w:t>
            </w:r>
          </w:p>
          <w:p w14:paraId="1D866EA5">
            <w:pPr>
              <w:numPr>
                <w:ilvl w:val="0"/>
                <w:numId w:val="0"/>
              </w:numPr>
              <w:ind w:leftChars="0" w:firstLine="420"/>
              <w:rPr>
                <w:rFonts w:hint="default" w:ascii="Times New Roman" w:hAnsi="Times New Roman" w:eastAsia="宋体"/>
                <w:spacing w:val="-4"/>
                <w:position w:val="2"/>
                <w:vertAlign w:val="baseline"/>
                <w:lang w:val="en-US" w:eastAsia="zh-CN"/>
              </w:rPr>
            </w:pPr>
            <w:r>
              <w:rPr>
                <w:rFonts w:hint="eastAsia" w:ascii="Times New Roman" w:hAnsi="Times New Roman" w:cs="Times New Roman"/>
                <w:u w:val="none"/>
                <w:vertAlign w:val="baseline"/>
                <w:lang w:val="en-US" w:eastAsia="zh-CN"/>
              </w:rPr>
              <w:t>m(K</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eastAsia" w:ascii="Times New Roman" w:hAnsi="Times New Roman" w:cs="Times New Roman"/>
                <w:u w:val="none"/>
                <w:vertAlign w:val="subscript"/>
                <w:lang w:val="en-US" w:eastAsia="zh-CN"/>
              </w:rPr>
              <w:t>4</w:t>
            </w:r>
            <w:r>
              <w:rPr>
                <w:rFonts w:hint="eastAsia" w:ascii="Times New Roman" w:hAnsi="Times New Roman" w:cs="Times New Roman"/>
                <w:u w:val="none"/>
                <w:vertAlign w:val="baseline"/>
                <w:lang w:val="en-US" w:eastAsia="zh-CN"/>
              </w:rPr>
              <w:t>·H</w:t>
            </w:r>
            <w:r>
              <w:rPr>
                <w:rFonts w:hint="eastAsia" w:ascii="Times New Roman" w:hAnsi="Times New Roman" w:cs="Times New Roman"/>
                <w:u w:val="none"/>
                <w:vertAlign w:val="subscript"/>
                <w:lang w:val="en-US" w:eastAsia="zh-CN"/>
              </w:rPr>
              <w:t>2</w:t>
            </w:r>
            <w:r>
              <w:rPr>
                <w:rFonts w:hint="eastAsia" w:ascii="Times New Roman" w:hAnsi="Times New Roman" w:cs="Times New Roman"/>
                <w:u w:val="none"/>
                <w:vertAlign w:val="baseline"/>
                <w:lang w:val="en-US" w:eastAsia="zh-CN"/>
              </w:rPr>
              <w:t>O)=5.25g</w:t>
            </w:r>
          </w:p>
          <w:p w14:paraId="1411A3AC">
            <w:pPr>
              <w:numPr>
                <w:ilvl w:val="0"/>
                <w:numId w:val="0"/>
              </w:numPr>
              <w:ind w:leftChars="0" w:firstLine="420"/>
              <w:rPr>
                <w:rFonts w:hint="eastAsia" w:ascii="Times New Roman" w:hAnsi="Times New Roman" w:cs="Times New Roman"/>
                <w:u w:val="none"/>
                <w:vertAlign w:val="baseline"/>
                <w:lang w:val="en-US" w:eastAsia="zh-CN"/>
              </w:rPr>
            </w:pPr>
            <w:r>
              <w:rPr>
                <w:rFonts w:hint="eastAsia" w:ascii="Times New Roman" w:hAnsi="Times New Roman" w:eastAsia="宋体"/>
                <w:spacing w:val="-4"/>
                <w:position w:val="2"/>
                <w:vertAlign w:val="baseline"/>
                <w:lang w:val="en-US" w:eastAsia="zh-CN"/>
              </w:rPr>
              <w:t>V(</w:t>
            </w:r>
            <w:r>
              <w:rPr>
                <w:rFonts w:hint="default" w:ascii="Times New Roman" w:hAnsi="Times New Roman" w:cs="Times New Roman" w:eastAsiaTheme="minorEastAsia"/>
                <w:b w:val="0"/>
                <w:bCs w:val="0"/>
                <w:sz w:val="21"/>
                <w:szCs w:val="21"/>
                <w:u w:val="none"/>
                <w:vertAlign w:val="baseline"/>
                <w:lang w:val="en-US" w:eastAsia="zh-CN"/>
              </w:rPr>
              <w:t>H</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eastAsia" w:ascii="Times New Roman" w:hAnsi="Times New Roman" w:cs="Times New Roman"/>
                <w:u w:val="none"/>
                <w:vertAlign w:val="subscript"/>
                <w:lang w:val="en-US" w:eastAsia="zh-CN"/>
              </w:rPr>
              <w:t>4</w:t>
            </w:r>
            <w:r>
              <w:rPr>
                <w:rFonts w:hint="eastAsia" w:ascii="Times New Roman" w:hAnsi="Times New Roman" w:cs="Times New Roman"/>
                <w:u w:val="none"/>
                <w:vertAlign w:val="baseline"/>
                <w:lang w:val="en-US" w:eastAsia="zh-CN"/>
              </w:rPr>
              <w:t>)=17.6mL</w:t>
            </w:r>
          </w:p>
          <w:p w14:paraId="5AF34D22">
            <w:pPr>
              <w:numPr>
                <w:ilvl w:val="0"/>
                <w:numId w:val="0"/>
              </w:numPr>
              <w:ind w:leftChars="0" w:firstLine="420"/>
              <w:rPr>
                <w:rFonts w:hint="eastAsia" w:ascii="Times New Roman" w:hAnsi="Times New Roman" w:cs="Times New Roman"/>
                <w:u w:val="none"/>
                <w:vertAlign w:val="baseline"/>
                <w:lang w:val="en-US" w:eastAsia="zh-CN"/>
              </w:rPr>
            </w:pPr>
            <w:r>
              <w:rPr>
                <w:rFonts w:hint="eastAsia" w:ascii="Times New Roman" w:hAnsi="Times New Roman" w:cs="Times New Roman"/>
                <w:u w:val="none"/>
                <w:vertAlign w:val="baseline"/>
                <w:lang w:val="en-US" w:eastAsia="zh-CN"/>
              </w:rPr>
              <w:t>m产物=4.18g</w:t>
            </w:r>
          </w:p>
          <w:p w14:paraId="50BC886A">
            <w:pPr>
              <w:numPr>
                <w:ilvl w:val="0"/>
                <w:numId w:val="0"/>
              </w:numPr>
              <w:ind w:leftChars="0" w:firstLine="420"/>
              <w:rPr>
                <w:ins w:id="52" w:author="WPS_1559650426" w:date="2026-04-27T17:19:37Z"/>
                <w:rFonts w:hint="eastAsia" w:ascii="Times New Roman" w:hAnsi="Times New Roman" w:cs="Times New Roman"/>
                <w:u w:val="none"/>
                <w:vertAlign w:val="baseline"/>
                <w:lang w:val="en-US" w:eastAsia="zh-CN"/>
              </w:rPr>
            </w:pPr>
            <w:r>
              <w:rPr>
                <w:rFonts w:hint="eastAsia" w:ascii="Times New Roman" w:hAnsi="Times New Roman" w:cs="Times New Roman"/>
                <w:u w:val="none"/>
                <w:vertAlign w:val="baseline"/>
                <w:lang w:val="en-US" w:eastAsia="zh-CN"/>
              </w:rPr>
              <w:t>产率=44.3%</w:t>
            </w:r>
            <w:ins w:id="53" w:author="WPS_1559650426" w:date="2026-04-27T17:19:31Z">
              <w:r>
                <w:rPr>
                  <w:rFonts w:hint="eastAsia" w:ascii="Times New Roman" w:hAnsi="Times New Roman" w:cs="Times New Roman"/>
                  <w:u w:val="none"/>
                  <w:vertAlign w:val="baseline"/>
                  <w:lang w:val="en-US" w:eastAsia="zh-CN"/>
                </w:rPr>
                <w:t xml:space="preserve"> </w:t>
              </w:r>
            </w:ins>
            <w:ins w:id="54" w:author="WPS_1559650426" w:date="2026-04-27T17:19:32Z">
              <w:r>
                <w:rPr>
                  <w:rFonts w:hint="eastAsia" w:ascii="Times New Roman" w:hAnsi="Times New Roman" w:cs="Times New Roman"/>
                  <w:u w:val="none"/>
                  <w:vertAlign w:val="baseline"/>
                  <w:lang w:val="en-US" w:eastAsia="zh-CN"/>
                </w:rPr>
                <w:t>（</w:t>
              </w:r>
            </w:ins>
            <w:ins w:id="55" w:author="WPS_1559650426" w:date="2026-04-27T17:19:33Z">
              <w:r>
                <w:rPr>
                  <w:rFonts w:hint="eastAsia" w:ascii="Times New Roman" w:hAnsi="Times New Roman" w:cs="Times New Roman"/>
                  <w:u w:val="none"/>
                  <w:vertAlign w:val="baseline"/>
                  <w:lang w:val="en-US" w:eastAsia="zh-CN"/>
                </w:rPr>
                <w:t>过程</w:t>
              </w:r>
            </w:ins>
            <w:ins w:id="56" w:author="WPS_1559650426" w:date="2026-04-27T17:19:32Z">
              <w:r>
                <w:rPr>
                  <w:rFonts w:hint="eastAsia" w:ascii="Times New Roman" w:hAnsi="Times New Roman" w:cs="Times New Roman"/>
                  <w:u w:val="none"/>
                  <w:vertAlign w:val="baseline"/>
                  <w:lang w:val="en-US" w:eastAsia="zh-CN"/>
                </w:rPr>
                <w:t>）</w:t>
              </w:r>
            </w:ins>
          </w:p>
          <w:p w14:paraId="33D99B7D">
            <w:pPr>
              <w:numPr>
                <w:ilvl w:val="0"/>
                <w:numId w:val="0"/>
              </w:numPr>
              <w:ind w:leftChars="0" w:firstLine="420"/>
              <w:rPr>
                <w:rFonts w:hint="default" w:ascii="Times New Roman" w:hAnsi="Times New Roman" w:cs="Times New Roman"/>
                <w:u w:val="none"/>
                <w:vertAlign w:val="baseline"/>
                <w:lang w:val="en-US" w:eastAsia="zh-CN"/>
              </w:rPr>
            </w:pPr>
          </w:p>
          <w:p w14:paraId="58924396">
            <w:pPr>
              <w:numPr>
                <w:ilvl w:val="0"/>
                <w:numId w:val="2"/>
              </w:numPr>
              <w:ind w:left="0" w:leftChars="0" w:firstLine="0" w:firstLineChars="0"/>
              <w:rPr>
                <w:rFonts w:hint="default"/>
                <w:b/>
                <w:bCs/>
                <w:sz w:val="21"/>
                <w:szCs w:val="21"/>
                <w:u w:val="none"/>
                <w:vertAlign w:val="baseline"/>
                <w:lang w:val="en-US" w:eastAsia="zh-CN"/>
              </w:rPr>
            </w:pPr>
            <w:r>
              <w:rPr>
                <w:rFonts w:hint="eastAsia"/>
                <w:b/>
                <w:bCs/>
                <w:sz w:val="21"/>
                <w:szCs w:val="21"/>
                <w:u w:val="none"/>
                <w:vertAlign w:val="baseline"/>
                <w:lang w:val="en-US" w:eastAsia="zh-CN"/>
              </w:rPr>
              <w:t>结论、问题和讨论（习题、实验讨论、反思及改进）</w:t>
            </w:r>
          </w:p>
          <w:p w14:paraId="0D971BFB">
            <w:pPr>
              <w:numPr>
                <w:ilvl w:val="0"/>
                <w:numId w:val="0"/>
              </w:numPr>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思考题：</w:t>
            </w:r>
          </w:p>
          <w:p w14:paraId="54F201E3">
            <w:pPr>
              <w:numPr>
                <w:ilvl w:val="0"/>
                <w:numId w:val="0"/>
              </w:numPr>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 xml:space="preserve">1 </w:t>
            </w:r>
            <w:r>
              <w:rPr>
                <w:rFonts w:hint="eastAsia"/>
                <w:b w:val="0"/>
                <w:bCs w:val="0"/>
                <w:sz w:val="21"/>
                <w:szCs w:val="21"/>
                <w:highlight w:val="yellow"/>
                <w:u w:val="none"/>
                <w:vertAlign w:val="baseline"/>
                <w:lang w:val="en-US" w:eastAsia="zh-CN"/>
                <w:rPrChange w:id="57" w:author="WPS_1559650426" w:date="2026-04-27T17:19:56Z">
                  <w:rPr>
                    <w:rFonts w:hint="eastAsia"/>
                    <w:b w:val="0"/>
                    <w:bCs w:val="0"/>
                    <w:sz w:val="21"/>
                    <w:szCs w:val="21"/>
                    <w:u w:val="none"/>
                    <w:vertAlign w:val="baseline"/>
                    <w:lang w:val="en-US" w:eastAsia="zh-CN"/>
                  </w:rPr>
                </w:rPrChange>
              </w:rPr>
              <w:t>过慢会导致产物内部草酸亚铁，无法完全反应；反应过快放热引发产物及反应物分解</w:t>
            </w:r>
            <w:r>
              <w:rPr>
                <w:rFonts w:hint="eastAsia"/>
                <w:b w:val="0"/>
                <w:bCs w:val="0"/>
                <w:sz w:val="21"/>
                <w:szCs w:val="21"/>
                <w:u w:val="none"/>
                <w:vertAlign w:val="baseline"/>
                <w:lang w:val="en-US" w:eastAsia="zh-CN"/>
              </w:rPr>
              <w:t>。过氧化氢还原产物只有水，不引入杂质，易于除去。</w:t>
            </w:r>
          </w:p>
          <w:p w14:paraId="259CAE20">
            <w:pPr>
              <w:numPr>
                <w:ilvl w:val="0"/>
                <w:numId w:val="0"/>
              </w:numPr>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2 不能。无法达到分离杂质的效果</w:t>
            </w:r>
          </w:p>
          <w:p w14:paraId="75ABB81F">
            <w:pPr>
              <w:numPr>
                <w:ilvl w:val="0"/>
                <w:numId w:val="0"/>
              </w:numPr>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3 硫酸根，铵根等。</w:t>
            </w:r>
          </w:p>
          <w:p w14:paraId="55B464AF">
            <w:pPr>
              <w:numPr>
                <w:ilvl w:val="0"/>
                <w:numId w:val="0"/>
              </w:numPr>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4 不能。草酸钾的碱性条件导致三价铁水解为氢氧化铁。直接在有草酸根存在的情况下氧化草酸亚铁以制备三草酸合铁（III）酸钾。</w:t>
            </w:r>
            <w:ins w:id="58" w:author="WPS_1559650426" w:date="2026-04-27T17:20:03Z">
              <w:r>
                <w:rPr>
                  <w:rFonts w:hint="eastAsia"/>
                  <w:b w:val="0"/>
                  <w:bCs w:val="0"/>
                  <w:sz w:val="21"/>
                  <w:szCs w:val="21"/>
                  <w:u w:val="none"/>
                  <w:vertAlign w:val="baseline"/>
                  <w:lang w:val="en-US" w:eastAsia="zh-CN"/>
                </w:rPr>
                <w:t>（</w:t>
              </w:r>
            </w:ins>
            <w:ins w:id="59" w:author="WPS_1559650426" w:date="2026-04-27T17:20:04Z">
              <w:r>
                <w:rPr>
                  <w:rFonts w:hint="eastAsia"/>
                  <w:b w:val="0"/>
                  <w:bCs w:val="0"/>
                  <w:sz w:val="21"/>
                  <w:szCs w:val="21"/>
                  <w:u w:val="none"/>
                  <w:vertAlign w:val="baseline"/>
                  <w:lang w:val="en-US" w:eastAsia="zh-CN"/>
                </w:rPr>
                <w:t>可以</w:t>
              </w:r>
            </w:ins>
            <w:ins w:id="60" w:author="WPS_1559650426" w:date="2026-04-27T17:20:05Z">
              <w:r>
                <w:rPr>
                  <w:rFonts w:hint="eastAsia"/>
                  <w:b w:val="0"/>
                  <w:bCs w:val="0"/>
                  <w:sz w:val="21"/>
                  <w:szCs w:val="21"/>
                  <w:u w:val="none"/>
                  <w:vertAlign w:val="baseline"/>
                  <w:lang w:val="en-US" w:eastAsia="zh-CN"/>
                </w:rPr>
                <w:t>，但</w:t>
              </w:r>
            </w:ins>
            <w:ins w:id="61" w:author="WPS_1559650426" w:date="2026-04-27T17:20:07Z">
              <w:r>
                <w:rPr>
                  <w:rFonts w:hint="eastAsia"/>
                  <w:b w:val="0"/>
                  <w:bCs w:val="0"/>
                  <w:sz w:val="21"/>
                  <w:szCs w:val="21"/>
                  <w:u w:val="none"/>
                  <w:vertAlign w:val="baseline"/>
                  <w:lang w:val="en-US" w:eastAsia="zh-CN"/>
                </w:rPr>
                <w:t>需要</w:t>
              </w:r>
            </w:ins>
            <w:ins w:id="62" w:author="WPS_1559650426" w:date="2026-04-27T17:20:08Z">
              <w:r>
                <w:rPr>
                  <w:rFonts w:hint="eastAsia"/>
                  <w:b w:val="0"/>
                  <w:bCs w:val="0"/>
                  <w:sz w:val="21"/>
                  <w:szCs w:val="21"/>
                  <w:u w:val="none"/>
                  <w:vertAlign w:val="baseline"/>
                  <w:lang w:val="en-US" w:eastAsia="zh-CN"/>
                </w:rPr>
                <w:t>控制</w:t>
              </w:r>
            </w:ins>
            <w:ins w:id="63" w:author="WPS_1559650426" w:date="2026-04-27T17:20:09Z">
              <w:r>
                <w:rPr>
                  <w:rFonts w:hint="eastAsia"/>
                  <w:b w:val="0"/>
                  <w:bCs w:val="0"/>
                  <w:sz w:val="21"/>
                  <w:szCs w:val="21"/>
                  <w:u w:val="none"/>
                  <w:vertAlign w:val="baseline"/>
                  <w:lang w:val="en-US" w:eastAsia="zh-CN"/>
                </w:rPr>
                <w:t>条件</w:t>
              </w:r>
            </w:ins>
            <w:ins w:id="64" w:author="WPS_1559650426" w:date="2026-04-27T17:20:03Z">
              <w:r>
                <w:rPr>
                  <w:rFonts w:hint="eastAsia"/>
                  <w:b w:val="0"/>
                  <w:bCs w:val="0"/>
                  <w:sz w:val="21"/>
                  <w:szCs w:val="21"/>
                  <w:u w:val="none"/>
                  <w:vertAlign w:val="baseline"/>
                  <w:lang w:val="en-US" w:eastAsia="zh-CN"/>
                </w:rPr>
                <w:t>）</w:t>
              </w:r>
            </w:ins>
          </w:p>
          <w:p w14:paraId="297D8E93">
            <w:pPr>
              <w:numPr>
                <w:ilvl w:val="0"/>
                <w:numId w:val="0"/>
              </w:numPr>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5 过氧化氢，草酸。防止草酸过量导致溶液酸度增加，引发产物分解。</w:t>
            </w:r>
          </w:p>
          <w:p w14:paraId="2270833C">
            <w:pPr>
              <w:numPr>
                <w:ilvl w:val="0"/>
                <w:numId w:val="0"/>
              </w:numPr>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6 摩尔盐。</w:t>
            </w:r>
          </w:p>
          <w:p w14:paraId="33A155D8">
            <w:pPr>
              <w:numPr>
                <w:ilvl w:val="0"/>
                <w:numId w:val="0"/>
              </w:numPr>
              <w:ind w:leftChars="0"/>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反思:</w:t>
            </w:r>
          </w:p>
          <w:p w14:paraId="29559D27">
            <w:pPr>
              <w:numPr>
                <w:ilvl w:val="0"/>
                <w:numId w:val="7"/>
              </w:numPr>
              <w:ind w:leftChars="0"/>
              <w:rPr>
                <w:rFonts w:hint="eastAsia"/>
                <w:b w:val="0"/>
                <w:bCs w:val="0"/>
                <w:sz w:val="21"/>
                <w:szCs w:val="21"/>
                <w:u w:val="none"/>
                <w:vertAlign w:val="baseline"/>
                <w:lang w:val="en-US" w:eastAsia="zh-CN"/>
              </w:rPr>
            </w:pPr>
            <w:r>
              <w:rPr>
                <w:rFonts w:hint="eastAsia"/>
                <w:b w:val="0"/>
                <w:bCs w:val="0"/>
                <w:sz w:val="21"/>
                <w:szCs w:val="21"/>
                <w:u w:val="none"/>
                <w:vertAlign w:val="baseline"/>
                <w:lang w:val="en-US" w:eastAsia="zh-CN"/>
              </w:rPr>
              <w:t>摩尔盐和硫酸亚铁相比，为什么摩尔盐能作为二价铁的基准物质而硫酸亚铁不能？</w:t>
            </w:r>
          </w:p>
          <w:p w14:paraId="4BCA056B">
            <w:pPr>
              <w:numPr>
                <w:ilvl w:val="0"/>
                <w:numId w:val="7"/>
              </w:numPr>
              <w:ind w:leftChars="0"/>
              <w:rPr>
                <w:rFonts w:hint="default"/>
                <w:b w:val="0"/>
                <w:bCs w:val="0"/>
                <w:sz w:val="21"/>
                <w:szCs w:val="21"/>
                <w:u w:val="none"/>
                <w:vertAlign w:val="baseline"/>
                <w:lang w:val="en-US" w:eastAsia="zh-CN"/>
              </w:rPr>
            </w:pPr>
            <w:r>
              <w:rPr>
                <w:rFonts w:hint="eastAsia"/>
                <w:b w:val="0"/>
                <w:bCs w:val="0"/>
                <w:sz w:val="21"/>
                <w:szCs w:val="21"/>
                <w:u w:val="none"/>
                <w:vertAlign w:val="baseline"/>
                <w:lang w:val="en-US" w:eastAsia="zh-CN"/>
              </w:rPr>
              <w:t>在三草酸合铁（III）酸钾制备实验过程中，有两步需要加入草酸。这两步草酸过量会有什么影响？</w:t>
            </w:r>
          </w:p>
          <w:p w14:paraId="0666848A">
            <w:pPr>
              <w:numPr>
                <w:ilvl w:val="0"/>
                <w:numId w:val="0"/>
              </w:numPr>
              <w:rPr>
                <w:rFonts w:hint="default"/>
                <w:b w:val="0"/>
                <w:bCs w:val="0"/>
                <w:sz w:val="21"/>
                <w:szCs w:val="21"/>
                <w:u w:val="none"/>
                <w:vertAlign w:val="baseline"/>
                <w:lang w:val="en-US" w:eastAsia="zh-CN"/>
              </w:rPr>
            </w:pPr>
          </w:p>
          <w:p w14:paraId="6F0509D7">
            <w:pPr>
              <w:numPr>
                <w:ilvl w:val="0"/>
                <w:numId w:val="8"/>
              </w:numPr>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摩尔盐晶体结构稳定，</w:t>
            </w:r>
            <w:r>
              <w:rPr>
                <w:rFonts w:hint="eastAsia"/>
                <w:b w:val="0"/>
                <w:bCs w:val="0"/>
                <w:sz w:val="21"/>
                <w:szCs w:val="21"/>
                <w:u w:val="none"/>
                <w:vertAlign w:val="baseline"/>
                <w:lang w:val="en-US" w:eastAsia="zh-CN"/>
              </w:rPr>
              <w:t>三价铁</w:t>
            </w:r>
            <w:r>
              <w:rPr>
                <w:rFonts w:hint="default"/>
                <w:b w:val="0"/>
                <w:bCs w:val="0"/>
                <w:sz w:val="21"/>
                <w:szCs w:val="21"/>
                <w:u w:val="none"/>
                <w:vertAlign w:val="baseline"/>
                <w:lang w:val="en-US" w:eastAsia="zh-CN"/>
              </w:rPr>
              <w:t>不易被空气氧化，且纯度高、组成固定，可作为基准物质；硫酸亚铁</w:t>
            </w:r>
            <w:r>
              <w:rPr>
                <w:rFonts w:hint="eastAsia"/>
                <w:b w:val="0"/>
                <w:bCs w:val="0"/>
                <w:sz w:val="21"/>
                <w:szCs w:val="21"/>
                <w:u w:val="none"/>
                <w:vertAlign w:val="baseline"/>
                <w:lang w:val="en-US" w:eastAsia="zh-CN"/>
              </w:rPr>
              <w:t>二价铁</w:t>
            </w:r>
            <w:r>
              <w:rPr>
                <w:rFonts w:hint="default"/>
                <w:b w:val="0"/>
                <w:bCs w:val="0"/>
                <w:sz w:val="21"/>
                <w:szCs w:val="21"/>
                <w:u w:val="none"/>
                <w:vertAlign w:val="baseline"/>
                <w:lang w:val="en-US" w:eastAsia="zh-CN"/>
              </w:rPr>
              <w:t>易被氧化，稳定性差，不能作为基准物质</w:t>
            </w:r>
          </w:p>
          <w:p w14:paraId="762BFFB3">
            <w:pPr>
              <w:numPr>
                <w:ilvl w:val="0"/>
                <w:numId w:val="8"/>
              </w:numPr>
              <w:rPr>
                <w:rFonts w:hint="default"/>
                <w:b w:val="0"/>
                <w:bCs w:val="0"/>
                <w:sz w:val="21"/>
                <w:szCs w:val="21"/>
                <w:u w:val="none"/>
                <w:vertAlign w:val="baseline"/>
                <w:lang w:val="en-US" w:eastAsia="zh-CN"/>
              </w:rPr>
            </w:pPr>
            <w:r>
              <w:rPr>
                <w:rFonts w:hint="default"/>
                <w:b w:val="0"/>
                <w:bCs w:val="0"/>
                <w:sz w:val="21"/>
                <w:szCs w:val="21"/>
                <w:u w:val="none"/>
                <w:vertAlign w:val="baseline"/>
                <w:lang w:val="en-US" w:eastAsia="zh-CN"/>
              </w:rPr>
              <w:t>第一步草酸过量可促进</w:t>
            </w:r>
            <w:r>
              <w:rPr>
                <w:rFonts w:hint="default" w:ascii="Times New Roman" w:hAnsi="Times New Roman" w:cs="Times New Roman" w:eastAsiaTheme="minorEastAsia"/>
                <w:u w:val="none"/>
                <w:vertAlign w:val="baseline"/>
                <w:lang w:val="en-US" w:eastAsia="zh-CN"/>
              </w:rPr>
              <w:t>FeC</w:t>
            </w:r>
            <w:r>
              <w:rPr>
                <w:rFonts w:hint="default" w:ascii="Times New Roman" w:hAnsi="Times New Roman" w:cs="Times New Roman" w:eastAsiaTheme="minorEastAsia"/>
                <w:u w:val="none"/>
                <w:vertAlign w:val="subscript"/>
                <w:lang w:val="en-US" w:eastAsia="zh-CN"/>
              </w:rPr>
              <w:t>2</w:t>
            </w:r>
            <w:r>
              <w:rPr>
                <w:rFonts w:hint="default" w:ascii="Times New Roman" w:hAnsi="Times New Roman" w:cs="Times New Roman" w:eastAsiaTheme="minorEastAsia"/>
                <w:u w:val="none"/>
                <w:vertAlign w:val="baseline"/>
                <w:lang w:val="en-US" w:eastAsia="zh-CN"/>
              </w:rPr>
              <w:t>O</w:t>
            </w:r>
            <w:r>
              <w:rPr>
                <w:rFonts w:hint="default" w:ascii="Times New Roman" w:hAnsi="Times New Roman" w:cs="Times New Roman" w:eastAsiaTheme="minorEastAsia"/>
                <w:u w:val="none"/>
                <w:vertAlign w:val="subscript"/>
                <w:lang w:val="en-US" w:eastAsia="zh-CN"/>
              </w:rPr>
              <w:t>4</w:t>
            </w:r>
            <w:r>
              <w:rPr>
                <w:rFonts w:hint="default"/>
                <w:b w:val="0"/>
                <w:bCs w:val="0"/>
                <w:sz w:val="21"/>
                <w:szCs w:val="21"/>
                <w:u w:val="none"/>
                <w:vertAlign w:val="baseline"/>
                <w:lang w:val="en-US" w:eastAsia="zh-CN"/>
              </w:rPr>
              <w:t>沉淀生成、抑制</w:t>
            </w:r>
            <w:r>
              <w:rPr>
                <w:rFonts w:hint="eastAsia"/>
                <w:b w:val="0"/>
                <w:bCs w:val="0"/>
                <w:sz w:val="21"/>
                <w:szCs w:val="21"/>
                <w:u w:val="none"/>
                <w:vertAlign w:val="baseline"/>
                <w:lang w:val="en-US" w:eastAsia="zh-CN"/>
              </w:rPr>
              <w:t>二价铁</w:t>
            </w:r>
            <w:r>
              <w:rPr>
                <w:rFonts w:hint="default"/>
                <w:b w:val="0"/>
                <w:bCs w:val="0"/>
                <w:sz w:val="21"/>
                <w:szCs w:val="21"/>
                <w:u w:val="none"/>
                <w:vertAlign w:val="baseline"/>
                <w:lang w:val="en-US" w:eastAsia="zh-CN"/>
              </w:rPr>
              <w:t>水解，过量过多会消耗氧化剂、引入杂质；第二步草酸过量可促进</w:t>
            </w:r>
            <w:r>
              <w:rPr>
                <w:spacing w:val="-5"/>
                <w:position w:val="2"/>
                <w:sz w:val="21"/>
              </w:rPr>
              <w:t xml:space="preserve"> </w:t>
            </w:r>
            <w:r>
              <w:rPr>
                <w:rFonts w:ascii="Calibri" w:eastAsia="Calibri"/>
                <w:b/>
                <w:spacing w:val="-2"/>
                <w:position w:val="2"/>
                <w:sz w:val="21"/>
              </w:rPr>
              <w:t>[Fe(C</w:t>
            </w:r>
            <w:r>
              <w:rPr>
                <w:rFonts w:ascii="Calibri" w:eastAsia="Calibri"/>
                <w:b/>
                <w:spacing w:val="-2"/>
                <w:sz w:val="13"/>
              </w:rPr>
              <w:t>2</w:t>
            </w:r>
            <w:r>
              <w:rPr>
                <w:rFonts w:ascii="Calibri" w:eastAsia="Calibri"/>
                <w:b/>
                <w:spacing w:val="-2"/>
                <w:position w:val="2"/>
                <w:sz w:val="21"/>
              </w:rPr>
              <w:t>O</w:t>
            </w:r>
            <w:r>
              <w:rPr>
                <w:rFonts w:ascii="Calibri" w:eastAsia="Calibri"/>
                <w:b/>
                <w:spacing w:val="-2"/>
                <w:sz w:val="13"/>
              </w:rPr>
              <w:t>4</w:t>
            </w:r>
            <w:r>
              <w:rPr>
                <w:rFonts w:ascii="Calibri" w:eastAsia="Calibri"/>
                <w:b/>
                <w:spacing w:val="-2"/>
                <w:position w:val="2"/>
                <w:sz w:val="21"/>
              </w:rPr>
              <w:t>)</w:t>
            </w:r>
            <w:r>
              <w:rPr>
                <w:rFonts w:ascii="Calibri" w:eastAsia="Calibri"/>
                <w:b/>
                <w:spacing w:val="-2"/>
                <w:sz w:val="13"/>
              </w:rPr>
              <w:t>3</w:t>
            </w:r>
            <w:r>
              <w:rPr>
                <w:rFonts w:ascii="Calibri" w:eastAsia="Calibri"/>
                <w:b/>
                <w:spacing w:val="-2"/>
                <w:position w:val="2"/>
              </w:rPr>
              <w:t>]</w:t>
            </w:r>
            <w:r>
              <w:rPr>
                <w:rFonts w:hint="eastAsia" w:ascii="Calibri" w:eastAsia="宋体"/>
                <w:b/>
                <w:spacing w:val="-2"/>
                <w:position w:val="2"/>
                <w:vertAlign w:val="superscript"/>
                <w:lang w:val="en-US" w:eastAsia="zh-CN"/>
              </w:rPr>
              <w:t>-</w:t>
            </w:r>
            <w:r>
              <w:rPr>
                <w:rFonts w:hint="default"/>
                <w:b w:val="0"/>
                <w:bCs w:val="0"/>
                <w:sz w:val="21"/>
                <w:szCs w:val="21"/>
                <w:u w:val="none"/>
                <w:vertAlign w:val="baseline"/>
                <w:lang w:val="en-US" w:eastAsia="zh-CN"/>
              </w:rPr>
              <w:t>生成，过量过多会</w:t>
            </w:r>
            <w:r>
              <w:rPr>
                <w:rFonts w:hint="eastAsia"/>
                <w:b w:val="0"/>
                <w:bCs w:val="0"/>
                <w:sz w:val="21"/>
                <w:szCs w:val="21"/>
                <w:u w:val="none"/>
                <w:vertAlign w:val="baseline"/>
                <w:lang w:val="en-US" w:eastAsia="zh-CN"/>
              </w:rPr>
              <w:t>使酸度增大</w:t>
            </w:r>
            <w:r>
              <w:rPr>
                <w:rFonts w:hint="default"/>
                <w:b w:val="0"/>
                <w:bCs w:val="0"/>
                <w:sz w:val="21"/>
                <w:szCs w:val="21"/>
                <w:u w:val="none"/>
                <w:vertAlign w:val="baseline"/>
                <w:lang w:val="en-US" w:eastAsia="zh-CN"/>
              </w:rPr>
              <w:t>降低配离子稳定性、导致产物纯度下降</w:t>
            </w:r>
            <w:r>
              <w:rPr>
                <w:rFonts w:hint="eastAsia"/>
                <w:b w:val="0"/>
                <w:bCs w:val="0"/>
                <w:sz w:val="21"/>
                <w:szCs w:val="21"/>
                <w:u w:val="none"/>
                <w:vertAlign w:val="baseline"/>
                <w:lang w:val="en-US" w:eastAsia="zh-CN"/>
              </w:rPr>
              <w:t>。</w:t>
            </w:r>
            <w:ins w:id="65" w:author="WPS_1559650426" w:date="2026-04-27T17:21:07Z">
              <w:r>
                <w:rPr>
                  <w:rFonts w:hint="eastAsia"/>
                  <w:b w:val="0"/>
                  <w:bCs w:val="0"/>
                  <w:sz w:val="21"/>
                  <w:szCs w:val="21"/>
                  <w:u w:val="none"/>
                  <w:vertAlign w:val="baseline"/>
                  <w:lang w:val="en-US" w:eastAsia="zh-CN"/>
                </w:rPr>
                <w:t>后期</w:t>
              </w:r>
            </w:ins>
            <w:ins w:id="66" w:author="WPS_1559650426" w:date="2026-04-27T17:21:08Z">
              <w:r>
                <w:rPr>
                  <w:rFonts w:hint="eastAsia"/>
                  <w:b w:val="0"/>
                  <w:bCs w:val="0"/>
                  <w:sz w:val="21"/>
                  <w:szCs w:val="21"/>
                  <w:u w:val="none"/>
                  <w:vertAlign w:val="baseline"/>
                  <w:lang w:val="en-US" w:eastAsia="zh-CN"/>
                </w:rPr>
                <w:t>会</w:t>
              </w:r>
            </w:ins>
            <w:ins w:id="67" w:author="WPS_1559650426" w:date="2026-04-27T17:21:17Z">
              <w:r>
                <w:rPr>
                  <w:rFonts w:hint="eastAsia"/>
                  <w:b w:val="0"/>
                  <w:bCs w:val="0"/>
                  <w:sz w:val="21"/>
                  <w:szCs w:val="21"/>
                  <w:u w:val="none"/>
                  <w:vertAlign w:val="baseline"/>
                  <w:lang w:val="en-US" w:eastAsia="zh-CN"/>
                </w:rPr>
                <w:t>发生</w:t>
              </w:r>
            </w:ins>
            <w:ins w:id="68" w:author="WPS_1559650426" w:date="2026-04-27T17:21:19Z">
              <w:r>
                <w:rPr>
                  <w:rFonts w:hint="eastAsia"/>
                  <w:b w:val="0"/>
                  <w:bCs w:val="0"/>
                  <w:sz w:val="21"/>
                  <w:szCs w:val="21"/>
                  <w:u w:val="none"/>
                  <w:vertAlign w:val="baseline"/>
                  <w:lang w:val="en-US" w:eastAsia="zh-CN"/>
                </w:rPr>
                <w:t>氧化还原反应</w:t>
              </w:r>
            </w:ins>
          </w:p>
        </w:tc>
      </w:tr>
    </w:tbl>
    <w:tbl>
      <w:tblPr>
        <w:tblStyle w:val="7"/>
        <w:tblW w:w="9645" w:type="dxa"/>
        <w:tblInd w:w="-3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5"/>
      </w:tblGrid>
      <w:tr w14:paraId="1030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829" w:hRule="atLeast"/>
        </w:trPr>
        <w:tc>
          <w:tcPr>
            <w:tcW w:w="9645" w:type="dxa"/>
          </w:tcPr>
          <w:p w14:paraId="420D7E08">
            <w:pPr>
              <w:rPr>
                <w:rFonts w:hint="default"/>
                <w:u w:val="none"/>
                <w:vertAlign w:val="baseline"/>
                <w:lang w:val="en-US" w:eastAsia="zh-CN"/>
              </w:rPr>
            </w:pPr>
          </w:p>
        </w:tc>
      </w:tr>
      <w:tr w14:paraId="7BEE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829" w:hRule="atLeast"/>
        </w:trPr>
        <w:tc>
          <w:tcPr>
            <w:tcW w:w="9645" w:type="dxa"/>
          </w:tcPr>
          <w:p w14:paraId="541BF4BE">
            <w:pPr>
              <w:rPr>
                <w:rFonts w:hint="eastAsia"/>
                <w:u w:val="none"/>
                <w:vertAlign w:val="baseline"/>
                <w:lang w:val="en-US" w:eastAsia="zh-CN"/>
              </w:rPr>
            </w:pPr>
          </w:p>
        </w:tc>
      </w:tr>
      <w:tr w14:paraId="6106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8" w:hRule="atLeast"/>
        </w:trPr>
        <w:tc>
          <w:tcPr>
            <w:tcW w:w="9645" w:type="dxa"/>
          </w:tcPr>
          <w:p w14:paraId="7729F3B3">
            <w:pPr>
              <w:rPr>
                <w:rFonts w:hint="eastAsia"/>
                <w:u w:val="none"/>
                <w:vertAlign w:val="baseline"/>
                <w:lang w:val="en-US" w:eastAsia="zh-CN"/>
              </w:rPr>
            </w:pPr>
          </w:p>
        </w:tc>
      </w:tr>
    </w:tbl>
    <w:p w14:paraId="0CAC77D7">
      <w:pPr>
        <w:rPr>
          <w:rFonts w:hint="default"/>
          <w:u w:val="none"/>
          <w:lang w:val="en-US" w:eastAsia="zh-CN"/>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F7B3">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5EAA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F5EAA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C85B6"/>
    <w:multiLevelType w:val="singleLevel"/>
    <w:tmpl w:val="D59C85B6"/>
    <w:lvl w:ilvl="0" w:tentative="0">
      <w:start w:val="1"/>
      <w:numFmt w:val="decimal"/>
      <w:lvlText w:val="%1."/>
      <w:lvlJc w:val="left"/>
      <w:pPr>
        <w:tabs>
          <w:tab w:val="left" w:pos="312"/>
        </w:tabs>
      </w:pPr>
    </w:lvl>
  </w:abstractNum>
  <w:abstractNum w:abstractNumId="1">
    <w:nsid w:val="E0301228"/>
    <w:multiLevelType w:val="singleLevel"/>
    <w:tmpl w:val="E0301228"/>
    <w:lvl w:ilvl="0" w:tentative="0">
      <w:start w:val="1"/>
      <w:numFmt w:val="chineseCounting"/>
      <w:suff w:val="nothing"/>
      <w:lvlText w:val="%1、"/>
      <w:lvlJc w:val="left"/>
      <w:rPr>
        <w:rFonts w:hint="eastAsia"/>
      </w:rPr>
    </w:lvl>
  </w:abstractNum>
  <w:abstractNum w:abstractNumId="2">
    <w:nsid w:val="E7F42542"/>
    <w:multiLevelType w:val="singleLevel"/>
    <w:tmpl w:val="E7F42542"/>
    <w:lvl w:ilvl="0" w:tentative="0">
      <w:start w:val="1"/>
      <w:numFmt w:val="decimal"/>
      <w:lvlText w:val="%1."/>
      <w:lvlJc w:val="left"/>
      <w:pPr>
        <w:tabs>
          <w:tab w:val="left" w:pos="312"/>
        </w:tabs>
      </w:pPr>
    </w:lvl>
  </w:abstractNum>
  <w:abstractNum w:abstractNumId="3">
    <w:nsid w:val="E9C60820"/>
    <w:multiLevelType w:val="singleLevel"/>
    <w:tmpl w:val="E9C60820"/>
    <w:lvl w:ilvl="0" w:tentative="0">
      <w:start w:val="1"/>
      <w:numFmt w:val="decimal"/>
      <w:lvlText w:val="(%1)"/>
      <w:lvlJc w:val="left"/>
      <w:pPr>
        <w:tabs>
          <w:tab w:val="left" w:pos="312"/>
        </w:tabs>
      </w:pPr>
    </w:lvl>
  </w:abstractNum>
  <w:abstractNum w:abstractNumId="4">
    <w:nsid w:val="0CA587CF"/>
    <w:multiLevelType w:val="singleLevel"/>
    <w:tmpl w:val="0CA587CF"/>
    <w:lvl w:ilvl="0" w:tentative="0">
      <w:start w:val="1"/>
      <w:numFmt w:val="chineseCounting"/>
      <w:suff w:val="nothing"/>
      <w:lvlText w:val="%1、"/>
      <w:lvlJc w:val="left"/>
      <w:rPr>
        <w:rFonts w:hint="eastAsia"/>
      </w:rPr>
    </w:lvl>
  </w:abstractNum>
  <w:abstractNum w:abstractNumId="5">
    <w:nsid w:val="2A9E4AD7"/>
    <w:multiLevelType w:val="singleLevel"/>
    <w:tmpl w:val="2A9E4AD7"/>
    <w:lvl w:ilvl="0" w:tentative="0">
      <w:start w:val="1"/>
      <w:numFmt w:val="decimal"/>
      <w:lvlText w:val="(%1)"/>
      <w:lvlJc w:val="left"/>
      <w:pPr>
        <w:tabs>
          <w:tab w:val="left" w:pos="312"/>
        </w:tabs>
      </w:pPr>
    </w:lvl>
  </w:abstractNum>
  <w:abstractNum w:abstractNumId="6">
    <w:nsid w:val="57049846"/>
    <w:multiLevelType w:val="singleLevel"/>
    <w:tmpl w:val="57049846"/>
    <w:lvl w:ilvl="0" w:tentative="0">
      <w:start w:val="1"/>
      <w:numFmt w:val="decimal"/>
      <w:lvlText w:val="%1."/>
      <w:lvlJc w:val="left"/>
      <w:pPr>
        <w:tabs>
          <w:tab w:val="left" w:pos="312"/>
        </w:tabs>
      </w:pPr>
    </w:lvl>
  </w:abstractNum>
  <w:abstractNum w:abstractNumId="7">
    <w:nsid w:val="63E22876"/>
    <w:multiLevelType w:val="multilevel"/>
    <w:tmpl w:val="63E22876"/>
    <w:lvl w:ilvl="0" w:tentative="0">
      <w:start w:val="1"/>
      <w:numFmt w:val="decimal"/>
      <w:lvlText w:val="%1."/>
      <w:lvlJc w:val="left"/>
      <w:pPr>
        <w:ind w:left="513" w:hanging="420"/>
      </w:pPr>
      <w:rPr>
        <w:rFonts w:hint="default"/>
        <w:spacing w:val="-1"/>
        <w:w w:val="99"/>
        <w:lang w:val="en-US" w:eastAsia="zh-CN" w:bidi="ar-SA"/>
      </w:rPr>
    </w:lvl>
    <w:lvl w:ilvl="1" w:tentative="0">
      <w:start w:val="0"/>
      <w:numFmt w:val="bullet"/>
      <w:lvlText w:val="•"/>
      <w:lvlJc w:val="left"/>
      <w:pPr>
        <w:ind w:left="1545" w:hanging="420"/>
      </w:pPr>
      <w:rPr>
        <w:rFonts w:hint="default"/>
        <w:lang w:val="en-US" w:eastAsia="zh-CN" w:bidi="ar-SA"/>
      </w:rPr>
    </w:lvl>
    <w:lvl w:ilvl="2" w:tentative="0">
      <w:start w:val="0"/>
      <w:numFmt w:val="bullet"/>
      <w:lvlText w:val="•"/>
      <w:lvlJc w:val="left"/>
      <w:pPr>
        <w:ind w:left="2570" w:hanging="420"/>
      </w:pPr>
      <w:rPr>
        <w:rFonts w:hint="default"/>
        <w:lang w:val="en-US" w:eastAsia="zh-CN" w:bidi="ar-SA"/>
      </w:rPr>
    </w:lvl>
    <w:lvl w:ilvl="3" w:tentative="0">
      <w:start w:val="0"/>
      <w:numFmt w:val="bullet"/>
      <w:lvlText w:val="•"/>
      <w:lvlJc w:val="left"/>
      <w:pPr>
        <w:ind w:left="3595" w:hanging="420"/>
      </w:pPr>
      <w:rPr>
        <w:rFonts w:hint="default"/>
        <w:lang w:val="en-US" w:eastAsia="zh-CN" w:bidi="ar-SA"/>
      </w:rPr>
    </w:lvl>
    <w:lvl w:ilvl="4" w:tentative="0">
      <w:start w:val="0"/>
      <w:numFmt w:val="bullet"/>
      <w:lvlText w:val="•"/>
      <w:lvlJc w:val="left"/>
      <w:pPr>
        <w:ind w:left="4621" w:hanging="420"/>
      </w:pPr>
      <w:rPr>
        <w:rFonts w:hint="default"/>
        <w:lang w:val="en-US" w:eastAsia="zh-CN" w:bidi="ar-SA"/>
      </w:rPr>
    </w:lvl>
    <w:lvl w:ilvl="5" w:tentative="0">
      <w:start w:val="0"/>
      <w:numFmt w:val="bullet"/>
      <w:lvlText w:val="•"/>
      <w:lvlJc w:val="left"/>
      <w:pPr>
        <w:ind w:left="5646" w:hanging="420"/>
      </w:pPr>
      <w:rPr>
        <w:rFonts w:hint="default"/>
        <w:lang w:val="en-US" w:eastAsia="zh-CN" w:bidi="ar-SA"/>
      </w:rPr>
    </w:lvl>
    <w:lvl w:ilvl="6" w:tentative="0">
      <w:start w:val="0"/>
      <w:numFmt w:val="bullet"/>
      <w:lvlText w:val="•"/>
      <w:lvlJc w:val="left"/>
      <w:pPr>
        <w:ind w:left="6671" w:hanging="420"/>
      </w:pPr>
      <w:rPr>
        <w:rFonts w:hint="default"/>
        <w:lang w:val="en-US" w:eastAsia="zh-CN" w:bidi="ar-SA"/>
      </w:rPr>
    </w:lvl>
    <w:lvl w:ilvl="7" w:tentative="0">
      <w:start w:val="0"/>
      <w:numFmt w:val="bullet"/>
      <w:lvlText w:val="•"/>
      <w:lvlJc w:val="left"/>
      <w:pPr>
        <w:ind w:left="7697" w:hanging="420"/>
      </w:pPr>
      <w:rPr>
        <w:rFonts w:hint="default"/>
        <w:lang w:val="en-US" w:eastAsia="zh-CN" w:bidi="ar-SA"/>
      </w:rPr>
    </w:lvl>
    <w:lvl w:ilvl="8" w:tentative="0">
      <w:start w:val="0"/>
      <w:numFmt w:val="bullet"/>
      <w:lvlText w:val="•"/>
      <w:lvlJc w:val="left"/>
      <w:pPr>
        <w:ind w:left="8722" w:hanging="420"/>
      </w:pPr>
      <w:rPr>
        <w:rFonts w:hint="default"/>
        <w:lang w:val="en-US" w:eastAsia="zh-CN" w:bidi="ar-SA"/>
      </w:rPr>
    </w:lvl>
  </w:abstractNum>
  <w:num w:numId="1">
    <w:abstractNumId w:val="1"/>
  </w:num>
  <w:num w:numId="2">
    <w:abstractNumId w:val="4"/>
  </w:num>
  <w:num w:numId="3">
    <w:abstractNumId w:val="7"/>
  </w:num>
  <w:num w:numId="4">
    <w:abstractNumId w:val="6"/>
  </w:num>
  <w:num w:numId="5">
    <w:abstractNumId w:val="3"/>
  </w:num>
  <w:num w:numId="6">
    <w:abstractNumId w:val="5"/>
  </w:num>
  <w:num w:numId="7">
    <w:abstractNumId w:val="2"/>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59650426">
    <w15:presenceInfo w15:providerId="WPS Office" w15:userId="2491955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mZTk0MmQ2NTUzYmMwY2ExODAwZGVhMmYzN2MyYjkifQ=="/>
  </w:docVars>
  <w:rsids>
    <w:rsidRoot w:val="12657693"/>
    <w:rsid w:val="00D47383"/>
    <w:rsid w:val="01D37AA0"/>
    <w:rsid w:val="02F64EA1"/>
    <w:rsid w:val="051C2538"/>
    <w:rsid w:val="090B6077"/>
    <w:rsid w:val="09661E0F"/>
    <w:rsid w:val="0A880DA1"/>
    <w:rsid w:val="0CB73C98"/>
    <w:rsid w:val="0D753064"/>
    <w:rsid w:val="0DA2127A"/>
    <w:rsid w:val="0E1A48F2"/>
    <w:rsid w:val="1162105B"/>
    <w:rsid w:val="12657693"/>
    <w:rsid w:val="136005CF"/>
    <w:rsid w:val="139772EE"/>
    <w:rsid w:val="14F86A77"/>
    <w:rsid w:val="15277E52"/>
    <w:rsid w:val="179E0824"/>
    <w:rsid w:val="17A83D52"/>
    <w:rsid w:val="191D383A"/>
    <w:rsid w:val="1A840CB2"/>
    <w:rsid w:val="207D729F"/>
    <w:rsid w:val="21561580"/>
    <w:rsid w:val="25D957E8"/>
    <w:rsid w:val="26171741"/>
    <w:rsid w:val="26A058AE"/>
    <w:rsid w:val="28EF050D"/>
    <w:rsid w:val="2CE10D2D"/>
    <w:rsid w:val="2E060A6A"/>
    <w:rsid w:val="2E617F64"/>
    <w:rsid w:val="302B33B3"/>
    <w:rsid w:val="307052D3"/>
    <w:rsid w:val="31A50D4B"/>
    <w:rsid w:val="338920F3"/>
    <w:rsid w:val="348D30F0"/>
    <w:rsid w:val="34CF6B76"/>
    <w:rsid w:val="413926F1"/>
    <w:rsid w:val="43D43411"/>
    <w:rsid w:val="47341BB2"/>
    <w:rsid w:val="47E83EE7"/>
    <w:rsid w:val="49470F79"/>
    <w:rsid w:val="4AB253A0"/>
    <w:rsid w:val="4AEF62FE"/>
    <w:rsid w:val="4BBE084A"/>
    <w:rsid w:val="4C23336B"/>
    <w:rsid w:val="4DF27705"/>
    <w:rsid w:val="4F153383"/>
    <w:rsid w:val="51BD7473"/>
    <w:rsid w:val="52241422"/>
    <w:rsid w:val="52A7500F"/>
    <w:rsid w:val="52E176A7"/>
    <w:rsid w:val="550F11BA"/>
    <w:rsid w:val="55101919"/>
    <w:rsid w:val="5577690C"/>
    <w:rsid w:val="558231AE"/>
    <w:rsid w:val="56514987"/>
    <w:rsid w:val="575B520A"/>
    <w:rsid w:val="59DB42EA"/>
    <w:rsid w:val="5A4B2199"/>
    <w:rsid w:val="5A9C75F4"/>
    <w:rsid w:val="5C5B7C55"/>
    <w:rsid w:val="5D681505"/>
    <w:rsid w:val="5DB40215"/>
    <w:rsid w:val="5E19454D"/>
    <w:rsid w:val="5EF73512"/>
    <w:rsid w:val="5F720D05"/>
    <w:rsid w:val="613C63B1"/>
    <w:rsid w:val="63C96D02"/>
    <w:rsid w:val="64CF32A3"/>
    <w:rsid w:val="6732696D"/>
    <w:rsid w:val="67470191"/>
    <w:rsid w:val="6C7C38E6"/>
    <w:rsid w:val="6CCB7DC9"/>
    <w:rsid w:val="70761241"/>
    <w:rsid w:val="70FC676C"/>
    <w:rsid w:val="71B21DDA"/>
    <w:rsid w:val="72AD517D"/>
    <w:rsid w:val="740F0DF5"/>
    <w:rsid w:val="775B39E2"/>
    <w:rsid w:val="78AE4F5C"/>
    <w:rsid w:val="7CA65E91"/>
    <w:rsid w:val="7E887FB5"/>
    <w:rsid w:val="7E8A5B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1"/>
    <w:pPr>
      <w:ind w:left="88"/>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3216</Words>
  <Characters>4180</Characters>
  <Lines>0</Lines>
  <Paragraphs>0</Paragraphs>
  <TotalTime>575</TotalTime>
  <ScaleCrop>false</ScaleCrop>
  <LinksUpToDate>false</LinksUpToDate>
  <CharactersWithSpaces>4482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2023-12-05T05:26:00Z</dcterms:created>
  <dc:creator>Administrator</dc:creator>
  <cp:lastModifiedBy>WPS_1559650426</cp:lastModifiedBy>
  <dcterms:modified xsi:type="dcterms:W3CDTF">2026-04-27T09:21:30Z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2DD2708A29E243BAA69270838FEE5D9B_11</vt:lpwstr>
  </property>
  <property fmtid="{D5CDD505-2E9C-101B-9397-08002B2CF9AE}" pid="4" name="KSOTemplateDocerSaveRecord">
    <vt:lpwstr>eyJoZGlkIjoiZTA4NzIyN2MxYTlmMzQ1NGE2MjU5NWRkMjhlOGMxYTAiLCJ1c2VySWQiOiI1NzE0MDEzOTAifQ==</vt:lpwstr>
  </property>
</Properties>
</file>