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C7AF74">
      <w:pPr>
        <w:jc w:val="center"/>
        <w:rPr>
          <w:rFonts w:hint="eastAsia" w:ascii="宋体" w:hAnsi="宋体" w:eastAsia="宋体" w:cs="宋体"/>
          <w:b/>
          <w:bCs/>
          <w:sz w:val="36"/>
          <w:szCs w:val="36"/>
          <w:lang w:eastAsia="zh-CN"/>
        </w:rPr>
      </w:pPr>
      <w:r>
        <w:rPr>
          <w:rFonts w:hint="eastAsia" w:ascii="宋体" w:hAnsi="宋体" w:eastAsia="宋体" w:cs="宋体"/>
          <w:b/>
          <w:bCs/>
          <w:sz w:val="36"/>
          <w:szCs w:val="36"/>
          <w:lang w:eastAsia="zh-CN"/>
        </w:rPr>
        <w:t>武汉大学</w:t>
      </w:r>
      <w:r>
        <w:rPr>
          <w:rFonts w:hint="eastAsia" w:ascii="宋体" w:hAnsi="宋体" w:eastAsia="宋体" w:cs="宋体"/>
          <w:b/>
          <w:bCs/>
          <w:sz w:val="36"/>
          <w:szCs w:val="36"/>
          <w:lang w:val="en-US" w:eastAsia="zh-CN"/>
        </w:rPr>
        <w:t xml:space="preserve"> </w:t>
      </w:r>
      <w:r>
        <w:rPr>
          <w:rFonts w:hint="eastAsia" w:ascii="宋体" w:hAnsi="宋体" w:eastAsia="宋体" w:cs="宋体"/>
          <w:b/>
          <w:bCs/>
          <w:sz w:val="36"/>
          <w:szCs w:val="36"/>
          <w:lang w:eastAsia="zh-CN"/>
        </w:rPr>
        <w:t>化学与分子科学学院</w:t>
      </w:r>
    </w:p>
    <w:p w14:paraId="17A7A952">
      <w:pPr>
        <w:jc w:val="center"/>
        <w:rPr>
          <w:rFonts w:hint="eastAsia" w:ascii="宋体" w:hAnsi="宋体" w:eastAsia="宋体" w:cs="宋体"/>
          <w:b/>
          <w:bCs/>
          <w:sz w:val="36"/>
          <w:szCs w:val="36"/>
          <w:u w:val="none"/>
          <w:lang w:val="en-US" w:eastAsia="zh-CN"/>
        </w:rPr>
      </w:pPr>
      <w:r>
        <w:rPr>
          <w:rFonts w:hint="eastAsia" w:ascii="宋体" w:hAnsi="宋体" w:eastAsia="宋体" w:cs="宋体"/>
          <w:b/>
          <w:bCs/>
          <w:sz w:val="36"/>
          <w:szCs w:val="36"/>
          <w:u w:val="single"/>
          <w:lang w:val="en-US" w:eastAsia="zh-CN"/>
        </w:rPr>
        <w:t xml:space="preserve"> 基础化学实验02</w:t>
      </w:r>
      <w:r>
        <w:rPr>
          <w:rFonts w:hint="eastAsia" w:ascii="宋体" w:hAnsi="宋体" w:eastAsia="宋体" w:cs="宋体"/>
          <w:b/>
          <w:bCs/>
          <w:sz w:val="36"/>
          <w:szCs w:val="36"/>
          <w:u w:val="none"/>
          <w:lang w:val="en-US" w:eastAsia="zh-CN"/>
        </w:rPr>
        <w:t>课程实验报告</w:t>
      </w:r>
    </w:p>
    <w:p w14:paraId="3485E984">
      <w:pPr>
        <w:rPr>
          <w:rFonts w:hint="eastAsia"/>
          <w:sz w:val="24"/>
          <w:szCs w:val="24"/>
          <w:u w:val="none"/>
          <w:lang w:val="en-US" w:eastAsia="zh-CN"/>
        </w:rPr>
      </w:pPr>
    </w:p>
    <w:tbl>
      <w:tblPr>
        <w:tblStyle w:val="6"/>
        <w:tblpPr w:leftFromText="180" w:rightFromText="180" w:vertAnchor="text" w:horzAnchor="page" w:tblpX="1443" w:tblpY="355"/>
        <w:tblOverlap w:val="never"/>
        <w:tblW w:w="96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8"/>
        <w:gridCol w:w="1558"/>
        <w:gridCol w:w="753"/>
        <w:gridCol w:w="981"/>
        <w:gridCol w:w="748"/>
        <w:gridCol w:w="2041"/>
        <w:gridCol w:w="1081"/>
        <w:gridCol w:w="1317"/>
      </w:tblGrid>
      <w:tr w14:paraId="49BF2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1138" w:type="dxa"/>
            <w:vAlign w:val="center"/>
          </w:tcPr>
          <w:p w14:paraId="3979FEDA">
            <w:pPr>
              <w:jc w:val="center"/>
              <w:rPr>
                <w:rFonts w:hint="default"/>
                <w:b w:val="0"/>
                <w:bCs w:val="0"/>
                <w:sz w:val="18"/>
                <w:szCs w:val="18"/>
                <w:u w:val="none"/>
                <w:vertAlign w:val="baseline"/>
                <w:lang w:val="en-US" w:eastAsia="zh-CN"/>
              </w:rPr>
            </w:pPr>
            <w:r>
              <w:rPr>
                <w:rFonts w:hint="eastAsia"/>
                <w:b w:val="0"/>
                <w:bCs w:val="0"/>
                <w:sz w:val="18"/>
                <w:szCs w:val="18"/>
                <w:u w:val="none"/>
                <w:vertAlign w:val="baseline"/>
                <w:lang w:val="en-US" w:eastAsia="zh-CN"/>
              </w:rPr>
              <w:t>实验名称</w:t>
            </w:r>
          </w:p>
        </w:tc>
        <w:tc>
          <w:tcPr>
            <w:tcW w:w="6081" w:type="dxa"/>
            <w:gridSpan w:val="5"/>
            <w:vAlign w:val="center"/>
          </w:tcPr>
          <w:p w14:paraId="79609A2A">
            <w:pPr>
              <w:jc w:val="both"/>
              <w:rPr>
                <w:rFonts w:hint="default"/>
                <w:b w:val="0"/>
                <w:bCs w:val="0"/>
                <w:sz w:val="18"/>
                <w:szCs w:val="18"/>
                <w:u w:val="none"/>
                <w:vertAlign w:val="baseline"/>
                <w:lang w:val="en-US" w:eastAsia="zh-CN"/>
              </w:rPr>
            </w:pPr>
            <w:r>
              <w:rPr>
                <w:rFonts w:hint="default"/>
                <w:b w:val="0"/>
                <w:bCs w:val="0"/>
                <w:sz w:val="18"/>
                <w:szCs w:val="18"/>
                <w:u w:val="none"/>
                <w:vertAlign w:val="baseline"/>
                <w:lang w:val="en-US" w:eastAsia="zh-CN"/>
              </w:rPr>
              <w:t>三草酸合铁 (Ⅲ) 酸钾的制备及其性质</w:t>
            </w:r>
          </w:p>
        </w:tc>
        <w:tc>
          <w:tcPr>
            <w:tcW w:w="1081" w:type="dxa"/>
            <w:vAlign w:val="center"/>
          </w:tcPr>
          <w:p w14:paraId="1C790773">
            <w:pPr>
              <w:jc w:val="center"/>
              <w:rPr>
                <w:rFonts w:hint="default"/>
                <w:b w:val="0"/>
                <w:bCs w:val="0"/>
                <w:sz w:val="18"/>
                <w:szCs w:val="18"/>
                <w:u w:val="none"/>
                <w:vertAlign w:val="baseline"/>
                <w:lang w:val="en-US" w:eastAsia="zh-CN"/>
              </w:rPr>
            </w:pPr>
            <w:r>
              <w:rPr>
                <w:rFonts w:hint="eastAsia"/>
                <w:b w:val="0"/>
                <w:bCs w:val="0"/>
                <w:sz w:val="18"/>
                <w:szCs w:val="18"/>
                <w:u w:val="none"/>
                <w:vertAlign w:val="baseline"/>
                <w:lang w:val="en-US" w:eastAsia="zh-CN"/>
              </w:rPr>
              <w:t>指导老师</w:t>
            </w:r>
          </w:p>
        </w:tc>
        <w:tc>
          <w:tcPr>
            <w:tcW w:w="1317" w:type="dxa"/>
          </w:tcPr>
          <w:p w14:paraId="22E205F5">
            <w:pPr>
              <w:rPr>
                <w:rFonts w:hint="default"/>
                <w:b w:val="0"/>
                <w:bCs w:val="0"/>
                <w:sz w:val="18"/>
                <w:szCs w:val="18"/>
                <w:u w:val="none"/>
                <w:vertAlign w:val="baseline"/>
                <w:lang w:val="en-US" w:eastAsia="zh-CN"/>
              </w:rPr>
            </w:pPr>
            <w:r>
              <w:rPr>
                <w:rFonts w:hint="eastAsia"/>
                <w:b w:val="0"/>
                <w:bCs w:val="0"/>
                <w:sz w:val="18"/>
                <w:szCs w:val="18"/>
                <w:u w:val="none"/>
                <w:vertAlign w:val="baseline"/>
                <w:lang w:val="en-US" w:eastAsia="zh-CN"/>
              </w:rPr>
              <w:t>胡锴</w:t>
            </w:r>
          </w:p>
        </w:tc>
      </w:tr>
      <w:tr w14:paraId="673C6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1138" w:type="dxa"/>
            <w:vAlign w:val="center"/>
          </w:tcPr>
          <w:p w14:paraId="2D9DBFA5">
            <w:pPr>
              <w:jc w:val="center"/>
              <w:rPr>
                <w:rFonts w:hint="default"/>
                <w:b w:val="0"/>
                <w:bCs w:val="0"/>
                <w:sz w:val="18"/>
                <w:szCs w:val="18"/>
                <w:u w:val="none"/>
                <w:vertAlign w:val="baseline"/>
                <w:lang w:val="en-US" w:eastAsia="zh-CN"/>
              </w:rPr>
            </w:pPr>
            <w:r>
              <w:rPr>
                <w:rFonts w:hint="eastAsia"/>
                <w:b w:val="0"/>
                <w:bCs w:val="0"/>
                <w:sz w:val="18"/>
                <w:szCs w:val="18"/>
                <w:u w:val="none"/>
                <w:vertAlign w:val="baseline"/>
                <w:lang w:val="en-US" w:eastAsia="zh-CN"/>
              </w:rPr>
              <w:t>姓    名</w:t>
            </w:r>
          </w:p>
        </w:tc>
        <w:tc>
          <w:tcPr>
            <w:tcW w:w="1558" w:type="dxa"/>
            <w:vAlign w:val="center"/>
          </w:tcPr>
          <w:p w14:paraId="7577474F">
            <w:pPr>
              <w:jc w:val="both"/>
              <w:rPr>
                <w:rFonts w:hint="default"/>
                <w:b w:val="0"/>
                <w:bCs w:val="0"/>
                <w:sz w:val="18"/>
                <w:szCs w:val="18"/>
                <w:u w:val="none"/>
                <w:vertAlign w:val="baseline"/>
                <w:lang w:val="en-US" w:eastAsia="zh-CN"/>
              </w:rPr>
            </w:pPr>
            <w:r>
              <w:rPr>
                <w:rFonts w:hint="eastAsia"/>
                <w:b w:val="0"/>
                <w:bCs w:val="0"/>
                <w:sz w:val="18"/>
                <w:szCs w:val="18"/>
                <w:u w:val="none"/>
                <w:vertAlign w:val="baseline"/>
                <w:lang w:val="en-US" w:eastAsia="zh-CN"/>
              </w:rPr>
              <w:t>徐珮航</w:t>
            </w:r>
          </w:p>
        </w:tc>
        <w:tc>
          <w:tcPr>
            <w:tcW w:w="753" w:type="dxa"/>
            <w:vAlign w:val="center"/>
          </w:tcPr>
          <w:p w14:paraId="0F14B6CC">
            <w:pPr>
              <w:jc w:val="center"/>
              <w:rPr>
                <w:rFonts w:hint="default"/>
                <w:b w:val="0"/>
                <w:bCs w:val="0"/>
                <w:sz w:val="18"/>
                <w:szCs w:val="18"/>
                <w:u w:val="none"/>
                <w:vertAlign w:val="baseline"/>
                <w:lang w:val="en-US" w:eastAsia="zh-CN"/>
              </w:rPr>
            </w:pPr>
            <w:r>
              <w:rPr>
                <w:rFonts w:hint="eastAsia"/>
                <w:b w:val="0"/>
                <w:bCs w:val="0"/>
                <w:sz w:val="18"/>
                <w:szCs w:val="18"/>
                <w:u w:val="none"/>
                <w:vertAlign w:val="baseline"/>
                <w:lang w:val="en-US" w:eastAsia="zh-CN"/>
              </w:rPr>
              <w:t>年级</w:t>
            </w:r>
          </w:p>
        </w:tc>
        <w:tc>
          <w:tcPr>
            <w:tcW w:w="981" w:type="dxa"/>
            <w:vAlign w:val="center"/>
          </w:tcPr>
          <w:p w14:paraId="37C5BDB3">
            <w:pPr>
              <w:jc w:val="center"/>
              <w:rPr>
                <w:rFonts w:hint="default"/>
                <w:b w:val="0"/>
                <w:bCs w:val="0"/>
                <w:sz w:val="18"/>
                <w:szCs w:val="18"/>
                <w:u w:val="none"/>
                <w:vertAlign w:val="baseline"/>
                <w:lang w:val="en-US" w:eastAsia="zh-CN"/>
              </w:rPr>
            </w:pPr>
            <w:r>
              <w:rPr>
                <w:rFonts w:hint="eastAsia"/>
                <w:b w:val="0"/>
                <w:bCs w:val="0"/>
                <w:sz w:val="18"/>
                <w:szCs w:val="18"/>
                <w:u w:val="none"/>
                <w:vertAlign w:val="baseline"/>
                <w:lang w:val="en-US" w:eastAsia="zh-CN"/>
              </w:rPr>
              <w:t>大一</w:t>
            </w:r>
          </w:p>
        </w:tc>
        <w:tc>
          <w:tcPr>
            <w:tcW w:w="748" w:type="dxa"/>
            <w:vAlign w:val="center"/>
          </w:tcPr>
          <w:p w14:paraId="1728D3BC">
            <w:pPr>
              <w:jc w:val="center"/>
              <w:rPr>
                <w:rFonts w:hint="default"/>
                <w:b w:val="0"/>
                <w:bCs w:val="0"/>
                <w:sz w:val="18"/>
                <w:szCs w:val="18"/>
                <w:u w:val="none"/>
                <w:vertAlign w:val="baseline"/>
                <w:lang w:val="en-US" w:eastAsia="zh-CN"/>
              </w:rPr>
            </w:pPr>
            <w:r>
              <w:rPr>
                <w:rFonts w:hint="eastAsia"/>
                <w:b w:val="0"/>
                <w:bCs w:val="0"/>
                <w:sz w:val="18"/>
                <w:szCs w:val="18"/>
                <w:u w:val="none"/>
                <w:vertAlign w:val="baseline"/>
                <w:lang w:val="en-US" w:eastAsia="zh-CN"/>
              </w:rPr>
              <w:t>学号</w:t>
            </w:r>
          </w:p>
        </w:tc>
        <w:tc>
          <w:tcPr>
            <w:tcW w:w="2041" w:type="dxa"/>
            <w:vAlign w:val="center"/>
          </w:tcPr>
          <w:p w14:paraId="777690DB">
            <w:pPr>
              <w:jc w:val="both"/>
              <w:rPr>
                <w:rFonts w:hint="default"/>
                <w:b w:val="0"/>
                <w:bCs w:val="0"/>
                <w:sz w:val="18"/>
                <w:szCs w:val="18"/>
                <w:u w:val="none"/>
                <w:vertAlign w:val="baseline"/>
                <w:lang w:val="en-US" w:eastAsia="zh-CN"/>
              </w:rPr>
            </w:pPr>
            <w:r>
              <w:rPr>
                <w:rFonts w:hint="eastAsia"/>
                <w:b w:val="0"/>
                <w:bCs w:val="0"/>
                <w:sz w:val="18"/>
                <w:szCs w:val="18"/>
                <w:u w:val="none"/>
                <w:vertAlign w:val="baseline"/>
                <w:lang w:val="en-US" w:eastAsia="zh-CN"/>
              </w:rPr>
              <w:t>2025302033018</w:t>
            </w:r>
          </w:p>
        </w:tc>
        <w:tc>
          <w:tcPr>
            <w:tcW w:w="1081" w:type="dxa"/>
            <w:vAlign w:val="center"/>
          </w:tcPr>
          <w:p w14:paraId="15891B5C">
            <w:pPr>
              <w:jc w:val="center"/>
              <w:rPr>
                <w:rFonts w:hint="default"/>
                <w:b w:val="0"/>
                <w:bCs w:val="0"/>
                <w:sz w:val="18"/>
                <w:szCs w:val="18"/>
                <w:u w:val="none"/>
                <w:vertAlign w:val="baseline"/>
                <w:lang w:val="en-US" w:eastAsia="zh-CN"/>
              </w:rPr>
            </w:pPr>
            <w:r>
              <w:rPr>
                <w:rFonts w:hint="eastAsia"/>
                <w:b w:val="0"/>
                <w:bCs w:val="0"/>
                <w:sz w:val="18"/>
                <w:szCs w:val="18"/>
                <w:u w:val="none"/>
                <w:vertAlign w:val="baseline"/>
                <w:lang w:val="en-US" w:eastAsia="zh-CN"/>
              </w:rPr>
              <w:t>成    绩</w:t>
            </w:r>
          </w:p>
        </w:tc>
        <w:tc>
          <w:tcPr>
            <w:tcW w:w="1317" w:type="dxa"/>
          </w:tcPr>
          <w:p w14:paraId="558D15E8">
            <w:pPr>
              <w:rPr>
                <w:rFonts w:hint="default"/>
                <w:b w:val="0"/>
                <w:bCs w:val="0"/>
                <w:sz w:val="18"/>
                <w:szCs w:val="18"/>
                <w:u w:val="none"/>
                <w:vertAlign w:val="baseline"/>
                <w:lang w:val="en-US" w:eastAsia="zh-CN"/>
              </w:rPr>
            </w:pPr>
            <w:ins w:id="0" w:author="WPS_1559650426" w:date="2026-06-25T09:16:21Z">
              <w:r>
                <w:rPr>
                  <w:rFonts w:hint="eastAsia"/>
                  <w:b w:val="0"/>
                  <w:bCs w:val="0"/>
                  <w:sz w:val="18"/>
                  <w:szCs w:val="18"/>
                  <w:u w:val="none"/>
                  <w:vertAlign w:val="baseline"/>
                  <w:lang w:val="en-US" w:eastAsia="zh-CN"/>
                </w:rPr>
                <w:t>A-</w:t>
              </w:r>
            </w:ins>
            <w:bookmarkStart w:id="0" w:name="_GoBack"/>
            <w:bookmarkEnd w:id="0"/>
          </w:p>
        </w:tc>
      </w:tr>
      <w:tr w14:paraId="1E75B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9" w:hRule="atLeast"/>
        </w:trPr>
        <w:tc>
          <w:tcPr>
            <w:tcW w:w="9617" w:type="dxa"/>
            <w:gridSpan w:val="8"/>
          </w:tcPr>
          <w:p w14:paraId="1D540901">
            <w:pPr>
              <w:numPr>
                <w:ilvl w:val="0"/>
                <w:numId w:val="1"/>
              </w:numPr>
              <w:rPr>
                <w:rFonts w:hint="eastAsia"/>
                <w:b w:val="0"/>
                <w:bCs w:val="0"/>
                <w:sz w:val="18"/>
                <w:szCs w:val="18"/>
                <w:u w:val="none"/>
                <w:vertAlign w:val="baseline"/>
                <w:lang w:val="en-US" w:eastAsia="zh-CN"/>
              </w:rPr>
            </w:pPr>
            <w:r>
              <w:rPr>
                <w:rFonts w:hint="eastAsia"/>
                <w:b w:val="0"/>
                <w:bCs w:val="0"/>
                <w:sz w:val="18"/>
                <w:szCs w:val="18"/>
                <w:u w:val="none"/>
                <w:vertAlign w:val="baseline"/>
                <w:lang w:val="en-US" w:eastAsia="zh-CN"/>
              </w:rPr>
              <w:t>实验目的                                       四、 实验内容（步骤及现象）</w:t>
            </w:r>
          </w:p>
          <w:p w14:paraId="72455428">
            <w:pPr>
              <w:numPr>
                <w:ilvl w:val="0"/>
                <w:numId w:val="1"/>
              </w:numPr>
              <w:rPr>
                <w:rFonts w:hint="default"/>
                <w:b w:val="0"/>
                <w:bCs w:val="0"/>
                <w:sz w:val="18"/>
                <w:szCs w:val="18"/>
                <w:u w:val="none"/>
                <w:vertAlign w:val="baseline"/>
                <w:lang w:val="en-US" w:eastAsia="zh-CN"/>
              </w:rPr>
            </w:pPr>
            <w:r>
              <w:rPr>
                <w:rFonts w:hint="eastAsia"/>
                <w:b w:val="0"/>
                <w:bCs w:val="0"/>
                <w:sz w:val="18"/>
                <w:szCs w:val="18"/>
                <w:u w:val="none"/>
                <w:vertAlign w:val="baseline"/>
                <w:lang w:val="en-US" w:eastAsia="zh-CN"/>
              </w:rPr>
              <w:t>实验原理                                       五、 数据记录和处理</w:t>
            </w:r>
          </w:p>
          <w:p w14:paraId="04D1BB04">
            <w:pPr>
              <w:numPr>
                <w:ilvl w:val="0"/>
                <w:numId w:val="1"/>
              </w:numPr>
              <w:rPr>
                <w:rFonts w:hint="default"/>
                <w:b w:val="0"/>
                <w:bCs w:val="0"/>
                <w:sz w:val="18"/>
                <w:szCs w:val="18"/>
                <w:u w:val="none"/>
                <w:vertAlign w:val="baseline"/>
                <w:lang w:val="en-US" w:eastAsia="zh-CN"/>
              </w:rPr>
            </w:pPr>
            <w:r>
              <w:rPr>
                <w:rFonts w:hint="eastAsia"/>
                <w:b w:val="0"/>
                <w:bCs w:val="0"/>
                <w:sz w:val="18"/>
                <w:szCs w:val="18"/>
                <w:u w:val="none"/>
                <w:vertAlign w:val="baseline"/>
                <w:lang w:val="en-US" w:eastAsia="zh-CN"/>
              </w:rPr>
              <w:t>实验试剂及仪器（试剂物理常数、装置图等）       六、 结论、问题和讨论（习题、实验讨论、反思及改进）</w:t>
            </w:r>
          </w:p>
        </w:tc>
      </w:tr>
      <w:tr w14:paraId="47158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6" w:hRule="atLeast"/>
        </w:trPr>
        <w:tc>
          <w:tcPr>
            <w:tcW w:w="9617" w:type="dxa"/>
            <w:gridSpan w:val="8"/>
          </w:tcPr>
          <w:p w14:paraId="18AFD497">
            <w:pPr>
              <w:numPr>
                <w:ilvl w:val="0"/>
                <w:numId w:val="2"/>
              </w:numPr>
              <w:rPr>
                <w:rFonts w:ascii="宋体" w:hAnsi="宋体" w:eastAsia="宋体" w:cs="宋体"/>
              </w:rPr>
            </w:pPr>
            <w:r>
              <w:rPr>
                <w:rFonts w:hint="eastAsia"/>
                <w:u w:val="none"/>
                <w:vertAlign w:val="baseline"/>
                <w:lang w:val="en-US" w:eastAsia="zh-CN"/>
              </w:rPr>
              <w:t>实验目的</w:t>
            </w:r>
          </w:p>
          <w:p w14:paraId="5FFED39B">
            <w:pPr>
              <w:numPr>
                <w:ilvl w:val="0"/>
                <w:numId w:val="0"/>
              </w:numPr>
              <w:rPr>
                <w:rFonts w:ascii="宋体" w:hAnsi="宋体" w:eastAsia="宋体" w:cs="宋体"/>
              </w:rPr>
            </w:pPr>
            <w:r>
              <w:rPr>
                <w:spacing w:val="8"/>
              </w:rPr>
              <w:t>1.</w:t>
            </w:r>
            <w:r>
              <w:rPr>
                <w:rFonts w:ascii="宋体" w:hAnsi="宋体" w:eastAsia="宋体" w:cs="宋体"/>
                <w:spacing w:val="8"/>
              </w:rPr>
              <w:t>说明简单配合物制备的一般方法，阐述三草酸合</w:t>
            </w:r>
            <w:r>
              <w:rPr>
                <w:rFonts w:ascii="宋体" w:hAnsi="宋体" w:eastAsia="宋体" w:cs="宋体"/>
                <w:spacing w:val="7"/>
              </w:rPr>
              <w:t>铁 (Ⅲ)</w:t>
            </w:r>
            <w:r>
              <w:rPr>
                <w:rFonts w:ascii="宋体" w:hAnsi="宋体" w:eastAsia="宋体" w:cs="宋体"/>
                <w:spacing w:val="29"/>
              </w:rPr>
              <w:t xml:space="preserve"> </w:t>
            </w:r>
            <w:r>
              <w:rPr>
                <w:rFonts w:ascii="宋体" w:hAnsi="宋体" w:eastAsia="宋体" w:cs="宋体"/>
                <w:spacing w:val="7"/>
              </w:rPr>
              <w:t>酸钾制备的</w:t>
            </w:r>
            <w:r>
              <w:rPr>
                <w:rFonts w:ascii="宋体" w:hAnsi="宋体" w:eastAsia="宋体" w:cs="宋体"/>
                <w:spacing w:val="5"/>
              </w:rPr>
              <w:t>基本原理。</w:t>
            </w:r>
          </w:p>
          <w:p w14:paraId="6325BF5C">
            <w:pPr>
              <w:pStyle w:val="2"/>
              <w:spacing w:line="226" w:lineRule="auto"/>
              <w:ind w:left="8"/>
              <w:rPr>
                <w:rFonts w:ascii="宋体" w:hAnsi="宋体" w:eastAsia="宋体" w:cs="宋体"/>
              </w:rPr>
            </w:pPr>
            <w:r>
              <w:rPr>
                <w:spacing w:val="5"/>
              </w:rPr>
              <w:t>2.</w:t>
            </w:r>
            <w:r>
              <w:rPr>
                <w:rFonts w:ascii="宋体" w:hAnsi="宋体" w:eastAsia="宋体" w:cs="宋体"/>
                <w:spacing w:val="5"/>
              </w:rPr>
              <w:t>能用“溶剂替换法</w:t>
            </w:r>
            <w:r>
              <w:rPr>
                <w:rFonts w:ascii="宋体" w:hAnsi="宋体" w:eastAsia="宋体" w:cs="宋体"/>
                <w:spacing w:val="-69"/>
              </w:rPr>
              <w:t xml:space="preserve"> </w:t>
            </w:r>
            <w:r>
              <w:rPr>
                <w:rFonts w:ascii="宋体" w:hAnsi="宋体" w:eastAsia="宋体" w:cs="宋体"/>
                <w:spacing w:val="5"/>
              </w:rPr>
              <w:t>”进行结晶的操作。</w:t>
            </w:r>
          </w:p>
          <w:p w14:paraId="542D0474">
            <w:pPr>
              <w:pStyle w:val="2"/>
              <w:spacing w:before="66" w:line="228" w:lineRule="auto"/>
              <w:ind w:left="7"/>
              <w:rPr>
                <w:rFonts w:ascii="宋体" w:hAnsi="宋体" w:eastAsia="宋体" w:cs="宋体"/>
              </w:rPr>
            </w:pPr>
            <w:r>
              <w:rPr>
                <w:spacing w:val="7"/>
              </w:rPr>
              <w:t>3.</w:t>
            </w:r>
            <w:r>
              <w:rPr>
                <w:rFonts w:ascii="宋体" w:hAnsi="宋体" w:eastAsia="宋体" w:cs="宋体"/>
                <w:spacing w:val="7"/>
              </w:rPr>
              <w:t>能说明三草酸合铁 (Ⅲ) 酸钾的光化学性质及用途。</w:t>
            </w:r>
          </w:p>
          <w:p w14:paraId="6112E4EF">
            <w:pPr>
              <w:spacing w:before="65" w:line="228" w:lineRule="auto"/>
              <w:rPr>
                <w:rFonts w:ascii="宋体" w:hAnsi="宋体" w:eastAsia="宋体" w:cs="宋体"/>
                <w:spacing w:val="8"/>
                <w:sz w:val="20"/>
                <w:szCs w:val="20"/>
              </w:rPr>
            </w:pPr>
            <w:r>
              <w:rPr>
                <w:rFonts w:ascii="Times New Roman" w:hAnsi="Times New Roman" w:eastAsia="Times New Roman" w:cs="Times New Roman"/>
                <w:spacing w:val="8"/>
                <w:sz w:val="20"/>
                <w:szCs w:val="20"/>
              </w:rPr>
              <w:t>4.</w:t>
            </w:r>
            <w:r>
              <w:rPr>
                <w:rFonts w:ascii="宋体" w:hAnsi="宋体" w:eastAsia="宋体" w:cs="宋体"/>
                <w:spacing w:val="8"/>
                <w:sz w:val="20"/>
                <w:szCs w:val="20"/>
              </w:rPr>
              <w:t>能解释酸度、浓度等对配位平衡的影响，比较配位离子的相对稳定。</w:t>
            </w:r>
          </w:p>
          <w:p w14:paraId="493E211E">
            <w:pPr>
              <w:spacing w:before="65" w:line="228" w:lineRule="auto"/>
              <w:rPr>
                <w:rFonts w:ascii="宋体" w:hAnsi="宋体" w:eastAsia="宋体" w:cs="宋体"/>
                <w:spacing w:val="8"/>
                <w:sz w:val="20"/>
                <w:szCs w:val="20"/>
              </w:rPr>
            </w:pPr>
          </w:p>
          <w:p w14:paraId="7489DC98">
            <w:pPr>
              <w:spacing w:before="65" w:line="228" w:lineRule="auto"/>
              <w:rPr>
                <w:rFonts w:hint="eastAsia" w:ascii="宋体" w:hAnsi="宋体" w:eastAsia="宋体" w:cs="宋体"/>
                <w:spacing w:val="8"/>
                <w:sz w:val="20"/>
                <w:szCs w:val="20"/>
                <w:lang w:val="en-US" w:eastAsia="zh-CN"/>
              </w:rPr>
            </w:pPr>
            <w:r>
              <w:rPr>
                <w:rFonts w:hint="eastAsia" w:ascii="宋体" w:hAnsi="宋体" w:eastAsia="宋体" w:cs="宋体"/>
                <w:spacing w:val="8"/>
                <w:sz w:val="20"/>
                <w:szCs w:val="20"/>
                <w:lang w:val="en-US" w:eastAsia="zh-CN"/>
              </w:rPr>
              <w:t>二．实验原理</w:t>
            </w:r>
          </w:p>
          <w:p w14:paraId="30BC90FC">
            <w:pPr>
              <w:numPr>
                <w:ilvl w:val="0"/>
                <w:numId w:val="0"/>
              </w:numPr>
              <w:ind w:firstLine="420" w:firstLineChars="200"/>
              <w:rPr>
                <w:rFonts w:hint="default"/>
                <w:u w:val="none"/>
                <w:vertAlign w:val="baseline"/>
                <w:lang w:val="en-US" w:eastAsia="zh-CN"/>
              </w:rPr>
            </w:pPr>
            <w:r>
              <w:rPr>
                <w:rFonts w:hint="default"/>
                <w:u w:val="none"/>
                <w:vertAlign w:val="baseline"/>
                <w:lang w:val="en-US" w:eastAsia="zh-CN"/>
              </w:rPr>
              <w:t>本实验以摩尔盐 **(NH4) 2SO4・FeSO4・6H2O为原料，制备三草酸合铁 (Ⅲ) 酸钾K3[Fe(C2O4)3]·3H2O并探究其性质。首先将摩尔盐加少量硫酸溶解，与草酸溶液混合加热，生成FeC2O4·2H2O沉淀，用热水反复洗涤至洗涤液中无SO4^2-。将洗净的沉淀与草酸钾K2C2O4溶液混合，在 40℃水浴中缓慢滴加过氧化氢H2O2**，将Fe^2+氧化为Fe^3+，检测无亚铁离子后，加热煮沸并逐滴加入草酸H2C2O4，使体系中生成的Fe(OH)3完全转化，得到透明绿色的三草酸合铁 (Ⅲ) 酸钾溶液。向溶液中加入乙醇，采用溶剂替换法降低产物溶解度，悬挂棉线静置结晶，经减压过滤、干燥后称量，计算产品产率。</w:t>
            </w:r>
          </w:p>
          <w:p w14:paraId="1EF88CAE">
            <w:pPr>
              <w:numPr>
                <w:ilvl w:val="0"/>
                <w:numId w:val="0"/>
              </w:numPr>
              <w:ind w:firstLine="420" w:firstLineChars="200"/>
              <w:rPr>
                <w:rFonts w:hint="default"/>
                <w:u w:val="none"/>
                <w:vertAlign w:val="baseline"/>
                <w:lang w:val="en-US" w:eastAsia="zh-CN"/>
              </w:rPr>
            </w:pPr>
            <w:r>
              <w:rPr>
                <w:rFonts w:hint="default"/>
                <w:u w:val="none"/>
                <w:vertAlign w:val="baseline"/>
                <w:lang w:val="en-US" w:eastAsia="zh-CN"/>
              </w:rPr>
              <w:t>随后进行产品性质探究：开展光化学实验，观察晶体光照后的颜色变化；通过检验K+、C2O4^2-、Fe^3+等离子，确定配合物的内外界组成；分别探究酸度、沉淀剂、配体交换等因素对配位平衡的影响，比较SCN^-、F^-、C2O4^2-、**CN^-与Fe^3+** 的配位能力强弱，加深对配合物稳定性与配位平衡移动规律的理解。</w:t>
            </w:r>
          </w:p>
          <w:p w14:paraId="0D7BB93A">
            <w:pPr>
              <w:numPr>
                <w:ilvl w:val="0"/>
                <w:numId w:val="0"/>
              </w:numPr>
              <w:ind w:firstLine="420" w:firstLineChars="200"/>
              <w:rPr>
                <w:rFonts w:hint="default"/>
                <w:u w:val="none"/>
                <w:vertAlign w:val="baseline"/>
                <w:lang w:val="en-US" w:eastAsia="zh-CN"/>
              </w:rPr>
            </w:pPr>
          </w:p>
          <w:p w14:paraId="2CF2B439">
            <w:pPr>
              <w:numPr>
                <w:ilvl w:val="0"/>
                <w:numId w:val="0"/>
              </w:numPr>
              <w:rPr>
                <w:rFonts w:hint="eastAsia"/>
                <w:u w:val="none"/>
                <w:vertAlign w:val="baseline"/>
                <w:lang w:val="en-US" w:eastAsia="zh-CN"/>
              </w:rPr>
            </w:pPr>
            <w:r>
              <w:rPr>
                <w:rFonts w:hint="eastAsia"/>
                <w:u w:val="none"/>
                <w:vertAlign w:val="baseline"/>
                <w:lang w:val="en-US" w:eastAsia="zh-CN"/>
              </w:rPr>
              <w:t>三．实验试剂及仪器</w:t>
            </w:r>
          </w:p>
          <w:p w14:paraId="6DE21E87">
            <w:pPr>
              <w:numPr>
                <w:ilvl w:val="0"/>
                <w:numId w:val="0"/>
              </w:numPr>
              <w:rPr>
                <w:rFonts w:hint="eastAsia"/>
                <w:u w:val="none"/>
                <w:vertAlign w:val="baseline"/>
                <w:lang w:val="en-US" w:eastAsia="zh-CN"/>
              </w:rPr>
            </w:pPr>
            <w:r>
              <w:rPr>
                <w:rFonts w:hint="eastAsia"/>
                <w:u w:val="none"/>
                <w:vertAlign w:val="baseline"/>
                <w:lang w:val="en-US" w:eastAsia="zh-CN"/>
              </w:rPr>
              <w:t>新操作：</w:t>
            </w:r>
          </w:p>
          <w:p w14:paraId="1D953AC1">
            <w:pPr>
              <w:numPr>
                <w:ilvl w:val="0"/>
                <w:numId w:val="0"/>
              </w:numPr>
              <w:rPr>
                <w:rFonts w:hint="eastAsia"/>
                <w:u w:val="none"/>
                <w:vertAlign w:val="baseline"/>
                <w:lang w:val="en-US" w:eastAsia="zh-CN"/>
              </w:rPr>
            </w:pPr>
            <w:r>
              <w:rPr>
                <w:rFonts w:hint="eastAsia"/>
                <w:u w:val="none"/>
                <w:vertAlign w:val="baseline"/>
                <w:lang w:val="en-US" w:eastAsia="zh-CN"/>
              </w:rPr>
              <w:t>1.溶剂替换法：是一种结晶分离技术，它利用目标溶质在两种可互溶的溶剂中溶解度差异显著的特点，向其良溶剂溶液中缓慢加入互溶的不良溶剂，通过改变混合溶剂的极性或组成，降低溶质的溶解度，使其在温和条件下析出晶体，特别适用于热敏性物质或在单一溶剂中溶解度随温度变化不大的物质。</w:t>
            </w:r>
          </w:p>
          <w:p w14:paraId="5713A150">
            <w:pPr>
              <w:numPr>
                <w:ilvl w:val="0"/>
                <w:numId w:val="0"/>
              </w:numPr>
              <w:rPr>
                <w:rFonts w:hint="default"/>
                <w:u w:val="none"/>
                <w:vertAlign w:val="baseline"/>
                <w:lang w:val="en-US" w:eastAsia="zh-CN"/>
              </w:rPr>
            </w:pPr>
          </w:p>
          <w:p w14:paraId="3F9B6DC5">
            <w:pPr>
              <w:numPr>
                <w:ilvl w:val="0"/>
                <w:numId w:val="0"/>
              </w:numPr>
              <w:rPr>
                <w:rFonts w:hint="default"/>
                <w:sz w:val="20"/>
                <w:szCs w:val="20"/>
                <w:u w:val="none"/>
                <w:vertAlign w:val="baseline"/>
                <w:lang w:val="en-US" w:eastAsia="zh-CN"/>
              </w:rPr>
            </w:pPr>
            <w:r>
              <w:rPr>
                <w:rFonts w:hint="eastAsia"/>
                <w:u w:val="none"/>
                <w:vertAlign w:val="baseline"/>
                <w:lang w:val="en-US" w:eastAsia="zh-CN"/>
              </w:rPr>
              <w:t>2.</w:t>
            </w:r>
            <w:r>
              <w:rPr>
                <w:rFonts w:ascii="宋体" w:hAnsi="宋体" w:eastAsia="宋体" w:cs="宋体"/>
                <w:sz w:val="20"/>
                <w:szCs w:val="20"/>
              </w:rPr>
              <w:t>光化学实验</w:t>
            </w:r>
            <w:r>
              <w:rPr>
                <w:rFonts w:hint="eastAsia" w:ascii="宋体" w:hAnsi="宋体" w:eastAsia="宋体" w:cs="宋体"/>
                <w:sz w:val="20"/>
                <w:szCs w:val="20"/>
                <w:lang w:eastAsia="zh-CN"/>
              </w:rPr>
              <w:t>：</w:t>
            </w:r>
            <w:r>
              <w:rPr>
                <w:rFonts w:ascii="宋体" w:hAnsi="宋体" w:eastAsia="宋体" w:cs="宋体"/>
                <w:sz w:val="20"/>
                <w:szCs w:val="20"/>
              </w:rPr>
              <w:t>是研究物质在光作用下发生化学反应的实验，通过光照激发物质分子，使其电子跃迁到高能态，进而引发氧化还原、分解、异构化等反应，以此探究反应机理、光敏性物质的性质及光对化学过程的影响。</w:t>
            </w:r>
          </w:p>
          <w:p w14:paraId="1B88F9B9">
            <w:pPr>
              <w:numPr>
                <w:ilvl w:val="0"/>
                <w:numId w:val="0"/>
              </w:numPr>
              <w:rPr>
                <w:rFonts w:hint="default"/>
                <w:u w:val="none"/>
                <w:vertAlign w:val="baseline"/>
                <w:lang w:val="en-US" w:eastAsia="zh-CN"/>
              </w:rPr>
            </w:pPr>
          </w:p>
        </w:tc>
      </w:tr>
    </w:tbl>
    <w:p w14:paraId="78FF84CA">
      <w:pPr>
        <w:rPr>
          <w:rFonts w:hint="eastAsia"/>
          <w:b w:val="0"/>
          <w:bCs w:val="0"/>
          <w:u w:val="none"/>
          <w:lang w:val="en-US" w:eastAsia="zh-CN"/>
        </w:rPr>
      </w:pPr>
      <w:r>
        <w:rPr>
          <w:rFonts w:hint="eastAsia"/>
          <w:b w:val="0"/>
          <w:bCs w:val="0"/>
          <w:u w:val="none"/>
          <w:lang w:val="en-US" w:eastAsia="zh-CN"/>
        </w:rPr>
        <w:t>化学与分子科学学院       化学（强基）专业                 2026 年    4 月  14 日</w:t>
      </w:r>
    </w:p>
    <w:tbl>
      <w:tblPr>
        <w:tblStyle w:val="6"/>
        <w:tblW w:w="9645" w:type="dxa"/>
        <w:tblInd w:w="-3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45"/>
      </w:tblGrid>
      <w:tr w14:paraId="10303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29" w:hRule="atLeast"/>
        </w:trPr>
        <w:tc>
          <w:tcPr>
            <w:tcW w:w="9645" w:type="dxa"/>
          </w:tcPr>
          <w:p w14:paraId="420D7E08">
            <w:pPr>
              <w:numPr>
                <w:ilvl w:val="0"/>
                <w:numId w:val="3"/>
              </w:numPr>
              <w:rPr>
                <w:rFonts w:hint="eastAsia"/>
                <w:sz w:val="22"/>
                <w:szCs w:val="28"/>
                <w:u w:val="none"/>
                <w:vertAlign w:val="baseline"/>
                <w:lang w:val="en-US" w:eastAsia="zh-CN"/>
              </w:rPr>
            </w:pPr>
            <w:r>
              <w:rPr>
                <w:rFonts w:hint="eastAsia"/>
                <w:sz w:val="22"/>
                <w:szCs w:val="28"/>
                <w:u w:val="none"/>
                <w:vertAlign w:val="baseline"/>
                <w:lang w:val="en-US" w:eastAsia="zh-CN"/>
              </w:rPr>
              <w:t>实验内容及数据记录处理</w:t>
            </w:r>
          </w:p>
          <w:p w14:paraId="2DC9B8EB">
            <w:pPr>
              <w:spacing w:before="103" w:line="228" w:lineRule="auto"/>
              <w:ind w:left="7"/>
              <w:outlineLvl w:val="2"/>
              <w:rPr>
                <w:rFonts w:ascii="宋体" w:hAnsi="宋体" w:eastAsia="宋体" w:cs="宋体"/>
                <w:b w:val="0"/>
                <w:bCs w:val="0"/>
                <w:sz w:val="21"/>
                <w:szCs w:val="21"/>
              </w:rPr>
            </w:pPr>
            <w:r>
              <w:rPr>
                <w:rFonts w:ascii="Times New Roman" w:hAnsi="Times New Roman" w:eastAsia="Times New Roman" w:cs="Times New Roman"/>
                <w:b w:val="0"/>
                <w:bCs w:val="0"/>
                <w:spacing w:val="4"/>
                <w:sz w:val="21"/>
                <w:szCs w:val="21"/>
              </w:rPr>
              <w:t>1</w:t>
            </w:r>
            <w:r>
              <w:rPr>
                <w:rFonts w:ascii="Times New Roman" w:hAnsi="Times New Roman" w:eastAsia="Times New Roman" w:cs="Times New Roman"/>
                <w:b w:val="0"/>
                <w:bCs w:val="0"/>
                <w:spacing w:val="4"/>
                <w:position w:val="-1"/>
                <w:sz w:val="15"/>
                <w:szCs w:val="15"/>
              </w:rPr>
              <w:t>.</w:t>
            </w:r>
            <w:r>
              <w:rPr>
                <w:rFonts w:ascii="宋体" w:hAnsi="宋体" w:eastAsia="宋体" w:cs="宋体"/>
                <w:b w:val="0"/>
                <w:bCs w:val="0"/>
                <w:spacing w:val="4"/>
                <w:sz w:val="21"/>
                <w:szCs w:val="21"/>
              </w:rPr>
              <w:t>制备三草酸合铁 (</w:t>
            </w:r>
            <w:r>
              <w:rPr>
                <w:rFonts w:ascii="Times New Roman" w:hAnsi="Times New Roman" w:eastAsia="Times New Roman" w:cs="Times New Roman"/>
                <w:b w:val="0"/>
                <w:bCs w:val="0"/>
                <w:spacing w:val="4"/>
                <w:sz w:val="21"/>
                <w:szCs w:val="21"/>
              </w:rPr>
              <w:t>Ⅲ</w:t>
            </w:r>
            <w:r>
              <w:rPr>
                <w:rFonts w:ascii="宋体" w:hAnsi="宋体" w:eastAsia="宋体" w:cs="宋体"/>
                <w:b w:val="0"/>
                <w:bCs w:val="0"/>
                <w:spacing w:val="4"/>
                <w:sz w:val="21"/>
                <w:szCs w:val="21"/>
              </w:rPr>
              <w:t>)</w:t>
            </w:r>
            <w:r>
              <w:rPr>
                <w:rFonts w:ascii="宋体" w:hAnsi="宋体" w:eastAsia="宋体" w:cs="宋体"/>
                <w:b w:val="0"/>
                <w:bCs w:val="0"/>
                <w:spacing w:val="36"/>
                <w:sz w:val="21"/>
                <w:szCs w:val="21"/>
              </w:rPr>
              <w:t xml:space="preserve"> </w:t>
            </w:r>
            <w:r>
              <w:rPr>
                <w:rFonts w:ascii="宋体" w:hAnsi="宋体" w:eastAsia="宋体" w:cs="宋体"/>
                <w:b w:val="0"/>
                <w:bCs w:val="0"/>
                <w:spacing w:val="4"/>
                <w:sz w:val="21"/>
                <w:szCs w:val="21"/>
              </w:rPr>
              <w:t>酸钾</w:t>
            </w:r>
          </w:p>
          <w:p w14:paraId="0593D8DF">
            <w:pPr>
              <w:spacing w:before="125" w:line="228" w:lineRule="auto"/>
              <w:ind w:left="2"/>
              <w:outlineLvl w:val="3"/>
              <w:rPr>
                <w:rFonts w:ascii="Times New Roman" w:hAnsi="Times New Roman" w:eastAsia="Times New Roman" w:cs="Times New Roman"/>
                <w:b w:val="0"/>
                <w:bCs w:val="0"/>
                <w:sz w:val="21"/>
                <w:szCs w:val="21"/>
              </w:rPr>
            </w:pPr>
            <w:r>
              <w:rPr>
                <w:rFonts w:ascii="Times New Roman" w:hAnsi="Times New Roman" w:eastAsia="Times New Roman" w:cs="Times New Roman"/>
                <w:b w:val="0"/>
                <w:bCs w:val="0"/>
                <w:spacing w:val="4"/>
                <w:sz w:val="21"/>
                <w:szCs w:val="21"/>
              </w:rPr>
              <w:t>a</w:t>
            </w:r>
            <w:r>
              <w:rPr>
                <w:rFonts w:ascii="Times New Roman" w:hAnsi="Times New Roman" w:eastAsia="Times New Roman" w:cs="Times New Roman"/>
                <w:b w:val="0"/>
                <w:bCs w:val="0"/>
                <w:spacing w:val="4"/>
                <w:position w:val="-1"/>
                <w:sz w:val="15"/>
                <w:szCs w:val="15"/>
              </w:rPr>
              <w:t>.</w:t>
            </w:r>
            <w:r>
              <w:rPr>
                <w:rFonts w:ascii="宋体" w:hAnsi="宋体" w:eastAsia="宋体" w:cs="宋体"/>
                <w:b w:val="0"/>
                <w:bCs w:val="0"/>
                <w:spacing w:val="4"/>
                <w:sz w:val="21"/>
                <w:szCs w:val="21"/>
              </w:rPr>
              <w:t>制</w:t>
            </w:r>
            <w:r>
              <w:rPr>
                <w:rFonts w:ascii="宋体" w:hAnsi="宋体" w:eastAsia="宋体" w:cs="宋体"/>
                <w:b w:val="0"/>
                <w:bCs w:val="0"/>
                <w:spacing w:val="-32"/>
                <w:sz w:val="21"/>
                <w:szCs w:val="21"/>
              </w:rPr>
              <w:t xml:space="preserve"> </w:t>
            </w:r>
            <w:r>
              <w:rPr>
                <w:rFonts w:ascii="Times New Roman" w:hAnsi="Times New Roman" w:eastAsia="Times New Roman" w:cs="Times New Roman"/>
                <w:b w:val="0"/>
                <w:bCs w:val="0"/>
                <w:sz w:val="21"/>
                <w:szCs w:val="21"/>
              </w:rPr>
              <w:t>FeC</w:t>
            </w:r>
            <w:r>
              <w:rPr>
                <w:rFonts w:ascii="Times New Roman" w:hAnsi="Times New Roman" w:eastAsia="Times New Roman" w:cs="Times New Roman"/>
                <w:b w:val="0"/>
                <w:bCs w:val="0"/>
                <w:spacing w:val="4"/>
                <w:position w:val="-1"/>
                <w:sz w:val="15"/>
                <w:szCs w:val="15"/>
              </w:rPr>
              <w:t>2</w:t>
            </w:r>
            <w:r>
              <w:rPr>
                <w:rFonts w:ascii="Times New Roman" w:hAnsi="Times New Roman" w:eastAsia="Times New Roman" w:cs="Times New Roman"/>
                <w:b w:val="0"/>
                <w:bCs w:val="0"/>
                <w:spacing w:val="4"/>
                <w:sz w:val="21"/>
                <w:szCs w:val="21"/>
              </w:rPr>
              <w:t>O</w:t>
            </w:r>
            <w:r>
              <w:rPr>
                <w:rFonts w:ascii="Times New Roman" w:hAnsi="Times New Roman" w:eastAsia="Times New Roman" w:cs="Times New Roman"/>
                <w:b w:val="0"/>
                <w:bCs w:val="0"/>
                <w:spacing w:val="4"/>
                <w:position w:val="-1"/>
                <w:sz w:val="15"/>
                <w:szCs w:val="15"/>
              </w:rPr>
              <w:t>4</w:t>
            </w:r>
            <w:r>
              <w:rPr>
                <w:rFonts w:ascii="Times New Roman" w:hAnsi="Times New Roman" w:eastAsia="Times New Roman" w:cs="Times New Roman"/>
                <w:b w:val="0"/>
                <w:bCs w:val="0"/>
                <w:spacing w:val="4"/>
                <w:sz w:val="21"/>
                <w:szCs w:val="21"/>
              </w:rPr>
              <w:t>·2H</w:t>
            </w:r>
            <w:r>
              <w:rPr>
                <w:rFonts w:ascii="Times New Roman" w:hAnsi="Times New Roman" w:eastAsia="Times New Roman" w:cs="Times New Roman"/>
                <w:b w:val="0"/>
                <w:bCs w:val="0"/>
                <w:spacing w:val="4"/>
                <w:position w:val="-1"/>
                <w:sz w:val="15"/>
                <w:szCs w:val="15"/>
              </w:rPr>
              <w:t xml:space="preserve">2 </w:t>
            </w:r>
            <w:r>
              <w:rPr>
                <w:rFonts w:ascii="Times New Roman" w:hAnsi="Times New Roman" w:eastAsia="Times New Roman" w:cs="Times New Roman"/>
                <w:b w:val="0"/>
                <w:bCs w:val="0"/>
                <w:spacing w:val="4"/>
                <w:sz w:val="21"/>
                <w:szCs w:val="21"/>
              </w:rPr>
              <w:t>O</w:t>
            </w:r>
          </w:p>
          <w:p w14:paraId="253CDCA0">
            <w:pPr>
              <w:numPr>
                <w:ilvl w:val="0"/>
                <w:numId w:val="0"/>
              </w:numPr>
              <w:rPr>
                <w:rFonts w:hint="eastAsia"/>
                <w:sz w:val="22"/>
                <w:szCs w:val="28"/>
                <w:u w:val="none"/>
                <w:vertAlign w:val="baseline"/>
                <w:lang w:val="en-US" w:eastAsia="zh-CN"/>
              </w:rPr>
            </w:pPr>
            <w:r>
              <w:rPr>
                <w:rFonts w:hint="eastAsia"/>
                <w:sz w:val="22"/>
                <w:szCs w:val="28"/>
                <w:u w:val="none"/>
                <w:vertAlign w:val="baseline"/>
                <w:lang w:val="en-US" w:eastAsia="zh-CN"/>
              </w:rPr>
              <w:t>内容：用电子天平称取7.45 g摩尔盐，加28 mL蒸馏水溶解；另称取2.53 g二水合草酸，加19.0 mL蒸馏水溶解。将摩尔盐溶液置于电磁炉上加热，搅拌下缓慢加入草酸溶液，保持微沸4 min。静置后采用倾滗法固液分离，用热水洗涤沉淀，取洗涤液检验SO4^2-，直至检验结果为澄清无沉淀。</w:t>
            </w:r>
          </w:p>
          <w:p w14:paraId="18CF520D">
            <w:pPr>
              <w:numPr>
                <w:ilvl w:val="0"/>
                <w:numId w:val="0"/>
              </w:numPr>
              <w:rPr>
                <w:rFonts w:hint="eastAsia"/>
                <w:sz w:val="22"/>
                <w:szCs w:val="28"/>
                <w:u w:val="none"/>
                <w:vertAlign w:val="baseline"/>
                <w:lang w:val="en-US" w:eastAsia="zh-CN"/>
              </w:rPr>
            </w:pPr>
            <w:r>
              <w:rPr>
                <w:rFonts w:hint="eastAsia"/>
                <w:sz w:val="22"/>
                <w:szCs w:val="28"/>
                <w:u w:val="none"/>
                <w:vertAlign w:val="baseline"/>
                <w:lang w:val="en-US" w:eastAsia="zh-CN"/>
              </w:rPr>
              <w:t>现象：加入草酸溶液后，溶液变为黄色浊液，清鼻后烧杯剩下粘稠黄色粉末</w:t>
            </w:r>
          </w:p>
          <w:p w14:paraId="1D3064A4">
            <w:pPr>
              <w:numPr>
                <w:ilvl w:val="0"/>
                <w:numId w:val="0"/>
              </w:numPr>
              <w:rPr>
                <w:rFonts w:hint="eastAsia"/>
                <w:sz w:val="22"/>
                <w:szCs w:val="28"/>
                <w:u w:val="none"/>
                <w:vertAlign w:val="baseline"/>
                <w:lang w:val="en-US" w:eastAsia="zh-CN"/>
              </w:rPr>
            </w:pPr>
            <w:r>
              <w:rPr>
                <w:rFonts w:hint="eastAsia"/>
                <w:sz w:val="22"/>
                <w:szCs w:val="28"/>
                <w:u w:val="none"/>
                <w:vertAlign w:val="baseline"/>
                <w:lang w:val="en-US" w:eastAsia="zh-CN"/>
              </w:rPr>
              <w:t>b.进行氧化与配位反应制备 K[Fe(C2O4)3]</w:t>
            </w:r>
          </w:p>
          <w:p w14:paraId="703B150B">
            <w:pPr>
              <w:numPr>
                <w:ilvl w:val="0"/>
                <w:numId w:val="0"/>
              </w:numPr>
              <w:rPr>
                <w:rFonts w:hint="eastAsia"/>
                <w:sz w:val="22"/>
                <w:szCs w:val="28"/>
                <w:u w:val="none"/>
                <w:vertAlign w:val="baseline"/>
                <w:lang w:val="en-US" w:eastAsia="zh-CN"/>
              </w:rPr>
            </w:pPr>
            <w:r>
              <w:rPr>
                <w:rFonts w:hint="eastAsia"/>
                <w:sz w:val="22"/>
                <w:szCs w:val="28"/>
                <w:u w:val="none"/>
                <w:vertAlign w:val="baseline"/>
                <w:lang w:val="en-US" w:eastAsia="zh-CN"/>
              </w:rPr>
              <w:t>内容：称取5.29 g一水合草酸钾，加入15 mL蒸馏水，微热溶解。将所得溶液加入洗净的二水合草酸亚铁沉淀中，置于40 ℃水浴中保温，搅拌下缓慢滴加10.10 mL 6%过氧化氢溶液。滴加完毕后，取悬浊液点滴，加铁氰化钾检验，至无蓝色出现，停止滴加。将所得溶液加热至沸腾，加入磁子搅拌均匀。先加入6 mL 0.5 mol/L草酸溶液，再缓慢滴加草酸溶液，直至溶液变为绿色。</w:t>
            </w:r>
          </w:p>
          <w:p w14:paraId="0DF55F11">
            <w:pPr>
              <w:numPr>
                <w:ilvl w:val="0"/>
                <w:numId w:val="0"/>
              </w:numPr>
              <w:rPr>
                <w:rFonts w:hint="eastAsia"/>
                <w:sz w:val="22"/>
                <w:szCs w:val="28"/>
                <w:u w:val="none"/>
                <w:vertAlign w:val="baseline"/>
                <w:lang w:val="en-US" w:eastAsia="zh-CN"/>
              </w:rPr>
            </w:pPr>
            <w:r>
              <w:rPr>
                <w:rFonts w:hint="eastAsia"/>
                <w:sz w:val="22"/>
                <w:szCs w:val="28"/>
                <w:u w:val="none"/>
                <w:vertAlign w:val="baseline"/>
                <w:lang w:val="en-US" w:eastAsia="zh-CN"/>
              </w:rPr>
              <w:t>现象：加入草酸溶液后，溶液由黄色变为褐色，加入氧化性溶液后，溶液为废，且颜色进一步变深，微沸后加入草酸溶液变为绿色，但仍有浑浊，且底部有少量沉淀</w:t>
            </w:r>
          </w:p>
          <w:p w14:paraId="1EE8DB8B">
            <w:pPr>
              <w:numPr>
                <w:ilvl w:val="0"/>
                <w:numId w:val="0"/>
              </w:numPr>
              <w:rPr>
                <w:rFonts w:ascii="宋体" w:hAnsi="宋体" w:eastAsia="宋体" w:cs="宋体"/>
                <w:b w:val="0"/>
                <w:bCs w:val="0"/>
                <w:spacing w:val="6"/>
                <w:sz w:val="22"/>
                <w:szCs w:val="28"/>
              </w:rPr>
            </w:pPr>
            <w:r>
              <w:rPr>
                <w:rFonts w:hint="eastAsia"/>
                <w:sz w:val="22"/>
                <w:szCs w:val="28"/>
                <w:u w:val="none"/>
                <w:vertAlign w:val="baseline"/>
                <w:lang w:val="en-US" w:eastAsia="zh-CN"/>
              </w:rPr>
              <w:t>c.</w:t>
            </w:r>
            <w:r>
              <w:rPr>
                <w:rFonts w:ascii="宋体" w:hAnsi="宋体" w:eastAsia="宋体" w:cs="宋体"/>
                <w:b w:val="0"/>
                <w:bCs w:val="0"/>
                <w:spacing w:val="6"/>
                <w:sz w:val="22"/>
                <w:szCs w:val="28"/>
              </w:rPr>
              <w:t>用溶剂替换法析出结晶</w:t>
            </w:r>
          </w:p>
          <w:p w14:paraId="070B47E5">
            <w:pPr>
              <w:numPr>
                <w:ilvl w:val="0"/>
                <w:numId w:val="0"/>
              </w:numPr>
              <w:rPr>
                <w:rFonts w:hint="eastAsia" w:ascii="宋体" w:hAnsi="宋体" w:eastAsia="宋体" w:cs="宋体"/>
                <w:b w:val="0"/>
                <w:bCs w:val="0"/>
                <w:spacing w:val="6"/>
                <w:sz w:val="22"/>
                <w:szCs w:val="28"/>
                <w:lang w:val="en-US" w:eastAsia="zh-CN"/>
              </w:rPr>
            </w:pPr>
            <w:r>
              <w:rPr>
                <w:rFonts w:hint="eastAsia" w:ascii="宋体" w:hAnsi="宋体" w:eastAsia="宋体" w:cs="宋体"/>
                <w:b w:val="0"/>
                <w:bCs w:val="0"/>
                <w:spacing w:val="6"/>
                <w:sz w:val="22"/>
                <w:szCs w:val="28"/>
                <w:lang w:val="en-US" w:eastAsia="zh-CN"/>
              </w:rPr>
              <w:t>内容：在通风橱中向溶液中加入10 mL乙醇，将缠有棉线的竹签置于溶液中提供凝聚核，并于抽屉静置一周，待晶体完全析出。</w:t>
            </w:r>
          </w:p>
          <w:p w14:paraId="0DF521B6">
            <w:pPr>
              <w:numPr>
                <w:ilvl w:val="0"/>
                <w:numId w:val="0"/>
              </w:numPr>
              <w:rPr>
                <w:rFonts w:hint="default" w:ascii="宋体" w:hAnsi="宋体" w:eastAsia="宋体" w:cs="宋体"/>
                <w:b w:val="0"/>
                <w:bCs w:val="0"/>
                <w:spacing w:val="6"/>
                <w:sz w:val="22"/>
                <w:szCs w:val="28"/>
                <w:lang w:val="en-US" w:eastAsia="zh-CN"/>
              </w:rPr>
            </w:pPr>
            <w:r>
              <w:rPr>
                <w:rFonts w:hint="eastAsia" w:ascii="宋体" w:hAnsi="宋体" w:eastAsia="宋体" w:cs="宋体"/>
                <w:b w:val="0"/>
                <w:bCs w:val="0"/>
                <w:spacing w:val="6"/>
                <w:sz w:val="22"/>
                <w:szCs w:val="28"/>
                <w:lang w:val="en-US" w:eastAsia="zh-CN"/>
              </w:rPr>
              <w:t>m=1.88g</w:t>
            </w:r>
          </w:p>
          <w:p w14:paraId="63D81971">
            <w:pPr>
              <w:numPr>
                <w:ilvl w:val="0"/>
                <w:numId w:val="0"/>
              </w:numPr>
              <w:rPr>
                <w:rFonts w:ascii="Segoe UI Emoji" w:hAnsi="Segoe UI Emoji" w:eastAsia="Segoe UI Emoji" w:cs="Segoe UI Emoji"/>
                <w:i w:val="0"/>
                <w:iCs w:val="0"/>
                <w:caps w:val="0"/>
                <w:color w:val="000000"/>
                <w:spacing w:val="0"/>
                <w:sz w:val="18"/>
                <w:szCs w:val="18"/>
              </w:rPr>
            </w:pPr>
            <w:r>
              <w:rPr>
                <w:rFonts w:ascii="Segoe UI Emoji" w:hAnsi="Segoe UI Emoji" w:eastAsia="Segoe UI Emoji" w:cs="Segoe UI Emoji"/>
                <w:i w:val="0"/>
                <w:iCs w:val="0"/>
                <w:caps w:val="0"/>
                <w:color w:val="000000"/>
                <w:spacing w:val="0"/>
                <w:sz w:val="18"/>
                <w:szCs w:val="18"/>
              </w:rPr>
              <w:t>n ((NH4) 2Fe (SO4) 2・6H2O)=7.45g÷392.14g/mol≈0.0190mol</w:t>
            </w:r>
          </w:p>
          <w:p w14:paraId="0BA996DE">
            <w:pPr>
              <w:numPr>
                <w:ilvl w:val="0"/>
                <w:numId w:val="0"/>
              </w:numPr>
              <w:rPr>
                <w:rFonts w:ascii="Segoe UI Emoji" w:hAnsi="Segoe UI Emoji" w:eastAsia="Segoe UI Emoji" w:cs="Segoe UI Emoji"/>
                <w:i w:val="0"/>
                <w:iCs w:val="0"/>
                <w:caps w:val="0"/>
                <w:color w:val="000000"/>
                <w:spacing w:val="0"/>
                <w:sz w:val="18"/>
                <w:szCs w:val="18"/>
              </w:rPr>
            </w:pPr>
            <w:r>
              <w:rPr>
                <w:rFonts w:ascii="Segoe UI Emoji" w:hAnsi="Segoe UI Emoji" w:eastAsia="Segoe UI Emoji" w:cs="Segoe UI Emoji"/>
                <w:i w:val="0"/>
                <w:iCs w:val="0"/>
                <w:caps w:val="0"/>
                <w:color w:val="000000"/>
                <w:spacing w:val="0"/>
                <w:sz w:val="18"/>
                <w:szCs w:val="18"/>
              </w:rPr>
              <w:t>n (K3 [Fe (C2O4) 3]・3H2O)=n ((NH4) 2Fe (SO4) 2・6H2O)=0.0190mol</w:t>
            </w:r>
          </w:p>
          <w:p w14:paraId="5CB0E497">
            <w:pPr>
              <w:numPr>
                <w:ilvl w:val="0"/>
                <w:numId w:val="0"/>
              </w:numPr>
              <w:rPr>
                <w:rFonts w:ascii="Segoe UI Emoji" w:hAnsi="Segoe UI Emoji" w:eastAsia="Segoe UI Emoji" w:cs="Segoe UI Emoji"/>
                <w:i w:val="0"/>
                <w:iCs w:val="0"/>
                <w:caps w:val="0"/>
                <w:color w:val="000000"/>
                <w:spacing w:val="0"/>
                <w:sz w:val="18"/>
                <w:szCs w:val="18"/>
              </w:rPr>
            </w:pPr>
            <w:r>
              <w:rPr>
                <w:rFonts w:ascii="Segoe UI Emoji" w:hAnsi="Segoe UI Emoji" w:eastAsia="Segoe UI Emoji" w:cs="Segoe UI Emoji"/>
                <w:i w:val="0"/>
                <w:iCs w:val="0"/>
                <w:caps w:val="0"/>
                <w:color w:val="000000"/>
                <w:spacing w:val="0"/>
                <w:sz w:val="18"/>
                <w:szCs w:val="18"/>
              </w:rPr>
              <w:t>m 理论 = 0.0190mol×491.25g/mol≈9.33g</w:t>
            </w:r>
          </w:p>
          <w:p w14:paraId="3BA24C04">
            <w:pPr>
              <w:numPr>
                <w:ilvl w:val="0"/>
                <w:numId w:val="0"/>
              </w:numPr>
              <w:rPr>
                <w:ins w:id="1" w:author="WPS_1559650426" w:date="2026-06-25T09:13:13Z"/>
                <w:rFonts w:ascii="Segoe UI Emoji" w:hAnsi="Segoe UI Emoji" w:eastAsia="Segoe UI Emoji" w:cs="Segoe UI Emoji"/>
                <w:i w:val="0"/>
                <w:iCs w:val="0"/>
                <w:caps w:val="0"/>
                <w:color w:val="000000"/>
                <w:spacing w:val="0"/>
                <w:sz w:val="18"/>
                <w:szCs w:val="18"/>
              </w:rPr>
            </w:pPr>
            <w:r>
              <w:rPr>
                <w:rFonts w:ascii="Segoe UI Emoji" w:hAnsi="Segoe UI Emoji" w:eastAsia="Segoe UI Emoji" w:cs="Segoe UI Emoji"/>
                <w:i w:val="0"/>
                <w:iCs w:val="0"/>
                <w:caps w:val="0"/>
                <w:color w:val="000000"/>
                <w:spacing w:val="0"/>
                <w:sz w:val="18"/>
                <w:szCs w:val="18"/>
              </w:rPr>
              <w:t>产率 = 1.88g÷9.33g×100%≈20.1%</w:t>
            </w:r>
          </w:p>
          <w:p w14:paraId="3E076194">
            <w:pPr>
              <w:numPr>
                <w:ilvl w:val="0"/>
                <w:numId w:val="0"/>
              </w:numPr>
              <w:rPr>
                <w:rFonts w:hint="default" w:ascii="Segoe UI Emoji" w:hAnsi="Segoe UI Emoji" w:eastAsia="宋体" w:cs="Segoe UI Emoji"/>
                <w:i w:val="0"/>
                <w:iCs w:val="0"/>
                <w:caps w:val="0"/>
                <w:color w:val="000000"/>
                <w:spacing w:val="0"/>
                <w:sz w:val="18"/>
                <w:szCs w:val="18"/>
                <w:lang w:val="en-US" w:eastAsia="zh-CN"/>
              </w:rPr>
            </w:pPr>
            <w:ins w:id="2" w:author="WPS_1559650426" w:date="2026-06-25T09:13:14Z">
              <w:r>
                <w:rPr>
                  <w:rFonts w:hint="eastAsia" w:ascii="Segoe UI Emoji" w:hAnsi="Segoe UI Emoji" w:eastAsia="宋体" w:cs="Segoe UI Emoji"/>
                  <w:i w:val="0"/>
                  <w:iCs w:val="0"/>
                  <w:caps w:val="0"/>
                  <w:color w:val="000000"/>
                  <w:spacing w:val="0"/>
                  <w:sz w:val="18"/>
                  <w:szCs w:val="18"/>
                  <w:lang w:val="en-US" w:eastAsia="zh-CN"/>
                </w:rPr>
                <w:t>产率</w:t>
              </w:r>
            </w:ins>
            <w:ins w:id="3" w:author="WPS_1559650426" w:date="2026-06-25T09:13:15Z">
              <w:r>
                <w:rPr>
                  <w:rFonts w:hint="eastAsia" w:ascii="Segoe UI Emoji" w:hAnsi="Segoe UI Emoji" w:eastAsia="宋体" w:cs="Segoe UI Emoji"/>
                  <w:i w:val="0"/>
                  <w:iCs w:val="0"/>
                  <w:caps w:val="0"/>
                  <w:color w:val="000000"/>
                  <w:spacing w:val="0"/>
                  <w:sz w:val="18"/>
                  <w:szCs w:val="18"/>
                  <w:lang w:val="en-US" w:eastAsia="zh-CN"/>
                </w:rPr>
                <w:t>偏低</w:t>
              </w:r>
            </w:ins>
          </w:p>
          <w:p w14:paraId="7D6D9291">
            <w:pPr>
              <w:numPr>
                <w:ilvl w:val="0"/>
                <w:numId w:val="0"/>
              </w:numPr>
              <w:rPr>
                <w:rFonts w:hint="eastAsia" w:ascii="宋体" w:hAnsi="宋体" w:eastAsia="宋体" w:cs="宋体"/>
                <w:b w:val="0"/>
                <w:bCs w:val="0"/>
                <w:spacing w:val="6"/>
                <w:sz w:val="22"/>
                <w:szCs w:val="28"/>
                <w:lang w:val="en-US" w:eastAsia="zh-CN"/>
              </w:rPr>
            </w:pPr>
            <w:r>
              <w:rPr>
                <w:rFonts w:hint="eastAsia" w:ascii="宋体" w:hAnsi="宋体" w:eastAsia="宋体" w:cs="宋体"/>
                <w:b w:val="0"/>
                <w:bCs w:val="0"/>
                <w:spacing w:val="6"/>
                <w:sz w:val="22"/>
                <w:szCs w:val="28"/>
                <w:lang w:val="en-US" w:eastAsia="zh-CN"/>
              </w:rPr>
              <w:t>2.产品的光化学实验</w:t>
            </w:r>
          </w:p>
          <w:p w14:paraId="2A66D773">
            <w:pPr>
              <w:numPr>
                <w:ilvl w:val="0"/>
                <w:numId w:val="0"/>
              </w:numPr>
              <w:rPr>
                <w:rFonts w:ascii="宋体" w:hAnsi="宋体" w:eastAsia="宋体" w:cs="宋体"/>
                <w:spacing w:val="9"/>
                <w:sz w:val="21"/>
                <w:szCs w:val="21"/>
              </w:rPr>
            </w:pPr>
            <w:r>
              <w:rPr>
                <w:rFonts w:ascii="宋体" w:hAnsi="宋体" w:eastAsia="宋体" w:cs="宋体"/>
                <w:spacing w:val="6"/>
                <w:sz w:val="21"/>
                <w:szCs w:val="21"/>
              </w:rPr>
              <w:t>（</w:t>
            </w:r>
            <w:r>
              <w:rPr>
                <w:rFonts w:ascii="Times New Roman" w:hAnsi="Times New Roman" w:eastAsia="Times New Roman" w:cs="Times New Roman"/>
                <w:spacing w:val="6"/>
                <w:sz w:val="21"/>
                <w:szCs w:val="21"/>
              </w:rPr>
              <w:t>1</w:t>
            </w:r>
            <w:r>
              <w:rPr>
                <w:rFonts w:ascii="宋体" w:hAnsi="宋体" w:eastAsia="宋体" w:cs="宋体"/>
                <w:spacing w:val="6"/>
                <w:sz w:val="21"/>
                <w:szCs w:val="21"/>
              </w:rPr>
              <w:t>）在表面皿或点滴板上放少许</w:t>
            </w:r>
            <w:r>
              <w:rPr>
                <w:rFonts w:ascii="宋体" w:hAnsi="宋体" w:eastAsia="宋体" w:cs="宋体"/>
                <w:spacing w:val="-41"/>
                <w:sz w:val="21"/>
                <w:szCs w:val="21"/>
              </w:rPr>
              <w:t xml:space="preserve"> </w:t>
            </w:r>
            <w:r>
              <w:rPr>
                <w:rFonts w:ascii="Times New Roman" w:hAnsi="Times New Roman" w:eastAsia="Times New Roman" w:cs="Times New Roman"/>
                <w:b/>
                <w:bCs/>
                <w:spacing w:val="6"/>
                <w:sz w:val="21"/>
                <w:szCs w:val="21"/>
              </w:rPr>
              <w:t>K[</w:t>
            </w:r>
            <w:r>
              <w:rPr>
                <w:rFonts w:ascii="Times New Roman" w:hAnsi="Times New Roman" w:eastAsia="Times New Roman" w:cs="Times New Roman"/>
                <w:b/>
                <w:bCs/>
                <w:sz w:val="21"/>
                <w:szCs w:val="21"/>
              </w:rPr>
              <w:t>Fe</w:t>
            </w:r>
            <w:r>
              <w:rPr>
                <w:rFonts w:ascii="Times New Roman" w:hAnsi="Times New Roman" w:eastAsia="Times New Roman" w:cs="Times New Roman"/>
                <w:b/>
                <w:bCs/>
                <w:spacing w:val="6"/>
                <w:sz w:val="21"/>
                <w:szCs w:val="21"/>
              </w:rPr>
              <w:t>(C</w:t>
            </w:r>
            <w:r>
              <w:rPr>
                <w:rFonts w:ascii="Times New Roman" w:hAnsi="Times New Roman" w:eastAsia="Times New Roman" w:cs="Times New Roman"/>
                <w:b/>
                <w:bCs/>
                <w:spacing w:val="6"/>
                <w:position w:val="-1"/>
                <w:sz w:val="15"/>
                <w:szCs w:val="15"/>
              </w:rPr>
              <w:t>2</w:t>
            </w:r>
            <w:r>
              <w:rPr>
                <w:rFonts w:ascii="Times New Roman" w:hAnsi="Times New Roman" w:eastAsia="Times New Roman" w:cs="Times New Roman"/>
                <w:b/>
                <w:bCs/>
                <w:spacing w:val="6"/>
                <w:sz w:val="21"/>
                <w:szCs w:val="21"/>
              </w:rPr>
              <w:t>O</w:t>
            </w:r>
            <w:r>
              <w:rPr>
                <w:rFonts w:ascii="Times New Roman" w:hAnsi="Times New Roman" w:eastAsia="Times New Roman" w:cs="Times New Roman"/>
                <w:b/>
                <w:bCs/>
                <w:spacing w:val="6"/>
                <w:sz w:val="15"/>
                <w:szCs w:val="15"/>
              </w:rPr>
              <w:t>4</w:t>
            </w:r>
            <w:r>
              <w:rPr>
                <w:rFonts w:ascii="Times New Roman" w:hAnsi="Times New Roman" w:eastAsia="Times New Roman" w:cs="Times New Roman"/>
                <w:b/>
                <w:bCs/>
                <w:spacing w:val="6"/>
                <w:sz w:val="21"/>
                <w:szCs w:val="21"/>
              </w:rPr>
              <w:t>)</w:t>
            </w:r>
            <w:r>
              <w:rPr>
                <w:rFonts w:ascii="Times New Roman" w:hAnsi="Times New Roman" w:eastAsia="Times New Roman" w:cs="Times New Roman"/>
                <w:b/>
                <w:bCs/>
                <w:spacing w:val="6"/>
                <w:sz w:val="15"/>
                <w:szCs w:val="15"/>
              </w:rPr>
              <w:t>3</w:t>
            </w:r>
            <w:r>
              <w:rPr>
                <w:rFonts w:ascii="Times New Roman" w:hAnsi="Times New Roman" w:eastAsia="Times New Roman" w:cs="Times New Roman"/>
                <w:b/>
                <w:bCs/>
                <w:spacing w:val="6"/>
                <w:sz w:val="24"/>
                <w:szCs w:val="24"/>
              </w:rPr>
              <w:t>]</w:t>
            </w:r>
            <w:r>
              <w:rPr>
                <w:rFonts w:ascii="Times New Roman" w:hAnsi="Times New Roman" w:eastAsia="Times New Roman" w:cs="Times New Roman"/>
                <w:spacing w:val="6"/>
                <w:sz w:val="21"/>
                <w:szCs w:val="21"/>
              </w:rPr>
              <w:t>·3H</w:t>
            </w:r>
            <w:r>
              <w:rPr>
                <w:rFonts w:ascii="Times New Roman" w:hAnsi="Times New Roman" w:eastAsia="Times New Roman" w:cs="Times New Roman"/>
                <w:spacing w:val="6"/>
                <w:position w:val="-1"/>
                <w:sz w:val="15"/>
                <w:szCs w:val="15"/>
              </w:rPr>
              <w:t>2</w:t>
            </w:r>
            <w:r>
              <w:rPr>
                <w:rFonts w:ascii="Times New Roman" w:hAnsi="Times New Roman" w:eastAsia="Times New Roman" w:cs="Times New Roman"/>
                <w:spacing w:val="6"/>
                <w:sz w:val="21"/>
                <w:szCs w:val="21"/>
              </w:rPr>
              <w:t xml:space="preserve">O </w:t>
            </w:r>
            <w:r>
              <w:rPr>
                <w:rFonts w:ascii="宋体" w:hAnsi="宋体" w:eastAsia="宋体" w:cs="宋体"/>
                <w:spacing w:val="6"/>
                <w:sz w:val="21"/>
                <w:szCs w:val="21"/>
              </w:rPr>
              <w:t>产品，置于</w:t>
            </w:r>
            <w:r>
              <w:rPr>
                <w:rFonts w:ascii="宋体" w:hAnsi="宋体" w:eastAsia="宋体" w:cs="宋体"/>
                <w:spacing w:val="5"/>
                <w:sz w:val="21"/>
                <w:szCs w:val="21"/>
              </w:rPr>
              <w:t>日光下一</w:t>
            </w:r>
            <w:r>
              <w:rPr>
                <w:rFonts w:ascii="宋体" w:hAnsi="宋体" w:eastAsia="宋体" w:cs="宋体"/>
                <w:spacing w:val="9"/>
                <w:sz w:val="21"/>
                <w:szCs w:val="21"/>
              </w:rPr>
              <w:t>段时间，观察晶体颜色变化，与放暗处的晶体比较。</w:t>
            </w:r>
          </w:p>
          <w:p w14:paraId="41EFCA63">
            <w:pPr>
              <w:numPr>
                <w:ilvl w:val="0"/>
                <w:numId w:val="0"/>
              </w:numPr>
              <w:rPr>
                <w:rFonts w:hint="eastAsia" w:ascii="宋体" w:hAnsi="宋体" w:eastAsia="宋体" w:cs="宋体"/>
                <w:spacing w:val="9"/>
                <w:sz w:val="21"/>
                <w:szCs w:val="21"/>
                <w:lang w:val="en-US" w:eastAsia="zh-CN"/>
              </w:rPr>
            </w:pPr>
            <w:r>
              <w:rPr>
                <w:rFonts w:hint="eastAsia" w:ascii="宋体" w:hAnsi="宋体" w:eastAsia="宋体" w:cs="宋体"/>
                <w:spacing w:val="9"/>
                <w:sz w:val="21"/>
                <w:szCs w:val="21"/>
                <w:lang w:val="en-US" w:eastAsia="zh-CN"/>
              </w:rPr>
              <w:t>现象：产品溶液颜色由绿色变黄</w:t>
            </w:r>
          </w:p>
          <w:p w14:paraId="5985FD23">
            <w:pPr>
              <w:numPr>
                <w:ilvl w:val="0"/>
                <w:numId w:val="0"/>
              </w:numPr>
              <w:rPr>
                <w:rFonts w:hint="eastAsia" w:ascii="宋体" w:hAnsi="宋体" w:eastAsia="宋体" w:cs="宋体"/>
                <w:spacing w:val="9"/>
                <w:sz w:val="21"/>
                <w:szCs w:val="21"/>
                <w:lang w:val="en-US" w:eastAsia="zh-CN"/>
              </w:rPr>
            </w:pPr>
            <w:r>
              <w:rPr>
                <w:rFonts w:ascii="宋体" w:hAnsi="宋体" w:eastAsia="宋体" w:cs="宋体"/>
                <w:sz w:val="24"/>
                <w:szCs w:val="24"/>
              </w:rPr>
              <w:t>2K₃[Fe(C₂O₄)₃]=光照=2K₂[Fe(C₂O₄)₂]+2CO₂↑+K₂C₂O₄</w:t>
            </w:r>
          </w:p>
          <w:p w14:paraId="3C3C5672">
            <w:pPr>
              <w:numPr>
                <w:ilvl w:val="0"/>
                <w:numId w:val="4"/>
              </w:numPr>
              <w:rPr>
                <w:rFonts w:hint="default" w:ascii="宋体" w:hAnsi="宋体" w:eastAsia="宋体" w:cs="宋体"/>
                <w:spacing w:val="9"/>
                <w:sz w:val="21"/>
                <w:szCs w:val="21"/>
                <w:lang w:val="en-US" w:eastAsia="zh-CN"/>
              </w:rPr>
            </w:pPr>
            <w:r>
              <w:rPr>
                <w:rFonts w:ascii="宋体" w:hAnsi="宋体" w:eastAsia="宋体" w:cs="宋体"/>
                <w:spacing w:val="7"/>
                <w:sz w:val="21"/>
                <w:szCs w:val="21"/>
              </w:rPr>
              <w:t>取</w:t>
            </w:r>
            <w:r>
              <w:rPr>
                <w:rFonts w:ascii="宋体" w:hAnsi="宋体" w:eastAsia="宋体" w:cs="宋体"/>
                <w:spacing w:val="-40"/>
                <w:sz w:val="21"/>
                <w:szCs w:val="21"/>
              </w:rPr>
              <w:t xml:space="preserve"> </w:t>
            </w:r>
            <w:r>
              <w:rPr>
                <w:rFonts w:ascii="Times New Roman" w:hAnsi="Times New Roman" w:eastAsia="Times New Roman" w:cs="Times New Roman"/>
                <w:spacing w:val="7"/>
                <w:sz w:val="21"/>
                <w:szCs w:val="21"/>
              </w:rPr>
              <w:t>0</w:t>
            </w:r>
            <w:r>
              <w:rPr>
                <w:rFonts w:ascii="Times New Roman" w:hAnsi="Times New Roman" w:eastAsia="Times New Roman" w:cs="Times New Roman"/>
                <w:spacing w:val="7"/>
                <w:position w:val="-1"/>
                <w:sz w:val="15"/>
                <w:szCs w:val="15"/>
              </w:rPr>
              <w:t>.</w:t>
            </w:r>
            <w:r>
              <w:rPr>
                <w:rFonts w:ascii="Times New Roman" w:hAnsi="Times New Roman" w:eastAsia="Times New Roman" w:cs="Times New Roman"/>
                <w:spacing w:val="7"/>
                <w:sz w:val="21"/>
                <w:szCs w:val="21"/>
              </w:rPr>
              <w:t xml:space="preserve">5 </w:t>
            </w:r>
            <w:r>
              <w:rPr>
                <w:rFonts w:ascii="Times New Roman" w:hAnsi="Times New Roman" w:eastAsia="Times New Roman" w:cs="Times New Roman"/>
                <w:sz w:val="21"/>
                <w:szCs w:val="21"/>
              </w:rPr>
              <w:t>mL</w:t>
            </w:r>
            <w:r>
              <w:rPr>
                <w:rFonts w:ascii="Times New Roman" w:hAnsi="Times New Roman" w:eastAsia="Times New Roman" w:cs="Times New Roman"/>
                <w:spacing w:val="7"/>
                <w:sz w:val="21"/>
                <w:szCs w:val="21"/>
              </w:rPr>
              <w:t xml:space="preserve"> </w:t>
            </w:r>
            <w:r>
              <w:rPr>
                <w:rFonts w:ascii="宋体" w:hAnsi="宋体" w:eastAsia="宋体" w:cs="宋体"/>
                <w:spacing w:val="7"/>
                <w:sz w:val="21"/>
                <w:szCs w:val="21"/>
              </w:rPr>
              <w:t>上述产品的饱和溶液与等体积的</w:t>
            </w:r>
            <w:r>
              <w:rPr>
                <w:rFonts w:ascii="宋体" w:hAnsi="宋体" w:eastAsia="宋体" w:cs="宋体"/>
                <w:spacing w:val="-37"/>
                <w:sz w:val="21"/>
                <w:szCs w:val="21"/>
              </w:rPr>
              <w:t xml:space="preserve"> </w:t>
            </w:r>
            <w:r>
              <w:rPr>
                <w:rFonts w:ascii="Times New Roman" w:hAnsi="Times New Roman" w:eastAsia="Times New Roman" w:cs="Times New Roman"/>
                <w:spacing w:val="7"/>
                <w:sz w:val="21"/>
                <w:szCs w:val="21"/>
              </w:rPr>
              <w:t>0</w:t>
            </w:r>
            <w:r>
              <w:rPr>
                <w:rFonts w:ascii="Times New Roman" w:hAnsi="Times New Roman" w:eastAsia="Times New Roman" w:cs="Times New Roman"/>
                <w:spacing w:val="7"/>
                <w:position w:val="-1"/>
                <w:sz w:val="15"/>
                <w:szCs w:val="15"/>
              </w:rPr>
              <w:t>.</w:t>
            </w:r>
            <w:r>
              <w:rPr>
                <w:rFonts w:ascii="Times New Roman" w:hAnsi="Times New Roman" w:eastAsia="Times New Roman" w:cs="Times New Roman"/>
                <w:spacing w:val="7"/>
                <w:sz w:val="21"/>
                <w:szCs w:val="21"/>
              </w:rPr>
              <w:t>5</w:t>
            </w:r>
            <w:r>
              <w:rPr>
                <w:rFonts w:ascii="Times New Roman" w:hAnsi="Times New Roman" w:eastAsia="Times New Roman" w:cs="Times New Roman"/>
                <w:sz w:val="21"/>
                <w:szCs w:val="21"/>
              </w:rPr>
              <w:t>mol</w:t>
            </w:r>
            <w:r>
              <w:rPr>
                <w:rFonts w:ascii="Times New Roman" w:hAnsi="Times New Roman" w:eastAsia="Times New Roman" w:cs="Times New Roman"/>
                <w:spacing w:val="7"/>
                <w:sz w:val="21"/>
                <w:szCs w:val="21"/>
              </w:rPr>
              <w:t>·L</w:t>
            </w:r>
            <w:r>
              <w:rPr>
                <w:rFonts w:ascii="Times New Roman" w:hAnsi="Times New Roman" w:eastAsia="Times New Roman" w:cs="Times New Roman"/>
                <w:spacing w:val="7"/>
                <w:position w:val="6"/>
                <w:sz w:val="15"/>
                <w:szCs w:val="15"/>
              </w:rPr>
              <w:t xml:space="preserve">-1 </w:t>
            </w:r>
            <w:r>
              <w:rPr>
                <w:rFonts w:ascii="Times New Roman" w:hAnsi="Times New Roman" w:eastAsia="Times New Roman" w:cs="Times New Roman"/>
                <w:spacing w:val="7"/>
                <w:sz w:val="21"/>
                <w:szCs w:val="21"/>
              </w:rPr>
              <w:t>K</w:t>
            </w:r>
            <w:r>
              <w:rPr>
                <w:rFonts w:ascii="Times New Roman" w:hAnsi="Times New Roman" w:eastAsia="Times New Roman" w:cs="Times New Roman"/>
                <w:spacing w:val="7"/>
                <w:position w:val="-1"/>
                <w:sz w:val="15"/>
                <w:szCs w:val="15"/>
              </w:rPr>
              <w:t>3</w:t>
            </w:r>
            <w:r>
              <w:rPr>
                <w:rFonts w:ascii="Times New Roman" w:hAnsi="Times New Roman" w:eastAsia="Times New Roman" w:cs="Times New Roman"/>
                <w:sz w:val="21"/>
                <w:szCs w:val="21"/>
              </w:rPr>
              <w:t>Fe</w:t>
            </w:r>
            <w:r>
              <w:rPr>
                <w:rFonts w:ascii="Times New Roman" w:hAnsi="Times New Roman" w:eastAsia="Times New Roman" w:cs="Times New Roman"/>
                <w:spacing w:val="7"/>
                <w:sz w:val="21"/>
                <w:szCs w:val="21"/>
              </w:rPr>
              <w:t>(</w:t>
            </w:r>
            <w:r>
              <w:rPr>
                <w:rFonts w:ascii="Times New Roman" w:hAnsi="Times New Roman" w:eastAsia="Times New Roman" w:cs="Times New Roman"/>
                <w:sz w:val="21"/>
                <w:szCs w:val="21"/>
              </w:rPr>
              <w:t>CN</w:t>
            </w:r>
            <w:r>
              <w:rPr>
                <w:rFonts w:ascii="Times New Roman" w:hAnsi="Times New Roman" w:eastAsia="Times New Roman" w:cs="Times New Roman"/>
                <w:spacing w:val="7"/>
                <w:sz w:val="21"/>
                <w:szCs w:val="21"/>
              </w:rPr>
              <w:t>)</w:t>
            </w:r>
            <w:r>
              <w:rPr>
                <w:rFonts w:ascii="Times New Roman" w:hAnsi="Times New Roman" w:eastAsia="Times New Roman" w:cs="Times New Roman"/>
                <w:spacing w:val="7"/>
                <w:position w:val="-1"/>
                <w:sz w:val="15"/>
                <w:szCs w:val="15"/>
              </w:rPr>
              <w:t>6</w:t>
            </w:r>
            <w:r>
              <w:rPr>
                <w:rFonts w:ascii="Times New Roman" w:hAnsi="Times New Roman" w:eastAsia="Times New Roman" w:cs="Times New Roman"/>
                <w:spacing w:val="10"/>
                <w:w w:val="101"/>
                <w:position w:val="-1"/>
                <w:sz w:val="15"/>
                <w:szCs w:val="15"/>
              </w:rPr>
              <w:t xml:space="preserve"> </w:t>
            </w:r>
            <w:r>
              <w:rPr>
                <w:rFonts w:ascii="宋体" w:hAnsi="宋体" w:eastAsia="宋体" w:cs="宋体"/>
                <w:spacing w:val="7"/>
                <w:sz w:val="21"/>
                <w:szCs w:val="21"/>
              </w:rPr>
              <w:t>溶液</w:t>
            </w:r>
            <w:r>
              <w:rPr>
                <w:rFonts w:ascii="宋体" w:hAnsi="宋体" w:eastAsia="宋体" w:cs="宋体"/>
                <w:spacing w:val="10"/>
                <w:sz w:val="21"/>
                <w:szCs w:val="21"/>
              </w:rPr>
              <w:t>混合均匀。用毛笔蘸此混合液在白纸上写字，</w:t>
            </w:r>
            <w:r>
              <w:rPr>
                <w:rFonts w:ascii="宋体" w:hAnsi="宋体" w:eastAsia="宋体" w:cs="宋体"/>
                <w:spacing w:val="9"/>
                <w:sz w:val="21"/>
                <w:szCs w:val="21"/>
              </w:rPr>
              <w:t>字迹经强光照射后，由浅黄色变为蓝色。。</w:t>
            </w:r>
          </w:p>
          <w:p w14:paraId="6630F6F1">
            <w:pPr>
              <w:numPr>
                <w:ilvl w:val="0"/>
                <w:numId w:val="0"/>
              </w:numPr>
              <w:rPr>
                <w:rFonts w:hint="eastAsia" w:ascii="宋体" w:hAnsi="宋体" w:eastAsia="宋体" w:cs="宋体"/>
                <w:spacing w:val="9"/>
                <w:sz w:val="21"/>
                <w:szCs w:val="21"/>
                <w:lang w:val="en-US" w:eastAsia="zh-CN"/>
              </w:rPr>
            </w:pPr>
            <w:r>
              <w:rPr>
                <w:rFonts w:hint="eastAsia" w:ascii="宋体" w:hAnsi="宋体" w:eastAsia="宋体" w:cs="宋体"/>
                <w:spacing w:val="9"/>
                <w:sz w:val="21"/>
                <w:szCs w:val="21"/>
                <w:lang w:val="en-US" w:eastAsia="zh-CN"/>
              </w:rPr>
              <w:t>现象：字由轮廓向中心变蓝，最后全部变蓝</w:t>
            </w:r>
          </w:p>
          <w:p w14:paraId="6CA67449">
            <w:pPr>
              <w:numPr>
                <w:ilvl w:val="0"/>
                <w:numId w:val="0"/>
              </w:numPr>
              <w:rPr>
                <w:rFonts w:hint="eastAsia" w:ascii="宋体" w:hAnsi="宋体" w:eastAsia="宋体" w:cs="宋体"/>
                <w:spacing w:val="9"/>
                <w:sz w:val="21"/>
                <w:szCs w:val="21"/>
                <w:lang w:val="en-US" w:eastAsia="zh-CN"/>
              </w:rPr>
            </w:pPr>
            <w:r>
              <w:rPr>
                <w:rFonts w:hint="eastAsia" w:ascii="宋体" w:hAnsi="宋体" w:eastAsia="宋体" w:cs="宋体"/>
                <w:spacing w:val="9"/>
                <w:sz w:val="21"/>
                <w:szCs w:val="21"/>
                <w:lang w:val="en-US" w:eastAsia="zh-CN"/>
              </w:rPr>
              <w:t>3Fe²⁺+2[Fe(CN)₆]³⁻=Fe₃[Fe(CN)₆]₂↓</w:t>
            </w:r>
          </w:p>
          <w:p w14:paraId="0417C3AD">
            <w:pPr>
              <w:numPr>
                <w:ilvl w:val="0"/>
                <w:numId w:val="0"/>
              </w:numPr>
              <w:rPr>
                <w:rFonts w:hint="eastAsia" w:ascii="宋体" w:hAnsi="宋体" w:eastAsia="宋体" w:cs="宋体"/>
                <w:spacing w:val="9"/>
                <w:sz w:val="21"/>
                <w:szCs w:val="21"/>
                <w:lang w:val="en-US" w:eastAsia="zh-CN"/>
              </w:rPr>
            </w:pPr>
          </w:p>
          <w:p w14:paraId="55C8BCCF">
            <w:pPr>
              <w:numPr>
                <w:ilvl w:val="0"/>
                <w:numId w:val="5"/>
              </w:numPr>
              <w:spacing w:before="4" w:line="228" w:lineRule="auto"/>
              <w:ind w:left="8"/>
              <w:outlineLvl w:val="2"/>
              <w:rPr>
                <w:rFonts w:ascii="宋体" w:hAnsi="宋体" w:eastAsia="宋体" w:cs="宋体"/>
                <w:b/>
                <w:bCs/>
                <w:spacing w:val="5"/>
                <w:sz w:val="21"/>
                <w:szCs w:val="21"/>
              </w:rPr>
            </w:pPr>
            <w:r>
              <w:rPr>
                <w:rFonts w:ascii="Times New Roman" w:hAnsi="Times New Roman" w:eastAsia="Times New Roman" w:cs="Times New Roman"/>
                <w:spacing w:val="5"/>
                <w:sz w:val="21"/>
                <w:szCs w:val="21"/>
              </w:rPr>
              <w:t xml:space="preserve"> </w:t>
            </w:r>
            <w:r>
              <w:rPr>
                <w:rFonts w:ascii="宋体" w:hAnsi="宋体" w:eastAsia="宋体" w:cs="宋体"/>
                <w:b/>
                <w:bCs/>
                <w:spacing w:val="5"/>
                <w:sz w:val="21"/>
                <w:szCs w:val="21"/>
              </w:rPr>
              <w:t>配合物的性质</w:t>
            </w:r>
          </w:p>
          <w:p w14:paraId="2F16E3FE">
            <w:pPr>
              <w:numPr>
                <w:ilvl w:val="0"/>
                <w:numId w:val="6"/>
              </w:numPr>
              <w:spacing w:before="4" w:line="228" w:lineRule="auto"/>
              <w:outlineLvl w:val="2"/>
              <w:rPr>
                <w:rFonts w:ascii="宋体" w:hAnsi="宋体" w:eastAsia="宋体" w:cs="宋体"/>
                <w:b/>
                <w:bCs/>
                <w:spacing w:val="6"/>
                <w:sz w:val="21"/>
                <w:szCs w:val="21"/>
              </w:rPr>
            </w:pPr>
            <w:r>
              <w:rPr>
                <w:rFonts w:ascii="Times New Roman" w:hAnsi="Times New Roman" w:eastAsia="Times New Roman" w:cs="Times New Roman"/>
                <w:spacing w:val="6"/>
                <w:sz w:val="21"/>
                <w:szCs w:val="21"/>
              </w:rPr>
              <w:t xml:space="preserve"> </w:t>
            </w:r>
            <w:r>
              <w:rPr>
                <w:rFonts w:ascii="宋体" w:hAnsi="宋体" w:eastAsia="宋体" w:cs="宋体"/>
                <w:b/>
                <w:bCs/>
                <w:spacing w:val="6"/>
                <w:sz w:val="21"/>
                <w:szCs w:val="21"/>
              </w:rPr>
              <w:t>确定配合物的内外界</w:t>
            </w:r>
          </w:p>
          <w:p w14:paraId="691DC0CA">
            <w:pPr>
              <w:numPr>
                <w:ilvl w:val="0"/>
                <w:numId w:val="0"/>
              </w:numPr>
              <w:spacing w:before="4" w:line="228" w:lineRule="auto"/>
              <w:outlineLvl w:val="2"/>
              <w:rPr>
                <w:rFonts w:ascii="Times New Roman" w:hAnsi="Times New Roman" w:eastAsia="Times New Roman" w:cs="Times New Roman"/>
                <w:sz w:val="21"/>
                <w:szCs w:val="21"/>
              </w:rPr>
            </w:pPr>
            <w:r>
              <w:rPr>
                <w:rFonts w:ascii="宋体" w:hAnsi="宋体" w:eastAsia="宋体" w:cs="宋体"/>
                <w:spacing w:val="17"/>
                <w:sz w:val="21"/>
                <w:szCs w:val="21"/>
              </w:rPr>
              <w:t>（</w:t>
            </w:r>
            <w:r>
              <w:rPr>
                <w:rFonts w:ascii="Times New Roman" w:hAnsi="Times New Roman" w:eastAsia="Times New Roman" w:cs="Times New Roman"/>
                <w:spacing w:val="17"/>
                <w:sz w:val="21"/>
                <w:szCs w:val="21"/>
              </w:rPr>
              <w:t>1</w:t>
            </w:r>
            <w:r>
              <w:rPr>
                <w:rFonts w:ascii="宋体" w:hAnsi="宋体" w:eastAsia="宋体" w:cs="宋体"/>
                <w:spacing w:val="17"/>
                <w:sz w:val="21"/>
                <w:szCs w:val="21"/>
              </w:rPr>
              <w:t>）检定K</w:t>
            </w:r>
            <w:r>
              <w:rPr>
                <w:rFonts w:ascii="Times New Roman" w:hAnsi="Times New Roman" w:eastAsia="Times New Roman" w:cs="Times New Roman"/>
                <w:spacing w:val="17"/>
                <w:position w:val="6"/>
                <w:sz w:val="15"/>
                <w:szCs w:val="15"/>
              </w:rPr>
              <w:t>+</w:t>
            </w:r>
            <w:r>
              <w:rPr>
                <w:rFonts w:ascii="Times New Roman" w:hAnsi="Times New Roman" w:eastAsia="Times New Roman" w:cs="Times New Roman"/>
                <w:spacing w:val="-12"/>
                <w:position w:val="6"/>
                <w:sz w:val="15"/>
                <w:szCs w:val="15"/>
              </w:rPr>
              <w:t xml:space="preserve"> </w:t>
            </w:r>
            <w:r>
              <w:rPr>
                <w:rFonts w:ascii="Times New Roman" w:hAnsi="Times New Roman" w:eastAsia="Times New Roman" w:cs="Times New Roman"/>
                <w:spacing w:val="17"/>
                <w:sz w:val="21"/>
                <w:szCs w:val="21"/>
              </w:rPr>
              <w:t>:</w:t>
            </w:r>
          </w:p>
          <w:p w14:paraId="3CA0827C">
            <w:pPr>
              <w:numPr>
                <w:ilvl w:val="0"/>
                <w:numId w:val="0"/>
              </w:numPr>
              <w:rPr>
                <w:rFonts w:ascii="宋体" w:hAnsi="宋体" w:eastAsia="宋体" w:cs="宋体"/>
                <w:spacing w:val="9"/>
                <w:sz w:val="21"/>
                <w:szCs w:val="21"/>
              </w:rPr>
            </w:pPr>
            <w:r>
              <w:rPr>
                <w:rFonts w:ascii="宋体" w:hAnsi="宋体" w:eastAsia="宋体" w:cs="宋体"/>
                <w:spacing w:val="17"/>
                <w:sz w:val="21"/>
                <w:szCs w:val="21"/>
              </w:rPr>
              <w:t>取少量</w:t>
            </w:r>
            <w:r>
              <w:rPr>
                <w:rFonts w:ascii="宋体" w:hAnsi="宋体" w:eastAsia="宋体" w:cs="宋体"/>
                <w:spacing w:val="-18"/>
                <w:sz w:val="21"/>
                <w:szCs w:val="21"/>
              </w:rPr>
              <w:t xml:space="preserve"> </w:t>
            </w:r>
            <w:r>
              <w:rPr>
                <w:rFonts w:ascii="Times New Roman" w:hAnsi="Times New Roman" w:eastAsia="Times New Roman" w:cs="Times New Roman"/>
                <w:spacing w:val="17"/>
                <w:sz w:val="21"/>
                <w:szCs w:val="21"/>
              </w:rPr>
              <w:t>0</w:t>
            </w:r>
            <w:r>
              <w:rPr>
                <w:rFonts w:ascii="Times New Roman" w:hAnsi="Times New Roman" w:eastAsia="Times New Roman" w:cs="Times New Roman"/>
                <w:spacing w:val="17"/>
                <w:position w:val="-1"/>
                <w:sz w:val="15"/>
                <w:szCs w:val="15"/>
              </w:rPr>
              <w:t>.</w:t>
            </w:r>
            <w:r>
              <w:rPr>
                <w:rFonts w:ascii="Times New Roman" w:hAnsi="Times New Roman" w:eastAsia="Times New Roman" w:cs="Times New Roman"/>
                <w:spacing w:val="-9"/>
                <w:position w:val="-1"/>
                <w:sz w:val="15"/>
                <w:szCs w:val="15"/>
              </w:rPr>
              <w:t xml:space="preserve"> </w:t>
            </w:r>
            <w:r>
              <w:rPr>
                <w:rFonts w:ascii="Times New Roman" w:hAnsi="Times New Roman" w:eastAsia="Times New Roman" w:cs="Times New Roman"/>
                <w:spacing w:val="17"/>
                <w:sz w:val="21"/>
                <w:szCs w:val="21"/>
              </w:rPr>
              <w:t>1</w:t>
            </w:r>
            <w:r>
              <w:rPr>
                <w:rFonts w:ascii="Times New Roman" w:hAnsi="Times New Roman" w:eastAsia="Times New Roman" w:cs="Times New Roman"/>
                <w:sz w:val="21"/>
                <w:szCs w:val="21"/>
              </w:rPr>
              <w:t>mol</w:t>
            </w:r>
            <w:r>
              <w:rPr>
                <w:rFonts w:ascii="Times New Roman" w:hAnsi="Times New Roman" w:eastAsia="Times New Roman" w:cs="Times New Roman"/>
                <w:spacing w:val="17"/>
                <w:sz w:val="21"/>
                <w:szCs w:val="21"/>
              </w:rPr>
              <w:t>·L</w:t>
            </w:r>
            <w:r>
              <w:rPr>
                <w:rFonts w:ascii="Times New Roman" w:hAnsi="Times New Roman" w:eastAsia="Times New Roman" w:cs="Times New Roman"/>
                <w:spacing w:val="17"/>
                <w:position w:val="6"/>
                <w:sz w:val="15"/>
                <w:szCs w:val="15"/>
              </w:rPr>
              <w:t>-1</w:t>
            </w:r>
            <w:r>
              <w:rPr>
                <w:rFonts w:ascii="Times New Roman" w:hAnsi="Times New Roman" w:eastAsia="Times New Roman" w:cs="Times New Roman"/>
                <w:spacing w:val="30"/>
                <w:w w:val="102"/>
                <w:position w:val="6"/>
                <w:sz w:val="15"/>
                <w:szCs w:val="15"/>
              </w:rPr>
              <w:t xml:space="preserve"> </w:t>
            </w:r>
            <w:r>
              <w:rPr>
                <w:rFonts w:ascii="Times New Roman" w:hAnsi="Times New Roman" w:eastAsia="Times New Roman" w:cs="Times New Roman"/>
                <w:spacing w:val="17"/>
                <w:sz w:val="21"/>
                <w:szCs w:val="21"/>
              </w:rPr>
              <w:t>K</w:t>
            </w:r>
            <w:r>
              <w:rPr>
                <w:rFonts w:ascii="Times New Roman" w:hAnsi="Times New Roman" w:eastAsia="Times New Roman" w:cs="Times New Roman"/>
                <w:spacing w:val="17"/>
                <w:position w:val="-1"/>
                <w:sz w:val="15"/>
                <w:szCs w:val="15"/>
              </w:rPr>
              <w:t>2</w:t>
            </w:r>
            <w:r>
              <w:rPr>
                <w:rFonts w:ascii="Times New Roman" w:hAnsi="Times New Roman" w:eastAsia="Times New Roman" w:cs="Times New Roman"/>
                <w:spacing w:val="17"/>
                <w:sz w:val="21"/>
                <w:szCs w:val="21"/>
              </w:rPr>
              <w:t>C</w:t>
            </w:r>
            <w:r>
              <w:rPr>
                <w:rFonts w:ascii="Times New Roman" w:hAnsi="Times New Roman" w:eastAsia="Times New Roman" w:cs="Times New Roman"/>
                <w:spacing w:val="17"/>
                <w:position w:val="-1"/>
                <w:sz w:val="15"/>
                <w:szCs w:val="15"/>
              </w:rPr>
              <w:t>2</w:t>
            </w:r>
            <w:r>
              <w:rPr>
                <w:rFonts w:ascii="Times New Roman" w:hAnsi="Times New Roman" w:eastAsia="Times New Roman" w:cs="Times New Roman"/>
                <w:spacing w:val="17"/>
                <w:sz w:val="21"/>
                <w:szCs w:val="21"/>
              </w:rPr>
              <w:t>O</w:t>
            </w:r>
            <w:r>
              <w:rPr>
                <w:rFonts w:ascii="Times New Roman" w:hAnsi="Times New Roman" w:eastAsia="Times New Roman" w:cs="Times New Roman"/>
                <w:spacing w:val="17"/>
                <w:position w:val="-1"/>
                <w:sz w:val="15"/>
                <w:szCs w:val="15"/>
              </w:rPr>
              <w:t>4</w:t>
            </w:r>
            <w:r>
              <w:rPr>
                <w:rFonts w:ascii="Times New Roman" w:hAnsi="Times New Roman" w:eastAsia="Times New Roman" w:cs="Times New Roman"/>
                <w:spacing w:val="31"/>
                <w:position w:val="-1"/>
                <w:sz w:val="15"/>
                <w:szCs w:val="15"/>
              </w:rPr>
              <w:t xml:space="preserve"> </w:t>
            </w:r>
            <w:r>
              <w:rPr>
                <w:rFonts w:ascii="宋体" w:hAnsi="宋体" w:eastAsia="宋体" w:cs="宋体"/>
                <w:spacing w:val="17"/>
                <w:sz w:val="21"/>
                <w:szCs w:val="21"/>
              </w:rPr>
              <w:t>及产品溶液</w:t>
            </w:r>
            <w:r>
              <w:rPr>
                <w:rFonts w:ascii="宋体" w:hAnsi="宋体" w:eastAsia="宋体" w:cs="宋体"/>
                <w:spacing w:val="-51"/>
                <w:sz w:val="21"/>
                <w:szCs w:val="21"/>
              </w:rPr>
              <w:t xml:space="preserve"> </w:t>
            </w:r>
            <w:r>
              <w:rPr>
                <w:rFonts w:ascii="宋体" w:hAnsi="宋体" w:eastAsia="宋体" w:cs="宋体"/>
                <w:spacing w:val="17"/>
                <w:sz w:val="21"/>
                <w:szCs w:val="21"/>
              </w:rPr>
              <w:t>，分别与饱</w:t>
            </w:r>
            <w:r>
              <w:rPr>
                <w:rFonts w:ascii="宋体" w:hAnsi="宋体" w:eastAsia="宋体" w:cs="宋体"/>
                <w:spacing w:val="16"/>
                <w:sz w:val="21"/>
                <w:szCs w:val="21"/>
              </w:rPr>
              <w:t>和酒石酸氢钠</w:t>
            </w:r>
            <w:r>
              <w:rPr>
                <w:rFonts w:ascii="Times New Roman" w:hAnsi="Times New Roman" w:eastAsia="Times New Roman" w:cs="Times New Roman"/>
                <w:sz w:val="21"/>
                <w:szCs w:val="21"/>
              </w:rPr>
              <w:t>NaHC</w:t>
            </w:r>
            <w:r>
              <w:rPr>
                <w:rFonts w:ascii="Times New Roman" w:hAnsi="Times New Roman" w:eastAsia="Times New Roman" w:cs="Times New Roman"/>
                <w:spacing w:val="9"/>
                <w:position w:val="-1"/>
                <w:sz w:val="15"/>
                <w:szCs w:val="15"/>
              </w:rPr>
              <w:t>4</w:t>
            </w:r>
            <w:r>
              <w:rPr>
                <w:rFonts w:ascii="Times New Roman" w:hAnsi="Times New Roman" w:eastAsia="Times New Roman" w:cs="Times New Roman"/>
                <w:spacing w:val="9"/>
                <w:sz w:val="21"/>
                <w:szCs w:val="21"/>
              </w:rPr>
              <w:t>H</w:t>
            </w:r>
            <w:r>
              <w:rPr>
                <w:rFonts w:ascii="Times New Roman" w:hAnsi="Times New Roman" w:eastAsia="Times New Roman" w:cs="Times New Roman"/>
                <w:spacing w:val="9"/>
                <w:position w:val="-1"/>
                <w:sz w:val="15"/>
                <w:szCs w:val="15"/>
              </w:rPr>
              <w:t>4</w:t>
            </w:r>
            <w:r>
              <w:rPr>
                <w:rFonts w:ascii="Times New Roman" w:hAnsi="Times New Roman" w:eastAsia="Times New Roman" w:cs="Times New Roman"/>
                <w:spacing w:val="9"/>
                <w:sz w:val="21"/>
                <w:szCs w:val="21"/>
              </w:rPr>
              <w:t>O</w:t>
            </w:r>
            <w:r>
              <w:rPr>
                <w:rFonts w:ascii="Times New Roman" w:hAnsi="Times New Roman" w:eastAsia="Times New Roman" w:cs="Times New Roman"/>
                <w:spacing w:val="9"/>
                <w:position w:val="-1"/>
                <w:sz w:val="15"/>
                <w:szCs w:val="15"/>
              </w:rPr>
              <w:t>6</w:t>
            </w:r>
            <w:r>
              <w:rPr>
                <w:rFonts w:ascii="Times New Roman" w:hAnsi="Times New Roman" w:eastAsia="Times New Roman" w:cs="Times New Roman"/>
                <w:spacing w:val="13"/>
                <w:position w:val="-1"/>
                <w:sz w:val="15"/>
                <w:szCs w:val="15"/>
              </w:rPr>
              <w:t xml:space="preserve"> </w:t>
            </w:r>
            <w:r>
              <w:rPr>
                <w:rFonts w:ascii="宋体" w:hAnsi="宋体" w:eastAsia="宋体" w:cs="宋体"/>
                <w:spacing w:val="9"/>
                <w:sz w:val="21"/>
                <w:szCs w:val="21"/>
              </w:rPr>
              <w:t>溶液作用。充分摇匀，观察现象是否相同。</w:t>
            </w:r>
          </w:p>
          <w:p w14:paraId="4FEDA6CC">
            <w:pPr>
              <w:numPr>
                <w:ilvl w:val="0"/>
                <w:numId w:val="0"/>
              </w:numPr>
              <w:rPr>
                <w:rFonts w:hint="eastAsia" w:ascii="宋体" w:hAnsi="宋体" w:eastAsia="宋体" w:cs="宋体"/>
                <w:spacing w:val="9"/>
                <w:sz w:val="21"/>
                <w:szCs w:val="21"/>
                <w:lang w:val="en-US" w:eastAsia="zh-CN"/>
              </w:rPr>
            </w:pPr>
            <w:r>
              <w:rPr>
                <w:rFonts w:hint="eastAsia" w:ascii="宋体" w:hAnsi="宋体" w:eastAsia="宋体" w:cs="宋体"/>
                <w:spacing w:val="9"/>
                <w:sz w:val="21"/>
                <w:szCs w:val="21"/>
                <w:lang w:val="en-US" w:eastAsia="zh-CN"/>
              </w:rPr>
              <w:t>现象：混合静置一段时间后，产品溶液和草酸钾溶液都无明显现象</w:t>
            </w:r>
          </w:p>
          <w:p w14:paraId="2608010D">
            <w:pPr>
              <w:numPr>
                <w:ilvl w:val="0"/>
                <w:numId w:val="0"/>
              </w:numPr>
              <w:rPr>
                <w:rFonts w:hint="default" w:ascii="宋体" w:hAnsi="宋体" w:eastAsia="宋体" w:cs="宋体"/>
                <w:spacing w:val="9"/>
                <w:sz w:val="21"/>
                <w:szCs w:val="21"/>
                <w:lang w:val="en-US" w:eastAsia="zh-CN"/>
              </w:rPr>
            </w:pPr>
            <w:r>
              <w:rPr>
                <w:rFonts w:hint="eastAsia" w:ascii="宋体" w:hAnsi="宋体" w:eastAsia="宋体" w:cs="宋体"/>
                <w:spacing w:val="9"/>
                <w:sz w:val="21"/>
                <w:szCs w:val="21"/>
                <w:lang w:val="en-US" w:eastAsia="zh-CN"/>
              </w:rPr>
              <w:t>结论：两种溶液中均含有 K⁺，但酒石酸氢钠与 K⁺ 生成的酒石酸氢钾沉淀不明显，无法通过该方法有效区分内外界。</w:t>
            </w:r>
          </w:p>
          <w:p w14:paraId="7B260E2E">
            <w:pPr>
              <w:spacing w:before="1" w:line="227" w:lineRule="auto"/>
              <w:ind w:left="20"/>
              <w:rPr>
                <w:rFonts w:ascii="Times New Roman" w:hAnsi="Times New Roman" w:eastAsia="Times New Roman" w:cs="Times New Roman"/>
                <w:spacing w:val="4"/>
                <w:position w:val="6"/>
                <w:sz w:val="15"/>
                <w:szCs w:val="15"/>
              </w:rPr>
            </w:pPr>
            <w:r>
              <w:rPr>
                <w:rFonts w:ascii="宋体" w:hAnsi="宋体" w:eastAsia="宋体" w:cs="宋体"/>
                <w:spacing w:val="4"/>
                <w:sz w:val="21"/>
                <w:szCs w:val="21"/>
              </w:rPr>
              <w:t>（</w:t>
            </w:r>
            <w:r>
              <w:rPr>
                <w:rFonts w:ascii="Times New Roman" w:hAnsi="Times New Roman" w:eastAsia="Times New Roman" w:cs="Times New Roman"/>
                <w:spacing w:val="4"/>
                <w:sz w:val="21"/>
                <w:szCs w:val="21"/>
              </w:rPr>
              <w:t>2</w:t>
            </w:r>
            <w:r>
              <w:rPr>
                <w:rFonts w:ascii="宋体" w:hAnsi="宋体" w:eastAsia="宋体" w:cs="宋体"/>
                <w:spacing w:val="4"/>
                <w:sz w:val="21"/>
                <w:szCs w:val="21"/>
              </w:rPr>
              <w:t>）检定</w:t>
            </w:r>
            <w:r>
              <w:rPr>
                <w:rFonts w:ascii="宋体" w:hAnsi="宋体" w:eastAsia="宋体" w:cs="宋体"/>
                <w:spacing w:val="-39"/>
                <w:sz w:val="21"/>
                <w:szCs w:val="21"/>
              </w:rPr>
              <w:t xml:space="preserve"> </w:t>
            </w:r>
            <w:r>
              <w:rPr>
                <w:rFonts w:ascii="Times New Roman" w:hAnsi="Times New Roman" w:eastAsia="Times New Roman" w:cs="Times New Roman"/>
                <w:spacing w:val="4"/>
                <w:sz w:val="21"/>
                <w:szCs w:val="21"/>
              </w:rPr>
              <w:t>C</w:t>
            </w:r>
            <w:r>
              <w:rPr>
                <w:rFonts w:ascii="Times New Roman" w:hAnsi="Times New Roman" w:eastAsia="Times New Roman" w:cs="Times New Roman"/>
                <w:spacing w:val="4"/>
                <w:position w:val="-1"/>
                <w:sz w:val="15"/>
                <w:szCs w:val="15"/>
              </w:rPr>
              <w:t>2</w:t>
            </w:r>
            <w:r>
              <w:rPr>
                <w:rFonts w:ascii="Times New Roman" w:hAnsi="Times New Roman" w:eastAsia="Times New Roman" w:cs="Times New Roman"/>
                <w:spacing w:val="4"/>
                <w:sz w:val="21"/>
                <w:szCs w:val="21"/>
              </w:rPr>
              <w:t>O</w:t>
            </w:r>
            <w:r>
              <w:rPr>
                <w:rFonts w:ascii="Times New Roman" w:hAnsi="Times New Roman" w:eastAsia="Times New Roman" w:cs="Times New Roman"/>
                <w:spacing w:val="4"/>
                <w:position w:val="-1"/>
                <w:sz w:val="15"/>
                <w:szCs w:val="15"/>
              </w:rPr>
              <w:t>4</w:t>
            </w:r>
            <w:r>
              <w:rPr>
                <w:rFonts w:ascii="Times New Roman" w:hAnsi="Times New Roman" w:eastAsia="Times New Roman" w:cs="Times New Roman"/>
                <w:spacing w:val="4"/>
                <w:position w:val="6"/>
                <w:sz w:val="15"/>
                <w:szCs w:val="15"/>
              </w:rPr>
              <w:t>2-</w:t>
            </w:r>
          </w:p>
          <w:p w14:paraId="3559B0A0">
            <w:pPr>
              <w:spacing w:before="1" w:line="227" w:lineRule="auto"/>
              <w:ind w:left="20"/>
              <w:rPr>
                <w:rFonts w:ascii="Times New Roman" w:hAnsi="Times New Roman" w:eastAsia="Times New Roman" w:cs="Times New Roman"/>
                <w:spacing w:val="4"/>
                <w:position w:val="-1"/>
                <w:sz w:val="15"/>
                <w:szCs w:val="15"/>
              </w:rPr>
            </w:pPr>
            <w:r>
              <w:rPr>
                <w:rFonts w:ascii="宋体" w:hAnsi="宋体" w:eastAsia="宋体" w:cs="宋体"/>
                <w:spacing w:val="5"/>
                <w:sz w:val="21"/>
                <w:szCs w:val="21"/>
              </w:rPr>
              <w:t>在少量</w:t>
            </w:r>
            <w:r>
              <w:rPr>
                <w:rFonts w:ascii="宋体" w:hAnsi="宋体" w:eastAsia="宋体" w:cs="宋体"/>
                <w:spacing w:val="-42"/>
                <w:sz w:val="21"/>
                <w:szCs w:val="21"/>
              </w:rPr>
              <w:t xml:space="preserve"> </w:t>
            </w:r>
            <w:r>
              <w:rPr>
                <w:rFonts w:ascii="Times New Roman" w:hAnsi="Times New Roman" w:eastAsia="Times New Roman" w:cs="Times New Roman"/>
                <w:spacing w:val="5"/>
                <w:sz w:val="21"/>
                <w:szCs w:val="21"/>
              </w:rPr>
              <w:t>0</w:t>
            </w:r>
            <w:r>
              <w:rPr>
                <w:rFonts w:ascii="Times New Roman" w:hAnsi="Times New Roman" w:eastAsia="Times New Roman" w:cs="Times New Roman"/>
                <w:spacing w:val="5"/>
                <w:position w:val="-1"/>
                <w:sz w:val="15"/>
                <w:szCs w:val="15"/>
              </w:rPr>
              <w:t>.</w:t>
            </w:r>
            <w:r>
              <w:rPr>
                <w:rFonts w:ascii="Times New Roman" w:hAnsi="Times New Roman" w:eastAsia="Times New Roman" w:cs="Times New Roman"/>
                <w:spacing w:val="-9"/>
                <w:position w:val="-1"/>
                <w:sz w:val="15"/>
                <w:szCs w:val="15"/>
              </w:rPr>
              <w:t xml:space="preserve"> </w:t>
            </w:r>
            <w:r>
              <w:rPr>
                <w:rFonts w:ascii="Times New Roman" w:hAnsi="Times New Roman" w:eastAsia="Times New Roman" w:cs="Times New Roman"/>
                <w:spacing w:val="5"/>
                <w:sz w:val="21"/>
                <w:szCs w:val="21"/>
              </w:rPr>
              <w:t>1</w:t>
            </w:r>
            <w:r>
              <w:rPr>
                <w:rFonts w:ascii="Times New Roman" w:hAnsi="Times New Roman" w:eastAsia="Times New Roman" w:cs="Times New Roman"/>
                <w:sz w:val="21"/>
                <w:szCs w:val="21"/>
              </w:rPr>
              <w:t>mol</w:t>
            </w:r>
            <w:r>
              <w:rPr>
                <w:rFonts w:ascii="Times New Roman" w:hAnsi="Times New Roman" w:eastAsia="Times New Roman" w:cs="Times New Roman"/>
                <w:spacing w:val="5"/>
                <w:sz w:val="21"/>
                <w:szCs w:val="21"/>
              </w:rPr>
              <w:t>·L</w:t>
            </w:r>
            <w:r>
              <w:rPr>
                <w:rFonts w:ascii="Times New Roman" w:hAnsi="Times New Roman" w:eastAsia="Times New Roman" w:cs="Times New Roman"/>
                <w:spacing w:val="5"/>
                <w:position w:val="6"/>
                <w:sz w:val="15"/>
                <w:szCs w:val="15"/>
              </w:rPr>
              <w:t xml:space="preserve">-1 </w:t>
            </w:r>
            <w:r>
              <w:rPr>
                <w:rFonts w:ascii="Times New Roman" w:hAnsi="Times New Roman" w:eastAsia="Times New Roman" w:cs="Times New Roman"/>
                <w:spacing w:val="5"/>
                <w:sz w:val="21"/>
                <w:szCs w:val="21"/>
              </w:rPr>
              <w:t>K</w:t>
            </w:r>
            <w:r>
              <w:rPr>
                <w:rFonts w:ascii="Times New Roman" w:hAnsi="Times New Roman" w:eastAsia="Times New Roman" w:cs="Times New Roman"/>
                <w:spacing w:val="5"/>
                <w:position w:val="-1"/>
                <w:sz w:val="15"/>
                <w:szCs w:val="15"/>
              </w:rPr>
              <w:t>2</w:t>
            </w:r>
            <w:r>
              <w:rPr>
                <w:rFonts w:ascii="Times New Roman" w:hAnsi="Times New Roman" w:eastAsia="Times New Roman" w:cs="Times New Roman"/>
                <w:spacing w:val="5"/>
                <w:sz w:val="21"/>
                <w:szCs w:val="21"/>
              </w:rPr>
              <w:t>C</w:t>
            </w:r>
            <w:r>
              <w:rPr>
                <w:rFonts w:ascii="Times New Roman" w:hAnsi="Times New Roman" w:eastAsia="Times New Roman" w:cs="Times New Roman"/>
                <w:spacing w:val="5"/>
                <w:position w:val="-1"/>
                <w:sz w:val="15"/>
                <w:szCs w:val="15"/>
              </w:rPr>
              <w:t>2</w:t>
            </w:r>
            <w:r>
              <w:rPr>
                <w:rFonts w:ascii="Times New Roman" w:hAnsi="Times New Roman" w:eastAsia="Times New Roman" w:cs="Times New Roman"/>
                <w:spacing w:val="5"/>
                <w:sz w:val="21"/>
                <w:szCs w:val="21"/>
              </w:rPr>
              <w:t>O</w:t>
            </w:r>
            <w:r>
              <w:rPr>
                <w:rFonts w:ascii="Times New Roman" w:hAnsi="Times New Roman" w:eastAsia="Times New Roman" w:cs="Times New Roman"/>
                <w:spacing w:val="5"/>
                <w:position w:val="-1"/>
                <w:sz w:val="15"/>
                <w:szCs w:val="15"/>
              </w:rPr>
              <w:t xml:space="preserve">4 </w:t>
            </w:r>
            <w:r>
              <w:rPr>
                <w:rFonts w:ascii="宋体" w:hAnsi="宋体" w:eastAsia="宋体" w:cs="宋体"/>
                <w:spacing w:val="5"/>
                <w:sz w:val="21"/>
                <w:szCs w:val="21"/>
              </w:rPr>
              <w:t>及产品溶液中分别加入</w:t>
            </w:r>
            <w:r>
              <w:rPr>
                <w:rFonts w:ascii="宋体" w:hAnsi="宋体" w:eastAsia="宋体" w:cs="宋体"/>
                <w:spacing w:val="-47"/>
                <w:sz w:val="21"/>
                <w:szCs w:val="21"/>
              </w:rPr>
              <w:t xml:space="preserve"> </w:t>
            </w:r>
            <w:r>
              <w:rPr>
                <w:rFonts w:ascii="Times New Roman" w:hAnsi="Times New Roman" w:eastAsia="Times New Roman" w:cs="Times New Roman"/>
                <w:spacing w:val="5"/>
                <w:sz w:val="21"/>
                <w:szCs w:val="21"/>
              </w:rPr>
              <w:t xml:space="preserve">2 </w:t>
            </w:r>
            <w:r>
              <w:rPr>
                <w:rFonts w:ascii="宋体" w:hAnsi="宋体" w:eastAsia="宋体" w:cs="宋体"/>
                <w:spacing w:val="4"/>
                <w:sz w:val="21"/>
                <w:szCs w:val="21"/>
              </w:rPr>
              <w:t>滴</w:t>
            </w:r>
            <w:r>
              <w:rPr>
                <w:rFonts w:ascii="宋体" w:hAnsi="宋体" w:eastAsia="宋体" w:cs="宋体"/>
                <w:spacing w:val="-43"/>
                <w:sz w:val="21"/>
                <w:szCs w:val="21"/>
              </w:rPr>
              <w:t xml:space="preserve"> </w:t>
            </w:r>
            <w:r>
              <w:rPr>
                <w:rFonts w:ascii="Times New Roman" w:hAnsi="Times New Roman" w:eastAsia="Times New Roman" w:cs="Times New Roman"/>
                <w:spacing w:val="4"/>
                <w:sz w:val="21"/>
                <w:szCs w:val="21"/>
              </w:rPr>
              <w:t>0</w:t>
            </w:r>
            <w:r>
              <w:rPr>
                <w:rFonts w:ascii="Times New Roman" w:hAnsi="Times New Roman" w:eastAsia="Times New Roman" w:cs="Times New Roman"/>
                <w:spacing w:val="4"/>
                <w:position w:val="-1"/>
                <w:sz w:val="15"/>
                <w:szCs w:val="15"/>
              </w:rPr>
              <w:t>.</w:t>
            </w:r>
            <w:r>
              <w:rPr>
                <w:rFonts w:ascii="Times New Roman" w:hAnsi="Times New Roman" w:eastAsia="Times New Roman" w:cs="Times New Roman"/>
                <w:spacing w:val="4"/>
                <w:sz w:val="21"/>
                <w:szCs w:val="21"/>
              </w:rPr>
              <w:t>5</w:t>
            </w:r>
            <w:r>
              <w:rPr>
                <w:rFonts w:ascii="Times New Roman" w:hAnsi="Times New Roman" w:eastAsia="Times New Roman" w:cs="Times New Roman"/>
                <w:sz w:val="21"/>
                <w:szCs w:val="21"/>
              </w:rPr>
              <w:t>mol</w:t>
            </w:r>
            <w:r>
              <w:rPr>
                <w:rFonts w:ascii="Times New Roman" w:hAnsi="Times New Roman" w:eastAsia="Times New Roman" w:cs="Times New Roman"/>
                <w:spacing w:val="-23"/>
                <w:sz w:val="21"/>
                <w:szCs w:val="21"/>
              </w:rPr>
              <w:t xml:space="preserve"> </w:t>
            </w:r>
            <w:r>
              <w:rPr>
                <w:rFonts w:ascii="Times New Roman" w:hAnsi="Times New Roman" w:eastAsia="Times New Roman" w:cs="Times New Roman"/>
                <w:spacing w:val="4"/>
                <w:sz w:val="21"/>
                <w:szCs w:val="21"/>
              </w:rPr>
              <w:t>· L</w:t>
            </w:r>
            <w:r>
              <w:rPr>
                <w:rFonts w:ascii="Times New Roman" w:hAnsi="Times New Roman" w:eastAsia="Times New Roman" w:cs="Times New Roman"/>
                <w:spacing w:val="4"/>
                <w:position w:val="6"/>
                <w:sz w:val="15"/>
                <w:szCs w:val="15"/>
              </w:rPr>
              <w:t>-1</w:t>
            </w:r>
            <w:r>
              <w:rPr>
                <w:rFonts w:ascii="Times New Roman" w:hAnsi="Times New Roman" w:eastAsia="Times New Roman" w:cs="Times New Roman"/>
                <w:spacing w:val="12"/>
                <w:position w:val="6"/>
                <w:sz w:val="15"/>
                <w:szCs w:val="15"/>
              </w:rPr>
              <w:t xml:space="preserve"> </w:t>
            </w:r>
            <w:r>
              <w:rPr>
                <w:rFonts w:ascii="Times New Roman" w:hAnsi="Times New Roman" w:eastAsia="Times New Roman" w:cs="Times New Roman"/>
                <w:sz w:val="21"/>
                <w:szCs w:val="21"/>
              </w:rPr>
              <w:t>CaCl</w:t>
            </w:r>
            <w:r>
              <w:rPr>
                <w:rFonts w:ascii="Times New Roman" w:hAnsi="Times New Roman" w:eastAsia="Times New Roman" w:cs="Times New Roman"/>
                <w:spacing w:val="4"/>
                <w:position w:val="-1"/>
                <w:sz w:val="15"/>
                <w:szCs w:val="15"/>
              </w:rPr>
              <w:t>2</w:t>
            </w:r>
          </w:p>
          <w:p w14:paraId="10DEE94E">
            <w:pPr>
              <w:spacing w:before="1" w:line="227" w:lineRule="auto"/>
              <w:ind w:left="20"/>
              <w:rPr>
                <w:rFonts w:hint="eastAsia" w:ascii="Times New Roman" w:hAnsi="Times New Roman" w:eastAsia="宋体" w:cs="Times New Roman"/>
                <w:spacing w:val="4"/>
                <w:position w:val="-1"/>
                <w:sz w:val="21"/>
                <w:szCs w:val="21"/>
                <w:lang w:val="en-US" w:eastAsia="zh-CN"/>
              </w:rPr>
            </w:pPr>
            <w:r>
              <w:rPr>
                <w:rFonts w:hint="eastAsia" w:ascii="Times New Roman" w:hAnsi="Times New Roman" w:eastAsia="宋体" w:cs="Times New Roman"/>
                <w:spacing w:val="4"/>
                <w:position w:val="-1"/>
                <w:sz w:val="21"/>
                <w:szCs w:val="21"/>
                <w:lang w:val="en-US" w:eastAsia="zh-CN"/>
              </w:rPr>
              <w:t>现象：草酸钾溶液加入氯化钙后，上层产生白色絮状沉淀产品，溶液加入氯化钙后，溶液由绿变为黄绿且变浑浊</w:t>
            </w:r>
          </w:p>
          <w:p w14:paraId="2FC395A4">
            <w:pPr>
              <w:spacing w:before="1" w:line="227" w:lineRule="auto"/>
              <w:ind w:left="20"/>
              <w:rPr>
                <w:rFonts w:hint="eastAsia" w:ascii="Times New Roman" w:hAnsi="Times New Roman" w:eastAsia="宋体" w:cs="Times New Roman"/>
                <w:spacing w:val="4"/>
                <w:position w:val="-1"/>
                <w:sz w:val="21"/>
                <w:szCs w:val="21"/>
                <w:lang w:val="en-US" w:eastAsia="zh-CN"/>
              </w:rPr>
            </w:pPr>
            <w:r>
              <w:rPr>
                <w:rFonts w:hint="eastAsia" w:ascii="Times New Roman" w:hAnsi="Times New Roman" w:eastAsia="宋体" w:cs="Times New Roman"/>
                <w:spacing w:val="4"/>
                <w:position w:val="-1"/>
                <w:sz w:val="21"/>
                <w:szCs w:val="21"/>
                <w:lang w:val="en-US" w:eastAsia="zh-CN"/>
              </w:rPr>
              <w:t>结论：1.草酸钾中 C₂O₄²⁻ 为游离态，可与 Ca²⁺ 生成 CaC₂O₄ 白色沉淀。</w:t>
            </w:r>
          </w:p>
          <w:p w14:paraId="3E2238CD">
            <w:pPr>
              <w:spacing w:before="1" w:line="227" w:lineRule="auto"/>
              <w:ind w:left="20"/>
              <w:rPr>
                <w:rFonts w:hint="default" w:ascii="Times New Roman" w:hAnsi="Times New Roman" w:eastAsia="宋体" w:cs="Times New Roman"/>
                <w:spacing w:val="4"/>
                <w:position w:val="-1"/>
                <w:sz w:val="21"/>
                <w:szCs w:val="21"/>
                <w:lang w:val="en-US" w:eastAsia="zh-CN"/>
              </w:rPr>
            </w:pPr>
            <w:r>
              <w:rPr>
                <w:rFonts w:hint="eastAsia" w:ascii="Times New Roman" w:hAnsi="Times New Roman" w:eastAsia="宋体" w:cs="Times New Roman"/>
                <w:spacing w:val="4"/>
                <w:position w:val="-1"/>
                <w:sz w:val="21"/>
                <w:szCs w:val="21"/>
                <w:lang w:val="en-US" w:eastAsia="zh-CN"/>
              </w:rPr>
              <w:t>2.产品中 C₂O₄²⁻ 主要在配离子内界，游离极少，故沉淀不明显、仅轻微浑浊。</w:t>
            </w:r>
          </w:p>
          <w:p w14:paraId="38C2250C">
            <w:pPr>
              <w:spacing w:before="1" w:line="227" w:lineRule="auto"/>
              <w:ind w:left="20"/>
              <w:rPr>
                <w:rFonts w:hint="eastAsia" w:ascii="Times New Roman" w:hAnsi="Times New Roman" w:eastAsia="宋体" w:cs="Times New Roman"/>
                <w:spacing w:val="4"/>
                <w:position w:val="-1"/>
                <w:sz w:val="21"/>
                <w:szCs w:val="21"/>
                <w:lang w:val="en-US" w:eastAsia="zh-CN"/>
              </w:rPr>
            </w:pPr>
            <w:r>
              <w:rPr>
                <w:rFonts w:hint="eastAsia" w:ascii="Times New Roman" w:hAnsi="Times New Roman" w:eastAsia="宋体" w:cs="Times New Roman"/>
                <w:spacing w:val="4"/>
                <w:position w:val="-1"/>
                <w:sz w:val="21"/>
                <w:szCs w:val="21"/>
                <w:lang w:val="en-US" w:eastAsia="zh-CN"/>
              </w:rPr>
              <w:t>（3）检定 Fe3+</w:t>
            </w:r>
          </w:p>
          <w:p w14:paraId="39746358">
            <w:pPr>
              <w:spacing w:before="1" w:line="227" w:lineRule="auto"/>
              <w:ind w:left="20"/>
              <w:rPr>
                <w:rFonts w:hint="eastAsia" w:ascii="Times New Roman" w:hAnsi="Times New Roman" w:eastAsia="宋体" w:cs="Times New Roman"/>
                <w:spacing w:val="4"/>
                <w:position w:val="-1"/>
                <w:sz w:val="21"/>
                <w:szCs w:val="21"/>
                <w:lang w:val="en-US" w:eastAsia="zh-CN"/>
              </w:rPr>
            </w:pPr>
            <w:r>
              <w:rPr>
                <w:rFonts w:hint="eastAsia" w:ascii="Times New Roman" w:hAnsi="Times New Roman" w:eastAsia="宋体" w:cs="Times New Roman"/>
                <w:spacing w:val="4"/>
                <w:position w:val="-1"/>
                <w:sz w:val="21"/>
                <w:szCs w:val="21"/>
                <w:lang w:val="en-US" w:eastAsia="zh-CN"/>
              </w:rPr>
              <w:t>在少量 0.2mol·L-1 FeCl3 及产品溶液中，分别加入 1 滴  1mol·L-1 KSCN溶液，观察现象有何不同?</w:t>
            </w:r>
          </w:p>
          <w:p w14:paraId="656F10AE">
            <w:pPr>
              <w:spacing w:before="1" w:line="227" w:lineRule="auto"/>
              <w:ind w:left="20"/>
              <w:rPr>
                <w:rFonts w:hint="eastAsia" w:ascii="Times New Roman" w:hAnsi="Times New Roman" w:eastAsia="宋体" w:cs="Times New Roman"/>
                <w:spacing w:val="4"/>
                <w:position w:val="-1"/>
                <w:sz w:val="21"/>
                <w:szCs w:val="21"/>
                <w:lang w:val="en-US" w:eastAsia="zh-CN"/>
              </w:rPr>
            </w:pPr>
            <w:r>
              <w:rPr>
                <w:rFonts w:hint="eastAsia" w:ascii="Times New Roman" w:hAnsi="Times New Roman" w:eastAsia="宋体" w:cs="Times New Roman"/>
                <w:spacing w:val="4"/>
                <w:position w:val="-1"/>
                <w:sz w:val="21"/>
                <w:szCs w:val="21"/>
                <w:lang w:val="en-US" w:eastAsia="zh-CN"/>
              </w:rPr>
              <w:t>现象：草酸钾溶液立刻变为血红色，产品溶液变黄</w:t>
            </w:r>
          </w:p>
          <w:p w14:paraId="78D7683E">
            <w:pPr>
              <w:spacing w:before="1" w:line="227" w:lineRule="auto"/>
              <w:ind w:left="20"/>
              <w:rPr>
                <w:rFonts w:hint="eastAsia" w:ascii="Times New Roman" w:hAnsi="Times New Roman" w:eastAsia="宋体" w:cs="Times New Roman"/>
                <w:spacing w:val="4"/>
                <w:position w:val="-1"/>
                <w:sz w:val="21"/>
                <w:szCs w:val="21"/>
                <w:lang w:val="en-US" w:eastAsia="zh-CN"/>
              </w:rPr>
            </w:pPr>
            <w:r>
              <w:rPr>
                <w:rFonts w:hint="eastAsia" w:ascii="Times New Roman" w:hAnsi="Times New Roman" w:eastAsia="宋体" w:cs="Times New Roman"/>
                <w:spacing w:val="4"/>
                <w:position w:val="-1"/>
                <w:sz w:val="21"/>
                <w:szCs w:val="21"/>
                <w:lang w:val="en-US" w:eastAsia="zh-CN"/>
              </w:rPr>
              <w:t>结论：1.FeCl₃ 中 Fe³⁺ 为游离态，可与 SCN⁻ 显血红色。</w:t>
            </w:r>
          </w:p>
          <w:p w14:paraId="3F97B727">
            <w:pPr>
              <w:spacing w:before="1" w:line="227" w:lineRule="auto"/>
              <w:ind w:left="20"/>
              <w:rPr>
                <w:rFonts w:hint="eastAsia" w:ascii="Times New Roman" w:hAnsi="Times New Roman" w:eastAsia="宋体" w:cs="Times New Roman"/>
                <w:spacing w:val="4"/>
                <w:position w:val="-1"/>
                <w:sz w:val="21"/>
                <w:szCs w:val="21"/>
                <w:lang w:val="en-US" w:eastAsia="zh-CN"/>
              </w:rPr>
            </w:pPr>
          </w:p>
          <w:p w14:paraId="69CEE42A">
            <w:pPr>
              <w:spacing w:before="1" w:line="227" w:lineRule="auto"/>
              <w:ind w:left="20"/>
              <w:rPr>
                <w:rFonts w:hint="default" w:ascii="Times New Roman" w:hAnsi="Times New Roman" w:eastAsia="宋体" w:cs="Times New Roman"/>
                <w:spacing w:val="4"/>
                <w:position w:val="-1"/>
                <w:sz w:val="21"/>
                <w:szCs w:val="21"/>
                <w:lang w:val="en-US" w:eastAsia="zh-CN"/>
              </w:rPr>
            </w:pPr>
            <w:r>
              <w:rPr>
                <w:rFonts w:hint="eastAsia" w:ascii="Times New Roman" w:hAnsi="Times New Roman" w:eastAsia="宋体" w:cs="Times New Roman"/>
                <w:spacing w:val="4"/>
                <w:position w:val="-1"/>
                <w:sz w:val="21"/>
                <w:szCs w:val="21"/>
                <w:lang w:val="en-US" w:eastAsia="zh-CN"/>
              </w:rPr>
              <w:t>2.产品中 Fe³⁺ 被牢固包裹在配离子内界，几乎无游离 Fe³⁺，不显血红。</w:t>
            </w:r>
          </w:p>
          <w:p w14:paraId="2268C4B2">
            <w:pPr>
              <w:spacing w:before="1" w:line="227" w:lineRule="auto"/>
              <w:ind w:left="20"/>
              <w:rPr>
                <w:rFonts w:hint="default" w:ascii="Times New Roman" w:hAnsi="Times New Roman" w:eastAsia="宋体" w:cs="Times New Roman"/>
                <w:spacing w:val="4"/>
                <w:position w:val="-1"/>
                <w:sz w:val="21"/>
                <w:szCs w:val="21"/>
                <w:lang w:val="en-US" w:eastAsia="zh-CN"/>
              </w:rPr>
            </w:pPr>
            <w:r>
              <w:rPr>
                <w:rFonts w:hint="default" w:ascii="Times New Roman" w:hAnsi="Times New Roman" w:eastAsia="宋体" w:cs="Times New Roman"/>
                <w:spacing w:val="4"/>
                <w:position w:val="-1"/>
                <w:sz w:val="21"/>
                <w:szCs w:val="21"/>
                <w:lang w:val="en-US" w:eastAsia="zh-CN"/>
              </w:rPr>
              <w:t>b.  酸度对配合平衡的影响</w:t>
            </w:r>
          </w:p>
          <w:p w14:paraId="0C84D33C">
            <w:pPr>
              <w:spacing w:before="1" w:line="227" w:lineRule="auto"/>
              <w:ind w:left="20"/>
              <w:rPr>
                <w:rFonts w:hint="default" w:ascii="Times New Roman" w:hAnsi="Times New Roman" w:eastAsia="宋体" w:cs="Times New Roman"/>
                <w:spacing w:val="4"/>
                <w:position w:val="-1"/>
                <w:sz w:val="21"/>
                <w:szCs w:val="21"/>
                <w:lang w:val="en-US" w:eastAsia="zh-CN"/>
              </w:rPr>
            </w:pPr>
            <w:r>
              <w:rPr>
                <w:rFonts w:hint="default" w:ascii="Times New Roman" w:hAnsi="Times New Roman" w:eastAsia="宋体" w:cs="Times New Roman"/>
                <w:spacing w:val="4"/>
                <w:position w:val="-1"/>
                <w:sz w:val="21"/>
                <w:szCs w:val="21"/>
                <w:lang w:val="en-US" w:eastAsia="zh-CN"/>
              </w:rPr>
              <w:t>（1）在两支盛少量产品溶液的试管中，各加 1 滴 1mol·L-1KSCN 溶液，然后分别滴加 6mol·L-1 的 HAc 和 3mol·L-1 H2SO4，观察溶液颜色有何变化?</w:t>
            </w:r>
          </w:p>
          <w:p w14:paraId="41D021FF">
            <w:pPr>
              <w:spacing w:before="1" w:line="227" w:lineRule="auto"/>
              <w:ind w:left="20"/>
              <w:rPr>
                <w:rFonts w:hint="default" w:ascii="Times New Roman" w:hAnsi="Times New Roman" w:eastAsia="宋体" w:cs="Times New Roman"/>
                <w:spacing w:val="4"/>
                <w:position w:val="-1"/>
                <w:sz w:val="21"/>
                <w:szCs w:val="21"/>
                <w:lang w:val="en-US" w:eastAsia="zh-CN"/>
              </w:rPr>
            </w:pPr>
            <w:r>
              <w:rPr>
                <w:rFonts w:hint="eastAsia" w:ascii="Times New Roman" w:hAnsi="Times New Roman" w:eastAsia="宋体" w:cs="Times New Roman"/>
                <w:spacing w:val="4"/>
                <w:position w:val="-1"/>
                <w:sz w:val="21"/>
                <w:szCs w:val="21"/>
                <w:lang w:val="en-US" w:eastAsia="zh-CN"/>
              </w:rPr>
              <w:t>现象：H2SO4：溶液立即变红，且随硫酸添加溶液红色不断加深 HAc：溶液黄色变深</w:t>
            </w:r>
          </w:p>
          <w:p w14:paraId="52B389C8">
            <w:pPr>
              <w:spacing w:before="1" w:line="227" w:lineRule="auto"/>
              <w:ind w:left="20"/>
              <w:rPr>
                <w:rFonts w:hint="eastAsia" w:ascii="Times New Roman" w:hAnsi="Times New Roman" w:eastAsia="宋体" w:cs="Times New Roman"/>
                <w:spacing w:val="4"/>
                <w:position w:val="-1"/>
                <w:sz w:val="21"/>
                <w:szCs w:val="21"/>
                <w:lang w:val="en-US" w:eastAsia="zh-CN"/>
              </w:rPr>
            </w:pPr>
            <w:r>
              <w:rPr>
                <w:rFonts w:hint="eastAsia" w:ascii="Times New Roman" w:hAnsi="Times New Roman" w:eastAsia="宋体" w:cs="Times New Roman"/>
                <w:spacing w:val="4"/>
                <w:position w:val="-1"/>
                <w:sz w:val="21"/>
                <w:szCs w:val="21"/>
                <w:lang w:val="en-US" w:eastAsia="zh-CN"/>
              </w:rPr>
              <w:t>结论：1.强酸（H₂SO₄）提供大量 H⁺，与 C₂O₄²⁻ 结合，强烈破坏配合物，释放 Fe³⁺，与 SCN⁻ 显血红。</w:t>
            </w:r>
          </w:p>
          <w:p w14:paraId="5E4FE182">
            <w:pPr>
              <w:spacing w:before="1" w:line="227" w:lineRule="auto"/>
              <w:ind w:left="20"/>
              <w:rPr>
                <w:rFonts w:hint="eastAsia" w:ascii="Times New Roman" w:hAnsi="Times New Roman" w:eastAsia="宋体" w:cs="Times New Roman"/>
                <w:spacing w:val="4"/>
                <w:position w:val="-1"/>
                <w:sz w:val="21"/>
                <w:szCs w:val="21"/>
                <w:lang w:val="en-US" w:eastAsia="zh-CN"/>
              </w:rPr>
            </w:pPr>
            <w:r>
              <w:rPr>
                <w:rFonts w:hint="eastAsia" w:ascii="Times New Roman" w:hAnsi="Times New Roman" w:eastAsia="宋体" w:cs="Times New Roman"/>
                <w:spacing w:val="4"/>
                <w:position w:val="-1"/>
                <w:sz w:val="21"/>
                <w:szCs w:val="21"/>
                <w:lang w:val="en-US" w:eastAsia="zh-CN"/>
              </w:rPr>
              <w:t>2.弱酸（HAc）酸性较弱，破坏程度小，仅使配离子略有解离，溶液变黄。</w:t>
            </w:r>
          </w:p>
          <w:p w14:paraId="099AF294">
            <w:pPr>
              <w:spacing w:before="1" w:line="227" w:lineRule="auto"/>
              <w:ind w:left="20"/>
              <w:rPr>
                <w:rFonts w:hint="default" w:ascii="Times New Roman" w:hAnsi="Times New Roman" w:eastAsia="宋体" w:cs="Times New Roman"/>
                <w:spacing w:val="4"/>
                <w:position w:val="-1"/>
                <w:sz w:val="21"/>
                <w:szCs w:val="21"/>
                <w:lang w:val="en-US" w:eastAsia="zh-CN"/>
              </w:rPr>
            </w:pPr>
            <w:r>
              <w:rPr>
                <w:rFonts w:hint="eastAsia" w:ascii="Times New Roman" w:hAnsi="Times New Roman" w:eastAsia="宋体" w:cs="Times New Roman"/>
                <w:spacing w:val="4"/>
                <w:position w:val="-1"/>
                <w:sz w:val="21"/>
                <w:szCs w:val="21"/>
                <w:lang w:val="en-US" w:eastAsia="zh-CN"/>
              </w:rPr>
              <w:t>3.证明：酸度越强，配位平衡越易向左移动，配合物越不稳定。</w:t>
            </w:r>
          </w:p>
          <w:p w14:paraId="43B34666">
            <w:pPr>
              <w:spacing w:before="1" w:line="227" w:lineRule="auto"/>
              <w:ind w:left="20"/>
              <w:rPr>
                <w:rFonts w:hint="default" w:ascii="Times New Roman" w:hAnsi="Times New Roman" w:eastAsia="宋体" w:cs="Times New Roman"/>
                <w:spacing w:val="4"/>
                <w:position w:val="-1"/>
                <w:sz w:val="21"/>
                <w:szCs w:val="21"/>
                <w:lang w:val="en-US" w:eastAsia="zh-CN"/>
              </w:rPr>
            </w:pPr>
            <w:r>
              <w:rPr>
                <w:rFonts w:hint="default" w:ascii="Times New Roman" w:hAnsi="Times New Roman" w:eastAsia="宋体" w:cs="Times New Roman"/>
                <w:spacing w:val="4"/>
                <w:position w:val="-1"/>
                <w:sz w:val="21"/>
                <w:szCs w:val="21"/>
                <w:lang w:val="en-US" w:eastAsia="zh-CN"/>
              </w:rPr>
              <w:t>（2）在少量产品溶液中滴加 2mol·L-1 氨水，观察有何变化。</w:t>
            </w:r>
          </w:p>
          <w:p w14:paraId="476F3D17">
            <w:pPr>
              <w:numPr>
                <w:ilvl w:val="0"/>
                <w:numId w:val="0"/>
              </w:numPr>
              <w:rPr>
                <w:rFonts w:hint="eastAsia" w:ascii="宋体" w:hAnsi="宋体" w:eastAsia="宋体" w:cs="宋体"/>
                <w:spacing w:val="9"/>
                <w:sz w:val="21"/>
                <w:szCs w:val="21"/>
                <w:lang w:val="en-US" w:eastAsia="zh-CN"/>
              </w:rPr>
            </w:pPr>
            <w:r>
              <w:rPr>
                <w:rFonts w:hint="eastAsia" w:ascii="宋体" w:hAnsi="宋体" w:eastAsia="宋体" w:cs="宋体"/>
                <w:spacing w:val="9"/>
                <w:sz w:val="21"/>
                <w:szCs w:val="21"/>
                <w:lang w:val="en-US" w:eastAsia="zh-CN"/>
              </w:rPr>
              <w:t>现象：溶液变橙，最后变为橙红色</w:t>
            </w:r>
          </w:p>
          <w:p w14:paraId="11A43A7D">
            <w:pPr>
              <w:numPr>
                <w:ilvl w:val="0"/>
                <w:numId w:val="0"/>
              </w:numPr>
              <w:rPr>
                <w:rFonts w:hint="eastAsia" w:ascii="宋体" w:hAnsi="宋体" w:eastAsia="宋体" w:cs="宋体"/>
                <w:spacing w:val="9"/>
                <w:sz w:val="21"/>
                <w:szCs w:val="21"/>
                <w:lang w:val="en-US" w:eastAsia="zh-CN"/>
              </w:rPr>
            </w:pPr>
            <w:r>
              <w:rPr>
                <w:rFonts w:hint="eastAsia" w:ascii="宋体" w:hAnsi="宋体" w:eastAsia="宋体" w:cs="宋体"/>
                <w:spacing w:val="9"/>
                <w:sz w:val="21"/>
                <w:szCs w:val="21"/>
                <w:lang w:val="en-US" w:eastAsia="zh-CN"/>
              </w:rPr>
              <w:t>结论：1.氨水呈碱性，促进 Fe³⁺ 水解，同时破坏配离子，生成含铁的羟基配合物 / 氢氧化物，使溶液变色。</w:t>
            </w:r>
          </w:p>
          <w:p w14:paraId="3C647B01">
            <w:pPr>
              <w:numPr>
                <w:ilvl w:val="0"/>
                <w:numId w:val="0"/>
              </w:numPr>
              <w:rPr>
                <w:rFonts w:hint="eastAsia" w:ascii="宋体" w:hAnsi="宋体" w:eastAsia="宋体" w:cs="宋体"/>
                <w:spacing w:val="9"/>
                <w:sz w:val="21"/>
                <w:szCs w:val="21"/>
                <w:lang w:val="en-US" w:eastAsia="zh-CN"/>
              </w:rPr>
            </w:pPr>
            <w:r>
              <w:rPr>
                <w:rFonts w:hint="eastAsia" w:ascii="宋体" w:hAnsi="宋体" w:eastAsia="宋体" w:cs="宋体"/>
                <w:spacing w:val="9"/>
                <w:sz w:val="21"/>
                <w:szCs w:val="21"/>
                <w:lang w:val="en-US" w:eastAsia="zh-CN"/>
              </w:rPr>
              <w:t>2.证明：碱性环境会破坏三草酸合铁 (Ⅲ) 配离子。</w:t>
            </w:r>
          </w:p>
          <w:p w14:paraId="489DC25A">
            <w:pPr>
              <w:numPr>
                <w:ilvl w:val="0"/>
                <w:numId w:val="0"/>
              </w:numPr>
              <w:rPr>
                <w:rFonts w:hint="default" w:ascii="宋体" w:hAnsi="宋体" w:eastAsia="宋体" w:cs="宋体"/>
                <w:spacing w:val="9"/>
                <w:sz w:val="21"/>
                <w:szCs w:val="21"/>
                <w:lang w:val="en-US" w:eastAsia="zh-CN"/>
              </w:rPr>
            </w:pPr>
          </w:p>
          <w:p w14:paraId="05012BAA">
            <w:pPr>
              <w:numPr>
                <w:ilvl w:val="0"/>
                <w:numId w:val="0"/>
              </w:numPr>
              <w:rPr>
                <w:rFonts w:hint="default" w:ascii="宋体" w:hAnsi="宋体" w:eastAsia="宋体" w:cs="宋体"/>
                <w:spacing w:val="9"/>
                <w:sz w:val="21"/>
                <w:szCs w:val="21"/>
                <w:lang w:val="en-US" w:eastAsia="zh-CN"/>
              </w:rPr>
            </w:pPr>
            <w:r>
              <w:rPr>
                <w:rFonts w:hint="default" w:ascii="宋体" w:hAnsi="宋体" w:eastAsia="宋体" w:cs="宋体"/>
                <w:spacing w:val="9"/>
                <w:sz w:val="21"/>
                <w:szCs w:val="21"/>
                <w:lang w:val="en-US" w:eastAsia="zh-CN"/>
              </w:rPr>
              <w:t>c.  沉淀反应对配合平衡的影响</w:t>
            </w:r>
          </w:p>
          <w:p w14:paraId="68FED6A2">
            <w:pPr>
              <w:numPr>
                <w:ilvl w:val="0"/>
                <w:numId w:val="0"/>
              </w:numPr>
              <w:rPr>
                <w:rFonts w:hint="default" w:ascii="宋体" w:hAnsi="宋体" w:eastAsia="宋体" w:cs="宋体"/>
                <w:spacing w:val="9"/>
                <w:sz w:val="21"/>
                <w:szCs w:val="21"/>
                <w:lang w:val="en-US" w:eastAsia="zh-CN"/>
              </w:rPr>
            </w:pPr>
            <w:r>
              <w:rPr>
                <w:rFonts w:hint="default" w:ascii="宋体" w:hAnsi="宋体" w:eastAsia="宋体" w:cs="宋体"/>
                <w:spacing w:val="9"/>
                <w:sz w:val="21"/>
                <w:szCs w:val="21"/>
                <w:lang w:val="en-US" w:eastAsia="zh-CN"/>
              </w:rPr>
              <w:t>在少量产品溶液中加 1 滴 0.5mol·L-1      Na2S 溶液，观察现象，写出反应式，并加以解释。</w:t>
            </w:r>
          </w:p>
          <w:p w14:paraId="47C433CD">
            <w:pPr>
              <w:numPr>
                <w:ilvl w:val="0"/>
                <w:numId w:val="0"/>
              </w:numPr>
              <w:rPr>
                <w:rFonts w:hint="default" w:ascii="宋体" w:hAnsi="宋体" w:eastAsia="宋体" w:cs="宋体"/>
                <w:spacing w:val="9"/>
                <w:sz w:val="21"/>
                <w:szCs w:val="21"/>
                <w:lang w:val="en-US" w:eastAsia="zh-CN"/>
              </w:rPr>
            </w:pPr>
            <w:r>
              <w:rPr>
                <w:rFonts w:hint="eastAsia" w:ascii="宋体" w:hAnsi="宋体" w:eastAsia="宋体" w:cs="宋体"/>
                <w:spacing w:val="9"/>
                <w:sz w:val="21"/>
                <w:szCs w:val="21"/>
                <w:lang w:val="en-US" w:eastAsia="zh-CN"/>
              </w:rPr>
              <w:t>现象：1溶液立即变黑，产生大量黑色沉淀</w:t>
            </w:r>
          </w:p>
          <w:p w14:paraId="4256E16C">
            <w:pPr>
              <w:numPr>
                <w:ilvl w:val="0"/>
                <w:numId w:val="0"/>
              </w:numPr>
              <w:rPr>
                <w:rFonts w:hint="default" w:ascii="宋体" w:hAnsi="宋体" w:eastAsia="宋体" w:cs="宋体"/>
                <w:spacing w:val="9"/>
                <w:sz w:val="21"/>
                <w:szCs w:val="21"/>
                <w:lang w:val="en-US" w:eastAsia="zh-CN"/>
              </w:rPr>
            </w:pPr>
            <w:r>
              <w:rPr>
                <w:rFonts w:hint="eastAsia" w:ascii="宋体" w:hAnsi="宋体" w:eastAsia="宋体" w:cs="宋体"/>
                <w:spacing w:val="9"/>
                <w:sz w:val="21"/>
                <w:szCs w:val="21"/>
                <w:lang w:val="en-US" w:eastAsia="zh-CN"/>
              </w:rPr>
              <w:t>结论1.</w:t>
            </w:r>
            <w:r>
              <w:rPr>
                <w:rFonts w:hint="default" w:ascii="宋体" w:hAnsi="宋体" w:eastAsia="宋体" w:cs="宋体"/>
                <w:spacing w:val="9"/>
                <w:sz w:val="21"/>
                <w:szCs w:val="21"/>
                <w:lang w:val="en-US" w:eastAsia="zh-CN"/>
              </w:rPr>
              <w:t>S²⁻与Fe³⁺生成极难溶的 Fe₂S₃</w:t>
            </w:r>
            <w:ins w:id="4" w:author="WPS_1559650426" w:date="2026-06-25T09:13:47Z">
              <w:r>
                <w:rPr>
                  <w:rFonts w:hint="eastAsia" w:ascii="宋体" w:hAnsi="宋体" w:eastAsia="宋体" w:cs="宋体"/>
                  <w:spacing w:val="9"/>
                  <w:sz w:val="21"/>
                  <w:szCs w:val="21"/>
                  <w:lang w:val="en-US" w:eastAsia="zh-CN"/>
                </w:rPr>
                <w:t>FeS</w:t>
              </w:r>
            </w:ins>
            <w:r>
              <w:rPr>
                <w:rFonts w:hint="default" w:ascii="宋体" w:hAnsi="宋体" w:eastAsia="宋体" w:cs="宋体"/>
                <w:spacing w:val="9"/>
                <w:sz w:val="21"/>
                <w:szCs w:val="21"/>
                <w:lang w:val="en-US" w:eastAsia="zh-CN"/>
              </w:rPr>
              <w:t>，强行破坏配位平衡，使配离子完全解离。</w:t>
            </w:r>
          </w:p>
          <w:p w14:paraId="69BDDC3A">
            <w:pPr>
              <w:numPr>
                <w:ilvl w:val="0"/>
                <w:numId w:val="0"/>
              </w:numPr>
              <w:rPr>
                <w:rFonts w:hint="default" w:ascii="宋体" w:hAnsi="宋体" w:eastAsia="宋体" w:cs="宋体"/>
                <w:spacing w:val="9"/>
                <w:sz w:val="21"/>
                <w:szCs w:val="21"/>
                <w:lang w:val="en-US" w:eastAsia="zh-CN"/>
              </w:rPr>
            </w:pPr>
            <w:r>
              <w:rPr>
                <w:rFonts w:hint="eastAsia" w:ascii="宋体" w:hAnsi="宋体" w:eastAsia="宋体" w:cs="宋体"/>
                <w:spacing w:val="9"/>
                <w:sz w:val="21"/>
                <w:szCs w:val="21"/>
                <w:lang w:val="en-US" w:eastAsia="zh-CN"/>
              </w:rPr>
              <w:t>2.</w:t>
            </w:r>
            <w:r>
              <w:rPr>
                <w:rFonts w:hint="default" w:ascii="宋体" w:hAnsi="宋体" w:eastAsia="宋体" w:cs="宋体"/>
                <w:spacing w:val="9"/>
                <w:sz w:val="21"/>
                <w:szCs w:val="21"/>
                <w:lang w:val="en-US" w:eastAsia="zh-CN"/>
              </w:rPr>
              <w:t>证明：加入能与中心离子生成难溶物的沉淀剂，可彻底破坏配合物。</w:t>
            </w:r>
          </w:p>
          <w:p w14:paraId="6A42B110">
            <w:pPr>
              <w:numPr>
                <w:ilvl w:val="0"/>
                <w:numId w:val="0"/>
              </w:numPr>
              <w:rPr>
                <w:rFonts w:hint="default" w:ascii="宋体" w:hAnsi="宋体" w:eastAsia="宋体" w:cs="宋体"/>
                <w:spacing w:val="9"/>
                <w:sz w:val="21"/>
                <w:szCs w:val="21"/>
                <w:lang w:val="en-US" w:eastAsia="zh-CN"/>
              </w:rPr>
            </w:pPr>
          </w:p>
          <w:p w14:paraId="5E6AEFE1">
            <w:pPr>
              <w:numPr>
                <w:ilvl w:val="0"/>
                <w:numId w:val="0"/>
              </w:numPr>
              <w:rPr>
                <w:rFonts w:hint="default" w:ascii="宋体" w:hAnsi="宋体" w:eastAsia="宋体" w:cs="宋体"/>
                <w:spacing w:val="9"/>
                <w:sz w:val="21"/>
                <w:szCs w:val="21"/>
                <w:lang w:val="en-US" w:eastAsia="zh-CN"/>
              </w:rPr>
            </w:pPr>
            <w:r>
              <w:rPr>
                <w:rFonts w:hint="default" w:ascii="宋体" w:hAnsi="宋体" w:eastAsia="宋体" w:cs="宋体"/>
                <w:spacing w:val="9"/>
                <w:sz w:val="21"/>
                <w:szCs w:val="21"/>
                <w:lang w:val="en-US" w:eastAsia="zh-CN"/>
              </w:rPr>
              <w:t>d.  配合物相互转变及稳定性比较</w:t>
            </w:r>
          </w:p>
          <w:p w14:paraId="5E930C14">
            <w:pPr>
              <w:numPr>
                <w:ilvl w:val="0"/>
                <w:numId w:val="0"/>
              </w:numPr>
              <w:rPr>
                <w:rFonts w:hint="default" w:ascii="宋体" w:hAnsi="宋体" w:eastAsia="宋体" w:cs="宋体"/>
                <w:spacing w:val="9"/>
                <w:sz w:val="21"/>
                <w:szCs w:val="21"/>
                <w:lang w:val="en-US" w:eastAsia="zh-CN"/>
              </w:rPr>
            </w:pPr>
            <w:r>
              <w:rPr>
                <w:rFonts w:hint="default" w:ascii="宋体" w:hAnsi="宋体" w:eastAsia="宋体" w:cs="宋体"/>
                <w:spacing w:val="9"/>
                <w:sz w:val="21"/>
                <w:szCs w:val="21"/>
                <w:lang w:val="en-US" w:eastAsia="zh-CN"/>
              </w:rPr>
              <w:t>（1）往少量 0.2mol·L-1 FeCl3 溶液中加 1 滴 1mol·L-1 KSCN ，溶液立即变为血红色，再往溶液中滴入 1mol·L-1 NH4F，至血红色刚好褪去。将所得 FeF2+溶液分为两份，往一份溶液中加入 1mol·L-1 KSCN ，观察血红色是否容易重现?从实验现象比较下面反应的难易。</w:t>
            </w:r>
          </w:p>
          <w:p w14:paraId="1234C64B">
            <w:pPr>
              <w:numPr>
                <w:ilvl w:val="0"/>
                <w:numId w:val="0"/>
              </w:numPr>
              <w:rPr>
                <w:rFonts w:hint="default" w:ascii="宋体" w:hAnsi="宋体" w:eastAsia="宋体" w:cs="宋体"/>
                <w:spacing w:val="9"/>
                <w:sz w:val="21"/>
                <w:szCs w:val="21"/>
                <w:lang w:val="en-US" w:eastAsia="zh-CN"/>
              </w:rPr>
            </w:pPr>
            <w:r>
              <w:rPr>
                <w:rFonts w:hint="eastAsia" w:ascii="宋体" w:hAnsi="宋体" w:eastAsia="宋体" w:cs="宋体"/>
                <w:spacing w:val="9"/>
                <w:sz w:val="21"/>
                <w:szCs w:val="21"/>
                <w:lang w:val="en-US" w:eastAsia="zh-CN"/>
              </w:rPr>
              <w:t>现象：更容易重现</w:t>
            </w:r>
          </w:p>
          <w:p w14:paraId="75D880FE">
            <w:pPr>
              <w:numPr>
                <w:ilvl w:val="0"/>
                <w:numId w:val="0"/>
              </w:numPr>
              <w:rPr>
                <w:rFonts w:hint="default" w:ascii="宋体" w:hAnsi="宋体" w:eastAsia="宋体" w:cs="宋体"/>
                <w:spacing w:val="9"/>
                <w:sz w:val="21"/>
                <w:szCs w:val="21"/>
                <w:lang w:val="en-US" w:eastAsia="zh-CN"/>
              </w:rPr>
            </w:pPr>
            <w:r>
              <w:rPr>
                <w:rFonts w:hint="default" w:ascii="宋体" w:hAnsi="宋体" w:eastAsia="宋体" w:cs="宋体"/>
                <w:spacing w:val="9"/>
                <w:sz w:val="21"/>
                <w:szCs w:val="21"/>
                <w:lang w:val="en-US" w:eastAsia="zh-CN"/>
              </w:rPr>
              <w:t>往另一份 FeF2+溶液中滴入 1mol·L-1K2C2O4 ，至溶液刚好转为黄绿色，记下 K2C2O4 用量，再往此溶液中滴入 1mol · L-1NH4F，至黄绿色刚好褪去，比较 K2C2O4 和 NH4F 的用量，判断反应的难易。</w:t>
            </w:r>
          </w:p>
          <w:p w14:paraId="23484117">
            <w:pPr>
              <w:numPr>
                <w:ilvl w:val="0"/>
                <w:numId w:val="0"/>
              </w:numPr>
              <w:rPr>
                <w:rFonts w:hint="eastAsia" w:ascii="宋体" w:hAnsi="宋体" w:eastAsia="宋体" w:cs="宋体"/>
                <w:spacing w:val="9"/>
                <w:sz w:val="21"/>
                <w:szCs w:val="21"/>
                <w:lang w:val="en-US" w:eastAsia="zh-CN"/>
              </w:rPr>
            </w:pPr>
            <w:r>
              <w:rPr>
                <w:rFonts w:hint="default" w:ascii="宋体" w:hAnsi="宋体" w:eastAsia="宋体" w:cs="宋体"/>
                <w:spacing w:val="9"/>
                <w:sz w:val="21"/>
                <w:szCs w:val="21"/>
                <w:lang w:val="en-US" w:eastAsia="zh-CN"/>
              </w:rPr>
              <w:t>K2C2O4</w:t>
            </w:r>
            <w:r>
              <w:rPr>
                <w:rFonts w:hint="eastAsia" w:ascii="宋体" w:hAnsi="宋体" w:eastAsia="宋体" w:cs="宋体"/>
                <w:spacing w:val="9"/>
                <w:sz w:val="21"/>
                <w:szCs w:val="21"/>
                <w:lang w:val="en-US" w:eastAsia="zh-CN"/>
              </w:rPr>
              <w:t>：0.50ml        NH4F：2.00ml</w:t>
            </w:r>
          </w:p>
          <w:p w14:paraId="19C7B602">
            <w:pPr>
              <w:numPr>
                <w:ilvl w:val="0"/>
                <w:numId w:val="0"/>
              </w:numPr>
              <w:rPr>
                <w:rFonts w:hint="default" w:ascii="宋体" w:hAnsi="宋体" w:eastAsia="宋体" w:cs="宋体"/>
                <w:spacing w:val="9"/>
                <w:sz w:val="21"/>
                <w:szCs w:val="21"/>
                <w:lang w:val="en-US" w:eastAsia="zh-CN"/>
              </w:rPr>
            </w:pPr>
            <w:r>
              <w:rPr>
                <w:rFonts w:hint="eastAsia" w:ascii="宋体" w:hAnsi="宋体" w:eastAsia="宋体" w:cs="宋体"/>
                <w:spacing w:val="9"/>
                <w:sz w:val="21"/>
                <w:szCs w:val="21"/>
                <w:lang w:val="en-US" w:eastAsia="zh-CN"/>
              </w:rPr>
              <w:t>结论：1.</w:t>
            </w:r>
            <w:r>
              <w:rPr>
                <w:rFonts w:hint="default" w:ascii="宋体" w:hAnsi="宋体" w:eastAsia="宋体" w:cs="宋体"/>
                <w:spacing w:val="9"/>
                <w:sz w:val="21"/>
                <w:szCs w:val="21"/>
                <w:lang w:val="en-US" w:eastAsia="zh-CN"/>
              </w:rPr>
              <w:t>稳定性顺序：[Fe(C₂O₄)₃]³⁻&gt;[FeF₆]³⁻&gt;[Fe(SCN)]²⁺</w:t>
            </w:r>
          </w:p>
          <w:p w14:paraId="72244498">
            <w:pPr>
              <w:numPr>
                <w:ilvl w:val="0"/>
                <w:numId w:val="0"/>
              </w:numPr>
              <w:rPr>
                <w:rFonts w:hint="default" w:ascii="宋体" w:hAnsi="宋体" w:eastAsia="宋体" w:cs="宋体"/>
                <w:spacing w:val="9"/>
                <w:sz w:val="21"/>
                <w:szCs w:val="21"/>
                <w:lang w:val="en-US" w:eastAsia="zh-CN"/>
              </w:rPr>
            </w:pPr>
            <w:r>
              <w:rPr>
                <w:rFonts w:hint="eastAsia" w:ascii="宋体" w:hAnsi="宋体" w:eastAsia="宋体" w:cs="宋体"/>
                <w:spacing w:val="9"/>
                <w:sz w:val="21"/>
                <w:szCs w:val="21"/>
                <w:lang w:val="en-US" w:eastAsia="zh-CN"/>
              </w:rPr>
              <w:t>2.</w:t>
            </w:r>
            <w:r>
              <w:rPr>
                <w:rFonts w:hint="default" w:ascii="宋体" w:hAnsi="宋体" w:eastAsia="宋体" w:cs="宋体"/>
                <w:spacing w:val="9"/>
                <w:sz w:val="21"/>
                <w:szCs w:val="21"/>
                <w:lang w:val="en-US" w:eastAsia="zh-CN"/>
              </w:rPr>
              <w:t>草酸根配位能力</w:t>
            </w:r>
            <w:r>
              <w:rPr>
                <w:rFonts w:hint="eastAsia" w:ascii="宋体" w:hAnsi="宋体" w:eastAsia="宋体" w:cs="宋体"/>
                <w:spacing w:val="9"/>
                <w:sz w:val="21"/>
                <w:szCs w:val="21"/>
                <w:lang w:val="en-US" w:eastAsia="zh-CN"/>
              </w:rPr>
              <w:t>&gt;</w:t>
            </w:r>
            <w:r>
              <w:rPr>
                <w:rFonts w:hint="default" w:ascii="宋体" w:hAnsi="宋体" w:eastAsia="宋体" w:cs="宋体"/>
                <w:spacing w:val="9"/>
                <w:sz w:val="21"/>
                <w:szCs w:val="21"/>
                <w:lang w:val="en-US" w:eastAsia="zh-CN"/>
              </w:rPr>
              <w:t>F⁻&gt;SCN⁻。</w:t>
            </w:r>
          </w:p>
          <w:p w14:paraId="5E3A271E">
            <w:pPr>
              <w:numPr>
                <w:ilvl w:val="0"/>
                <w:numId w:val="0"/>
              </w:numPr>
              <w:rPr>
                <w:rFonts w:hint="default" w:ascii="宋体" w:hAnsi="宋体" w:eastAsia="宋体" w:cs="宋体"/>
                <w:spacing w:val="9"/>
                <w:sz w:val="21"/>
                <w:szCs w:val="21"/>
                <w:lang w:val="en-US" w:eastAsia="zh-CN"/>
              </w:rPr>
            </w:pPr>
            <w:r>
              <w:rPr>
                <w:rFonts w:hint="default" w:ascii="宋体" w:hAnsi="宋体" w:eastAsia="宋体" w:cs="宋体"/>
                <w:spacing w:val="9"/>
                <w:sz w:val="21"/>
                <w:szCs w:val="21"/>
                <w:lang w:val="en-US" w:eastAsia="zh-CN"/>
              </w:rPr>
              <w:t>（2）在 0.5mol·L-1 K3 [Fe(CN)6]和产品溶液中分别滴入 2mol·L- 1 NaOH ，对比现象有何不同? [ Fe(CN)6]3-与[Fe(C2O4)3]3-比较，何者较稳定?</w:t>
            </w:r>
          </w:p>
          <w:p w14:paraId="74405AC1">
            <w:pPr>
              <w:numPr>
                <w:ilvl w:val="0"/>
                <w:numId w:val="0"/>
              </w:numPr>
              <w:rPr>
                <w:rFonts w:hint="eastAsia" w:ascii="宋体" w:hAnsi="宋体" w:eastAsia="宋体" w:cs="宋体"/>
                <w:spacing w:val="9"/>
                <w:sz w:val="21"/>
                <w:szCs w:val="21"/>
                <w:lang w:val="en-US" w:eastAsia="zh-CN"/>
              </w:rPr>
            </w:pPr>
            <w:r>
              <w:rPr>
                <w:rFonts w:hint="eastAsia" w:ascii="宋体" w:hAnsi="宋体" w:eastAsia="宋体" w:cs="宋体"/>
                <w:spacing w:val="9"/>
                <w:sz w:val="21"/>
                <w:szCs w:val="21"/>
                <w:lang w:val="en-US" w:eastAsia="zh-CN"/>
              </w:rPr>
              <w:t>现象：铁氰化钾溶液由深色变浅绿，产品溶液立即产生橙色沉淀最后变为褐色</w:t>
            </w:r>
          </w:p>
          <w:p w14:paraId="2F88BBAF">
            <w:pPr>
              <w:numPr>
                <w:ilvl w:val="0"/>
                <w:numId w:val="0"/>
              </w:numPr>
              <w:rPr>
                <w:rFonts w:hint="default" w:ascii="宋体" w:hAnsi="宋体" w:eastAsia="宋体" w:cs="宋体"/>
                <w:spacing w:val="9"/>
                <w:sz w:val="21"/>
                <w:szCs w:val="21"/>
                <w:lang w:val="en-US" w:eastAsia="zh-CN"/>
              </w:rPr>
            </w:pPr>
            <w:r>
              <w:rPr>
                <w:rFonts w:hint="eastAsia" w:ascii="宋体" w:hAnsi="宋体" w:eastAsia="宋体" w:cs="宋体"/>
                <w:spacing w:val="9"/>
                <w:sz w:val="21"/>
                <w:szCs w:val="21"/>
                <w:lang w:val="en-US" w:eastAsia="zh-CN"/>
              </w:rPr>
              <w:t>结论：1.</w:t>
            </w:r>
            <w:r>
              <w:rPr>
                <w:rFonts w:hint="default" w:ascii="宋体" w:hAnsi="宋体" w:eastAsia="宋体" w:cs="宋体"/>
                <w:spacing w:val="9"/>
                <w:sz w:val="21"/>
                <w:szCs w:val="21"/>
                <w:lang w:val="en-US" w:eastAsia="zh-CN"/>
              </w:rPr>
              <w:t>[Fe (CN)₆]³⁻ 比 [Fe (C₂O₄)₃]³⁻ 更稳定，不易被碱破坏；三草酸合铁 (Ⅲ) 配离子耐碱性差，易解离生成铁的氢氧化物沉淀。</w:t>
            </w:r>
          </w:p>
          <w:p w14:paraId="36266885">
            <w:pPr>
              <w:numPr>
                <w:ilvl w:val="0"/>
                <w:numId w:val="0"/>
              </w:numPr>
              <w:rPr>
                <w:rFonts w:hint="default" w:ascii="宋体" w:hAnsi="宋体" w:eastAsia="宋体" w:cs="宋体"/>
                <w:spacing w:val="9"/>
                <w:sz w:val="21"/>
                <w:szCs w:val="21"/>
                <w:lang w:val="en-US" w:eastAsia="zh-CN"/>
              </w:rPr>
            </w:pPr>
            <w:r>
              <w:rPr>
                <w:rFonts w:hint="eastAsia" w:ascii="宋体" w:hAnsi="宋体" w:eastAsia="宋体" w:cs="宋体"/>
                <w:spacing w:val="9"/>
                <w:sz w:val="21"/>
                <w:szCs w:val="21"/>
                <w:lang w:val="en-US" w:eastAsia="zh-CN"/>
              </w:rPr>
              <w:t>2.</w:t>
            </w:r>
            <w:r>
              <w:rPr>
                <w:rFonts w:hint="default" w:ascii="宋体" w:hAnsi="宋体" w:eastAsia="宋体" w:cs="宋体"/>
                <w:spacing w:val="9"/>
                <w:sz w:val="21"/>
                <w:szCs w:val="21"/>
                <w:lang w:val="en-US" w:eastAsia="zh-CN"/>
              </w:rPr>
              <w:t>最终配位能力顺序</w:t>
            </w:r>
          </w:p>
          <w:p w14:paraId="5ECD6116">
            <w:pPr>
              <w:numPr>
                <w:ilvl w:val="0"/>
                <w:numId w:val="0"/>
              </w:numPr>
              <w:rPr>
                <w:rFonts w:hint="default" w:ascii="宋体" w:hAnsi="宋体" w:eastAsia="宋体" w:cs="宋体"/>
                <w:spacing w:val="9"/>
                <w:sz w:val="21"/>
                <w:szCs w:val="21"/>
                <w:lang w:val="en-US" w:eastAsia="zh-CN"/>
              </w:rPr>
            </w:pPr>
            <w:r>
              <w:rPr>
                <w:rFonts w:hint="default" w:ascii="宋体" w:hAnsi="宋体" w:eastAsia="宋体" w:cs="宋体"/>
                <w:spacing w:val="9"/>
                <w:sz w:val="21"/>
                <w:szCs w:val="21"/>
                <w:lang w:val="en-US" w:eastAsia="zh-CN"/>
              </w:rPr>
              <w:t>CN⁻ &gt; C₂O₄²⁻ &gt; F⁻ &gt; SCN⁻</w:t>
            </w:r>
          </w:p>
          <w:p w14:paraId="32A1C7E0">
            <w:pPr>
              <w:numPr>
                <w:ilvl w:val="0"/>
                <w:numId w:val="0"/>
              </w:numPr>
              <w:rPr>
                <w:rFonts w:hint="default" w:ascii="宋体" w:hAnsi="宋体" w:eastAsia="宋体" w:cs="宋体"/>
                <w:spacing w:val="9"/>
                <w:sz w:val="21"/>
                <w:szCs w:val="21"/>
                <w:lang w:val="en-US" w:eastAsia="zh-CN"/>
              </w:rPr>
            </w:pPr>
            <w:ins w:id="5" w:author="WPS_1559650426" w:date="2026-06-25T09:14:15Z">
              <w:r>
                <w:rPr>
                  <w:rFonts w:hint="eastAsia" w:ascii="宋体" w:hAnsi="宋体" w:eastAsia="宋体" w:cs="宋体"/>
                  <w:spacing w:val="9"/>
                  <w:sz w:val="21"/>
                  <w:szCs w:val="21"/>
                  <w:lang w:val="en-US" w:eastAsia="zh-CN"/>
                </w:rPr>
                <w:t>与</w:t>
              </w:r>
            </w:ins>
            <w:ins w:id="6" w:author="WPS_1559650426" w:date="2026-06-25T09:14:19Z">
              <w:r>
                <w:rPr>
                  <w:rFonts w:hint="eastAsia" w:ascii="宋体" w:hAnsi="宋体" w:eastAsia="宋体" w:cs="宋体"/>
                  <w:spacing w:val="9"/>
                  <w:sz w:val="21"/>
                  <w:szCs w:val="21"/>
                  <w:lang w:val="en-US" w:eastAsia="zh-CN"/>
                </w:rPr>
                <w:t>理论</w:t>
              </w:r>
            </w:ins>
            <w:ins w:id="7" w:author="WPS_1559650426" w:date="2026-06-25T09:14:20Z">
              <w:r>
                <w:rPr>
                  <w:rFonts w:hint="eastAsia" w:ascii="宋体" w:hAnsi="宋体" w:eastAsia="宋体" w:cs="宋体"/>
                  <w:spacing w:val="9"/>
                  <w:sz w:val="21"/>
                  <w:szCs w:val="21"/>
                  <w:lang w:val="en-US" w:eastAsia="zh-CN"/>
                </w:rPr>
                <w:t>比较</w:t>
              </w:r>
            </w:ins>
            <w:ins w:id="8" w:author="WPS_1559650426" w:date="2026-06-25T09:14:21Z">
              <w:r>
                <w:rPr>
                  <w:rFonts w:hint="eastAsia" w:ascii="宋体" w:hAnsi="宋体" w:eastAsia="宋体" w:cs="宋体"/>
                  <w:spacing w:val="9"/>
                  <w:sz w:val="21"/>
                  <w:szCs w:val="21"/>
                  <w:lang w:val="en-US" w:eastAsia="zh-CN"/>
                </w:rPr>
                <w:t>？</w:t>
              </w:r>
            </w:ins>
          </w:p>
          <w:p w14:paraId="405097DA">
            <w:pPr>
              <w:numPr>
                <w:ilvl w:val="0"/>
                <w:numId w:val="0"/>
              </w:numPr>
              <w:rPr>
                <w:rFonts w:hint="default" w:ascii="宋体" w:hAnsi="宋体" w:eastAsia="宋体" w:cs="宋体"/>
                <w:spacing w:val="9"/>
                <w:sz w:val="21"/>
                <w:szCs w:val="21"/>
                <w:lang w:val="en-US" w:eastAsia="zh-CN"/>
              </w:rPr>
            </w:pPr>
          </w:p>
          <w:p w14:paraId="751C3F4C">
            <w:pPr>
              <w:rPr>
                <w:rFonts w:hint="eastAsia"/>
                <w:u w:val="none"/>
                <w:vertAlign w:val="baseline"/>
                <w:lang w:val="en-US" w:eastAsia="zh-CN"/>
              </w:rPr>
            </w:pPr>
            <w:r>
              <w:rPr>
                <w:rFonts w:hint="eastAsia"/>
                <w:u w:val="none"/>
                <w:vertAlign w:val="baseline"/>
                <w:lang w:val="en-US" w:eastAsia="zh-CN"/>
              </w:rPr>
              <w:t>五：结论，问题和讨论</w:t>
            </w:r>
          </w:p>
          <w:p w14:paraId="6C39B9BE">
            <w:pPr>
              <w:rPr>
                <w:rFonts w:hint="eastAsia"/>
                <w:u w:val="none"/>
                <w:vertAlign w:val="baseline"/>
                <w:lang w:val="en-US" w:eastAsia="zh-CN"/>
              </w:rPr>
            </w:pPr>
            <w:r>
              <w:rPr>
                <w:rFonts w:hint="eastAsia"/>
                <w:u w:val="none"/>
                <w:vertAlign w:val="baseline"/>
                <w:lang w:val="en-US" w:eastAsia="zh-CN"/>
              </w:rPr>
              <w:t>讨论：</w:t>
            </w:r>
          </w:p>
          <w:p w14:paraId="68D613AB">
            <w:pPr>
              <w:rPr>
                <w:rFonts w:hint="eastAsia" w:ascii="宋体" w:hAnsi="宋体" w:eastAsia="宋体" w:cs="宋体"/>
                <w:sz w:val="20"/>
                <w:szCs w:val="20"/>
                <w:lang w:eastAsia="zh-CN"/>
              </w:rPr>
            </w:pPr>
            <w:r>
              <w:rPr>
                <w:rFonts w:hint="eastAsia"/>
                <w:u w:val="none"/>
                <w:vertAlign w:val="baseline"/>
                <w:lang w:val="en-US" w:eastAsia="zh-CN"/>
              </w:rPr>
              <w:t>1.</w:t>
            </w:r>
            <w:r>
              <w:rPr>
                <w:rFonts w:hint="eastAsia"/>
                <w:sz w:val="20"/>
                <w:szCs w:val="20"/>
                <w:u w:val="none"/>
                <w:vertAlign w:val="baseline"/>
                <w:lang w:val="en-US" w:eastAsia="zh-CN"/>
              </w:rPr>
              <w:t>为什么</w:t>
            </w:r>
            <w:r>
              <w:rPr>
                <w:rFonts w:hint="eastAsia" w:ascii="宋体" w:hAnsi="宋体" w:eastAsia="宋体" w:cs="宋体"/>
                <w:sz w:val="20"/>
                <w:szCs w:val="20"/>
              </w:rPr>
              <w:t>本次实验中，0.1mol/L K₂C₂O₄溶液与三草酸合铁酸钾产品溶液分别加入饱和酒石酸氢钠溶液后，经摇匀、摩擦试管内壁并静置 30 分钟均未观察到白色沉淀，现象无明显区别</w:t>
            </w:r>
            <w:r>
              <w:rPr>
                <w:rFonts w:hint="eastAsia" w:ascii="宋体" w:hAnsi="宋体" w:eastAsia="宋体" w:cs="宋体"/>
                <w:sz w:val="20"/>
                <w:szCs w:val="20"/>
                <w:lang w:eastAsia="zh-CN"/>
              </w:rPr>
              <w:t>？</w:t>
            </w:r>
          </w:p>
          <w:p w14:paraId="65C62C25">
            <w:pPr>
              <w:numPr>
                <w:ilvl w:val="0"/>
                <w:numId w:val="0"/>
              </w:num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可能原因：</w:t>
            </w:r>
          </w:p>
          <w:p w14:paraId="7685821E">
            <w:pPr>
              <w:numPr>
                <w:ilvl w:val="0"/>
                <w:numId w:val="0"/>
              </w:num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a.K⁺浓度不足：0.1 mol/L K₂C₂O₄与产品溶液的 K⁺浓度均较低，未达到酒石酸氢钾（KHC₄H₄O₆）的溶度积，无法形成沉淀。</w:t>
            </w:r>
          </w:p>
          <w:p w14:paraId="2DB8B2A0">
            <w:pPr>
              <w:numPr>
                <w:ilvl w:val="0"/>
                <w:numId w:val="0"/>
              </w:numP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b. 方法灵敏度低：酒石酸氢钠检定 K⁺对浓度要求高，稀溶液中很难观察到沉淀，该方法不适合本次低浓度体系。</w:t>
            </w:r>
          </w:p>
          <w:p w14:paraId="13AF63D6">
            <w:pPr>
              <w:numPr>
                <w:ilvl w:val="0"/>
                <w:numId w:val="0"/>
              </w:numPr>
              <w:rPr>
                <w:rFonts w:hint="eastAsia" w:ascii="宋体" w:hAnsi="宋体" w:eastAsia="宋体" w:cs="宋体"/>
                <w:sz w:val="20"/>
                <w:szCs w:val="20"/>
                <w:lang w:val="en-US" w:eastAsia="zh-CN"/>
              </w:rPr>
            </w:pPr>
          </w:p>
          <w:p w14:paraId="60EDFC8F">
            <w:pPr>
              <w:numPr>
                <w:ilvl w:val="0"/>
                <w:numId w:val="7"/>
              </w:numPr>
              <w:rPr>
                <w:rFonts w:hint="eastAsia" w:ascii="宋体" w:hAnsi="宋体" w:eastAsia="宋体" w:cs="宋体"/>
                <w:spacing w:val="9"/>
                <w:sz w:val="20"/>
                <w:szCs w:val="20"/>
                <w:lang w:val="en-US" w:eastAsia="zh-CN"/>
              </w:rPr>
            </w:pPr>
            <w:r>
              <w:rPr>
                <w:rFonts w:hint="eastAsia" w:ascii="宋体" w:hAnsi="宋体" w:eastAsia="宋体" w:cs="宋体"/>
                <w:sz w:val="20"/>
                <w:szCs w:val="20"/>
                <w:lang w:val="en-US" w:eastAsia="zh-CN"/>
              </w:rPr>
              <w:t>为什么“</w:t>
            </w:r>
            <w:r>
              <w:rPr>
                <w:rFonts w:ascii="宋体" w:hAnsi="宋体" w:eastAsia="宋体" w:cs="宋体"/>
                <w:spacing w:val="10"/>
                <w:sz w:val="20"/>
                <w:szCs w:val="20"/>
              </w:rPr>
              <w:t>用毛笔蘸此混合液在白纸上写字，</w:t>
            </w:r>
            <w:r>
              <w:rPr>
                <w:rFonts w:ascii="宋体" w:hAnsi="宋体" w:eastAsia="宋体" w:cs="宋体"/>
                <w:spacing w:val="9"/>
                <w:sz w:val="20"/>
                <w:szCs w:val="20"/>
              </w:rPr>
              <w:t>字迹经强光照射后，由浅黄色变为蓝色。</w:t>
            </w:r>
            <w:r>
              <w:rPr>
                <w:rFonts w:hint="eastAsia" w:ascii="宋体" w:hAnsi="宋体" w:eastAsia="宋体" w:cs="宋体"/>
                <w:spacing w:val="9"/>
                <w:sz w:val="20"/>
                <w:szCs w:val="20"/>
                <w:lang w:eastAsia="zh-CN"/>
              </w:rPr>
              <w:t>”</w:t>
            </w:r>
            <w:r>
              <w:rPr>
                <w:rFonts w:hint="eastAsia" w:ascii="宋体" w:hAnsi="宋体" w:eastAsia="宋体" w:cs="宋体"/>
                <w:spacing w:val="9"/>
                <w:sz w:val="20"/>
                <w:szCs w:val="20"/>
                <w:lang w:val="en-US" w:eastAsia="zh-CN"/>
              </w:rPr>
              <w:t>这一步的图案颜色变化是图案周围的轮廓先变蓝，中间再变蓝？</w:t>
            </w:r>
          </w:p>
          <w:p w14:paraId="7E59D639">
            <w:pPr>
              <w:numPr>
                <w:ilvl w:val="0"/>
                <w:numId w:val="8"/>
              </w:numPr>
              <w:rPr>
                <w:rFonts w:hint="default"/>
                <w:u w:val="none"/>
                <w:vertAlign w:val="baseline"/>
                <w:lang w:val="en-US" w:eastAsia="zh-CN"/>
              </w:rPr>
            </w:pPr>
            <w:r>
              <w:rPr>
                <w:rFonts w:hint="default"/>
                <w:u w:val="none"/>
                <w:vertAlign w:val="baseline"/>
                <w:lang w:val="en-US" w:eastAsia="zh-CN"/>
              </w:rPr>
              <w:t>光照强度差异：字迹边缘 / 轮廓直接暴露在强光下，光照最充分、光量子接收最多，三草酸合铁酸钾的光解反应最快，因此最先生成足量的 Fe²⁺，与 K₃[Fe(CN)₆] 反应立刻显蓝色。</w:t>
            </w:r>
          </w:p>
          <w:p w14:paraId="194563C7">
            <w:pPr>
              <w:numPr>
                <w:ilvl w:val="0"/>
                <w:numId w:val="8"/>
              </w:numPr>
              <w:rPr>
                <w:rFonts w:hint="default"/>
                <w:u w:val="none"/>
                <w:vertAlign w:val="baseline"/>
                <w:lang w:val="en-US" w:eastAsia="zh-CN"/>
              </w:rPr>
            </w:pPr>
            <w:r>
              <w:rPr>
                <w:rFonts w:hint="default"/>
                <w:u w:val="none"/>
                <w:vertAlign w:val="baseline"/>
                <w:lang w:val="en-US" w:eastAsia="zh-CN"/>
              </w:rPr>
              <w:t>液体渗透与浓度分布：毛笔写字时，混合液会向字迹边缘扩散、堆积，边缘的混合液浓度更高、Fe³⁺ 更多，光解后生成的 Fe²⁺ 也更多，显色更快更明显。</w:t>
            </w:r>
          </w:p>
          <w:p w14:paraId="46BB8BFA">
            <w:pPr>
              <w:numPr>
                <w:ilvl w:val="0"/>
                <w:numId w:val="8"/>
              </w:numPr>
              <w:rPr>
                <w:rFonts w:hint="default"/>
                <w:u w:val="none"/>
                <w:vertAlign w:val="baseline"/>
                <w:lang w:val="en-US" w:eastAsia="zh-CN"/>
              </w:rPr>
            </w:pPr>
            <w:r>
              <w:rPr>
                <w:rFonts w:hint="default"/>
                <w:u w:val="none"/>
                <w:vertAlign w:val="baseline"/>
                <w:lang w:val="en-US" w:eastAsia="zh-CN"/>
              </w:rPr>
              <w:t>中间区域反应滞后：字迹中间液体层较厚，光线难以穿透到底层，光解反应滞后；同时中间液体扩散慢，离子接触稍慢，因此比轮廓后变蓝。</w:t>
            </w:r>
          </w:p>
          <w:p w14:paraId="5894AC2A">
            <w:pPr>
              <w:numPr>
                <w:ilvl w:val="0"/>
                <w:numId w:val="8"/>
              </w:numPr>
              <w:rPr>
                <w:rFonts w:hint="default"/>
                <w:u w:val="none"/>
                <w:vertAlign w:val="baseline"/>
                <w:lang w:val="en-US" w:eastAsia="zh-CN"/>
              </w:rPr>
            </w:pPr>
            <w:r>
              <w:rPr>
                <w:rFonts w:hint="default"/>
                <w:u w:val="none"/>
                <w:vertAlign w:val="baseline"/>
                <w:lang w:val="en-US" w:eastAsia="zh-CN"/>
              </w:rPr>
              <w:t>光化学反应的推进规律：光解需要光子持续入射，反应从最外层接收光照的位置开始，逐步向内部推进，最终呈现出轮廓先蓝、中间后蓝的视觉效果。</w:t>
            </w:r>
          </w:p>
          <w:p w14:paraId="34355D45">
            <w:pPr>
              <w:numPr>
                <w:ilvl w:val="0"/>
                <w:numId w:val="0"/>
              </w:numPr>
              <w:rPr>
                <w:rFonts w:hint="default"/>
                <w:u w:val="none"/>
                <w:vertAlign w:val="baseline"/>
                <w:lang w:val="en-US" w:eastAsia="zh-CN"/>
              </w:rPr>
            </w:pPr>
          </w:p>
          <w:p w14:paraId="6B9B7BC0">
            <w:pPr>
              <w:spacing w:before="125" w:line="228" w:lineRule="auto"/>
              <w:ind w:left="2"/>
              <w:outlineLvl w:val="3"/>
              <w:rPr>
                <w:rFonts w:hint="eastAsia"/>
                <w:u w:val="none"/>
                <w:vertAlign w:val="baseline"/>
                <w:lang w:val="en-US" w:eastAsia="zh-CN"/>
              </w:rPr>
            </w:pPr>
            <w:r>
              <w:rPr>
                <w:rFonts w:hint="eastAsia"/>
                <w:u w:val="none"/>
                <w:vertAlign w:val="baseline"/>
                <w:lang w:val="en-US" w:eastAsia="zh-CN"/>
              </w:rPr>
              <w:t>反思：</w:t>
            </w:r>
          </w:p>
          <w:p w14:paraId="07E54D56">
            <w:pPr>
              <w:spacing w:before="125" w:line="228" w:lineRule="auto"/>
              <w:ind w:left="2"/>
              <w:outlineLvl w:val="3"/>
              <w:rPr>
                <w:rFonts w:hint="eastAsia" w:ascii="Times New Roman" w:hAnsi="Times New Roman" w:eastAsia="宋体" w:cs="Times New Roman"/>
                <w:b w:val="0"/>
                <w:bCs w:val="0"/>
                <w:spacing w:val="4"/>
                <w:sz w:val="20"/>
                <w:szCs w:val="20"/>
                <w:lang w:val="en-US" w:eastAsia="zh-CN"/>
              </w:rPr>
            </w:pPr>
            <w:r>
              <w:rPr>
                <w:rFonts w:ascii="宋体" w:hAnsi="宋体" w:eastAsia="宋体" w:cs="宋体"/>
                <w:b w:val="0"/>
                <w:bCs w:val="0"/>
                <w:spacing w:val="4"/>
                <w:sz w:val="20"/>
                <w:szCs w:val="20"/>
              </w:rPr>
              <w:t>制</w:t>
            </w:r>
            <w:r>
              <w:rPr>
                <w:rFonts w:ascii="宋体" w:hAnsi="宋体" w:eastAsia="宋体" w:cs="宋体"/>
                <w:b w:val="0"/>
                <w:bCs w:val="0"/>
                <w:spacing w:val="-32"/>
                <w:sz w:val="20"/>
                <w:szCs w:val="20"/>
              </w:rPr>
              <w:t xml:space="preserve"> </w:t>
            </w:r>
            <w:r>
              <w:rPr>
                <w:rFonts w:ascii="Times New Roman" w:hAnsi="Times New Roman" w:eastAsia="Times New Roman" w:cs="Times New Roman"/>
                <w:b w:val="0"/>
                <w:bCs w:val="0"/>
                <w:sz w:val="20"/>
                <w:szCs w:val="20"/>
              </w:rPr>
              <w:t>FeC</w:t>
            </w:r>
            <w:r>
              <w:rPr>
                <w:rFonts w:ascii="Times New Roman" w:hAnsi="Times New Roman" w:eastAsia="Times New Roman" w:cs="Times New Roman"/>
                <w:b w:val="0"/>
                <w:bCs w:val="0"/>
                <w:spacing w:val="4"/>
                <w:position w:val="-1"/>
                <w:sz w:val="13"/>
                <w:szCs w:val="13"/>
              </w:rPr>
              <w:t>2</w:t>
            </w:r>
            <w:r>
              <w:rPr>
                <w:rFonts w:ascii="Times New Roman" w:hAnsi="Times New Roman" w:eastAsia="Times New Roman" w:cs="Times New Roman"/>
                <w:b w:val="0"/>
                <w:bCs w:val="0"/>
                <w:spacing w:val="4"/>
                <w:sz w:val="20"/>
                <w:szCs w:val="20"/>
              </w:rPr>
              <w:t>O</w:t>
            </w:r>
            <w:r>
              <w:rPr>
                <w:rFonts w:ascii="Times New Roman" w:hAnsi="Times New Roman" w:eastAsia="Times New Roman" w:cs="Times New Roman"/>
                <w:b w:val="0"/>
                <w:bCs w:val="0"/>
                <w:spacing w:val="4"/>
                <w:position w:val="-1"/>
                <w:sz w:val="13"/>
                <w:szCs w:val="13"/>
              </w:rPr>
              <w:t>4</w:t>
            </w:r>
            <w:r>
              <w:rPr>
                <w:rFonts w:ascii="Times New Roman" w:hAnsi="Times New Roman" w:eastAsia="Times New Roman" w:cs="Times New Roman"/>
                <w:b w:val="0"/>
                <w:bCs w:val="0"/>
                <w:spacing w:val="4"/>
                <w:sz w:val="20"/>
                <w:szCs w:val="20"/>
              </w:rPr>
              <w:t>·2H</w:t>
            </w:r>
            <w:r>
              <w:rPr>
                <w:rFonts w:ascii="Times New Roman" w:hAnsi="Times New Roman" w:eastAsia="Times New Roman" w:cs="Times New Roman"/>
                <w:b w:val="0"/>
                <w:bCs w:val="0"/>
                <w:spacing w:val="4"/>
                <w:position w:val="-1"/>
                <w:sz w:val="13"/>
                <w:szCs w:val="13"/>
              </w:rPr>
              <w:t xml:space="preserve">2 </w:t>
            </w:r>
            <w:r>
              <w:rPr>
                <w:rFonts w:ascii="Times New Roman" w:hAnsi="Times New Roman" w:eastAsia="Times New Roman" w:cs="Times New Roman"/>
                <w:b w:val="0"/>
                <w:bCs w:val="0"/>
                <w:spacing w:val="4"/>
                <w:sz w:val="20"/>
                <w:szCs w:val="20"/>
              </w:rPr>
              <w:t>O</w:t>
            </w:r>
            <w:r>
              <w:rPr>
                <w:rFonts w:hint="eastAsia" w:ascii="Times New Roman" w:hAnsi="Times New Roman" w:eastAsia="宋体" w:cs="Times New Roman"/>
                <w:b w:val="0"/>
                <w:bCs w:val="0"/>
                <w:spacing w:val="4"/>
                <w:sz w:val="20"/>
                <w:szCs w:val="20"/>
                <w:lang w:val="en-US" w:eastAsia="zh-CN"/>
              </w:rPr>
              <w:t>这一步中没有设计实验以验证反应完全，导致铁没有氧化完全，导致后果如下：</w:t>
            </w:r>
          </w:p>
          <w:p w14:paraId="0C85D5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b w:val="0"/>
                <w:bCs w:val="0"/>
                <w:color w:val="000000"/>
                <w:sz w:val="16"/>
                <w:szCs w:val="16"/>
              </w:rPr>
            </w:pPr>
            <w:r>
              <w:rPr>
                <w:rFonts w:hint="eastAsia"/>
                <w:b w:val="0"/>
                <w:bCs w:val="0"/>
                <w:color w:val="000000"/>
                <w:sz w:val="16"/>
                <w:szCs w:val="16"/>
                <w:lang w:val="en-US" w:eastAsia="zh-CN"/>
              </w:rPr>
              <w:t>1.</w:t>
            </w:r>
            <w:r>
              <w:rPr>
                <w:b w:val="0"/>
                <w:bCs w:val="0"/>
                <w:color w:val="000000"/>
                <w:sz w:val="16"/>
                <w:szCs w:val="16"/>
              </w:rPr>
              <w:t>产物纯度下降：溶液中残留未反应的 **Fe²⁺** 与 SO₄²⁻、NH₄⁺等杂质，导致后续得到的草酸亚铁固体不纯。</w:t>
            </w:r>
          </w:p>
          <w:p w14:paraId="672F1DE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eastAsiaTheme="minorEastAsia"/>
                <w:b w:val="0"/>
                <w:bCs w:val="0"/>
                <w:color w:val="000000"/>
                <w:sz w:val="16"/>
                <w:szCs w:val="16"/>
                <w:lang w:val="en-US" w:eastAsia="zh-CN"/>
              </w:rPr>
            </w:pPr>
            <w:r>
              <w:rPr>
                <w:rFonts w:hint="eastAsia"/>
                <w:b w:val="0"/>
                <w:bCs w:val="0"/>
                <w:color w:val="000000"/>
                <w:sz w:val="16"/>
                <w:szCs w:val="16"/>
                <w:lang w:val="en-US" w:eastAsia="zh-CN"/>
              </w:rPr>
              <w:t>2.</w:t>
            </w:r>
            <w:r>
              <w:rPr>
                <w:b w:val="0"/>
                <w:bCs w:val="0"/>
                <w:color w:val="000000"/>
                <w:sz w:val="16"/>
                <w:szCs w:val="16"/>
              </w:rPr>
              <w:t>洗涤难度增大：残留 SO₄²⁻难以洗净，会长期检出，无法达到洗涤终点。</w:t>
            </w:r>
            <w:ins w:id="9" w:author="WPS_1559650426" w:date="2026-06-25T09:15:00Z">
              <w:r>
                <w:rPr>
                  <w:rFonts w:hint="eastAsia"/>
                  <w:b w:val="0"/>
                  <w:bCs w:val="0"/>
                  <w:color w:val="000000"/>
                  <w:sz w:val="16"/>
                  <w:szCs w:val="16"/>
                  <w:lang w:val="en-US" w:eastAsia="zh-CN"/>
                </w:rPr>
                <w:t>(</w:t>
              </w:r>
            </w:ins>
            <w:ins w:id="10" w:author="WPS_1559650426" w:date="2026-06-25T09:15:05Z">
              <w:r>
                <w:rPr>
                  <w:rFonts w:hint="eastAsia"/>
                  <w:b w:val="0"/>
                  <w:bCs w:val="0"/>
                  <w:color w:val="000000"/>
                  <w:sz w:val="16"/>
                  <w:szCs w:val="16"/>
                  <w:lang w:val="en-US" w:eastAsia="zh-CN"/>
                </w:rPr>
                <w:t>这个与</w:t>
              </w:r>
            </w:ins>
            <w:ins w:id="11" w:author="WPS_1559650426" w:date="2026-06-25T09:15:07Z">
              <w:r>
                <w:rPr>
                  <w:rFonts w:hint="eastAsia"/>
                  <w:b w:val="0"/>
                  <w:bCs w:val="0"/>
                  <w:color w:val="000000"/>
                  <w:sz w:val="16"/>
                  <w:szCs w:val="16"/>
                  <w:lang w:val="en-US" w:eastAsia="zh-CN"/>
                </w:rPr>
                <w:t>反应</w:t>
              </w:r>
            </w:ins>
            <w:ins w:id="12" w:author="WPS_1559650426" w:date="2026-06-25T09:15:08Z">
              <w:r>
                <w:rPr>
                  <w:rFonts w:hint="eastAsia"/>
                  <w:b w:val="0"/>
                  <w:bCs w:val="0"/>
                  <w:color w:val="000000"/>
                  <w:sz w:val="16"/>
                  <w:szCs w:val="16"/>
                  <w:lang w:val="en-US" w:eastAsia="zh-CN"/>
                </w:rPr>
                <w:t>完全</w:t>
              </w:r>
            </w:ins>
            <w:ins w:id="13" w:author="WPS_1559650426" w:date="2026-06-25T09:15:09Z">
              <w:r>
                <w:rPr>
                  <w:rFonts w:hint="eastAsia"/>
                  <w:b w:val="0"/>
                  <w:bCs w:val="0"/>
                  <w:color w:val="000000"/>
                  <w:sz w:val="16"/>
                  <w:szCs w:val="16"/>
                  <w:lang w:val="en-US" w:eastAsia="zh-CN"/>
                </w:rPr>
                <w:t>没有</w:t>
              </w:r>
            </w:ins>
            <w:ins w:id="14" w:author="WPS_1559650426" w:date="2026-06-25T09:15:10Z">
              <w:r>
                <w:rPr>
                  <w:rFonts w:hint="eastAsia"/>
                  <w:b w:val="0"/>
                  <w:bCs w:val="0"/>
                  <w:color w:val="000000"/>
                  <w:sz w:val="16"/>
                  <w:szCs w:val="16"/>
                  <w:lang w:val="en-US" w:eastAsia="zh-CN"/>
                </w:rPr>
                <w:t>太大</w:t>
              </w:r>
            </w:ins>
            <w:ins w:id="15" w:author="WPS_1559650426" w:date="2026-06-25T09:15:11Z">
              <w:r>
                <w:rPr>
                  <w:rFonts w:hint="eastAsia"/>
                  <w:b w:val="0"/>
                  <w:bCs w:val="0"/>
                  <w:color w:val="000000"/>
                  <w:sz w:val="16"/>
                  <w:szCs w:val="16"/>
                  <w:lang w:val="en-US" w:eastAsia="zh-CN"/>
                </w:rPr>
                <w:t>关系</w:t>
              </w:r>
            </w:ins>
            <w:ins w:id="16" w:author="WPS_1559650426" w:date="2026-06-25T09:15:12Z">
              <w:r>
                <w:rPr>
                  <w:rFonts w:hint="eastAsia"/>
                  <w:b w:val="0"/>
                  <w:bCs w:val="0"/>
                  <w:color w:val="000000"/>
                  <w:sz w:val="16"/>
                  <w:szCs w:val="16"/>
                  <w:lang w:val="en-US" w:eastAsia="zh-CN"/>
                </w:rPr>
                <w:t>）</w:t>
              </w:r>
            </w:ins>
          </w:p>
          <w:p w14:paraId="6A89D2B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eastAsiaTheme="minorEastAsia"/>
                <w:b w:val="0"/>
                <w:bCs w:val="0"/>
                <w:color w:val="000000"/>
                <w:sz w:val="16"/>
                <w:szCs w:val="16"/>
                <w:lang w:val="en-US" w:eastAsia="zh-CN"/>
              </w:rPr>
            </w:pPr>
            <w:r>
              <w:rPr>
                <w:rFonts w:hint="eastAsia"/>
                <w:b w:val="0"/>
                <w:bCs w:val="0"/>
                <w:color w:val="000000"/>
                <w:sz w:val="16"/>
                <w:szCs w:val="16"/>
                <w:lang w:val="en-US" w:eastAsia="zh-CN"/>
              </w:rPr>
              <w:t>3.</w:t>
            </w:r>
            <w:r>
              <w:rPr>
                <w:b w:val="0"/>
                <w:bCs w:val="0"/>
                <w:color w:val="000000"/>
                <w:sz w:val="16"/>
                <w:szCs w:val="16"/>
              </w:rPr>
              <w:t>影响后续氧化步骤：残留 Fe²⁺会在加入 H₂O₂时额外消耗氧化剂，导致</w:t>
            </w:r>
            <w:r>
              <w:rPr>
                <w:rStyle w:val="8"/>
                <w:b w:val="0"/>
                <w:bCs w:val="0"/>
                <w:color w:val="000000"/>
                <w:sz w:val="16"/>
                <w:szCs w:val="16"/>
              </w:rPr>
              <w:t>Fe (Ⅱ) 氧化不彻底</w:t>
            </w:r>
            <w:r>
              <w:rPr>
                <w:b w:val="0"/>
                <w:bCs w:val="0"/>
                <w:color w:val="000000"/>
                <w:sz w:val="16"/>
                <w:szCs w:val="16"/>
              </w:rPr>
              <w:t>。</w:t>
            </w:r>
            <w:ins w:id="17" w:author="WPS_1559650426" w:date="2026-06-25T09:15:23Z">
              <w:r>
                <w:rPr>
                  <w:rFonts w:hint="eastAsia"/>
                  <w:b w:val="0"/>
                  <w:bCs w:val="0"/>
                  <w:color w:val="000000"/>
                  <w:sz w:val="16"/>
                  <w:szCs w:val="16"/>
                  <w:lang w:eastAsia="zh-CN"/>
                </w:rPr>
                <w:t>（</w:t>
              </w:r>
            </w:ins>
            <w:ins w:id="18" w:author="WPS_1559650426" w:date="2026-06-25T09:15:36Z">
              <w:r>
                <w:rPr>
                  <w:rFonts w:hint="eastAsia"/>
                  <w:b w:val="0"/>
                  <w:bCs w:val="0"/>
                  <w:color w:val="000000"/>
                  <w:sz w:val="16"/>
                  <w:szCs w:val="16"/>
                  <w:lang w:val="en-US" w:eastAsia="zh-CN"/>
                </w:rPr>
                <w:t>都是</w:t>
              </w:r>
            </w:ins>
            <w:ins w:id="19" w:author="WPS_1559650426" w:date="2026-06-25T09:15:38Z">
              <w:r>
                <w:rPr>
                  <w:rFonts w:hint="eastAsia"/>
                  <w:b w:val="0"/>
                  <w:bCs w:val="0"/>
                  <w:color w:val="000000"/>
                  <w:sz w:val="16"/>
                  <w:szCs w:val="16"/>
                  <w:lang w:val="en-US" w:eastAsia="zh-CN"/>
                </w:rPr>
                <w:t>Fe2</w:t>
              </w:r>
            </w:ins>
            <w:ins w:id="20" w:author="WPS_1559650426" w:date="2026-06-25T09:15:40Z">
              <w:r>
                <w:rPr>
                  <w:rFonts w:hint="eastAsia"/>
                  <w:b w:val="0"/>
                  <w:bCs w:val="0"/>
                  <w:color w:val="000000"/>
                  <w:sz w:val="16"/>
                  <w:szCs w:val="16"/>
                  <w:lang w:val="en-US" w:eastAsia="zh-CN"/>
                </w:rPr>
                <w:t xml:space="preserve">+ </w:t>
              </w:r>
            </w:ins>
            <w:ins w:id="21" w:author="WPS_1559650426" w:date="2026-06-25T09:15:44Z">
              <w:r>
                <w:rPr>
                  <w:rFonts w:hint="eastAsia"/>
                  <w:b w:val="0"/>
                  <w:bCs w:val="0"/>
                  <w:color w:val="000000"/>
                  <w:sz w:val="16"/>
                  <w:szCs w:val="16"/>
                  <w:lang w:val="en-US" w:eastAsia="zh-CN"/>
                </w:rPr>
                <w:t>应该</w:t>
              </w:r>
            </w:ins>
            <w:ins w:id="22" w:author="WPS_1559650426" w:date="2026-06-25T09:15:45Z">
              <w:r>
                <w:rPr>
                  <w:rFonts w:hint="eastAsia"/>
                  <w:b w:val="0"/>
                  <w:bCs w:val="0"/>
                  <w:color w:val="000000"/>
                  <w:sz w:val="16"/>
                  <w:szCs w:val="16"/>
                  <w:lang w:val="en-US" w:eastAsia="zh-CN"/>
                </w:rPr>
                <w:t>没有</w:t>
              </w:r>
            </w:ins>
            <w:ins w:id="23" w:author="WPS_1559650426" w:date="2026-06-25T09:15:46Z">
              <w:r>
                <w:rPr>
                  <w:rFonts w:hint="eastAsia"/>
                  <w:b w:val="0"/>
                  <w:bCs w:val="0"/>
                  <w:color w:val="000000"/>
                  <w:sz w:val="16"/>
                  <w:szCs w:val="16"/>
                  <w:lang w:val="en-US" w:eastAsia="zh-CN"/>
                </w:rPr>
                <w:t>什么</w:t>
              </w:r>
            </w:ins>
            <w:ins w:id="24" w:author="WPS_1559650426" w:date="2026-06-25T09:15:50Z">
              <w:r>
                <w:rPr>
                  <w:rFonts w:hint="eastAsia"/>
                  <w:b w:val="0"/>
                  <w:bCs w:val="0"/>
                  <w:color w:val="000000"/>
                  <w:sz w:val="16"/>
                  <w:szCs w:val="16"/>
                  <w:lang w:val="en-US" w:eastAsia="zh-CN"/>
                </w:rPr>
                <w:t>额外</w:t>
              </w:r>
            </w:ins>
            <w:ins w:id="25" w:author="WPS_1559650426" w:date="2026-06-25T09:15:52Z">
              <w:r>
                <w:rPr>
                  <w:rFonts w:hint="eastAsia"/>
                  <w:b w:val="0"/>
                  <w:bCs w:val="0"/>
                  <w:color w:val="000000"/>
                  <w:sz w:val="16"/>
                  <w:szCs w:val="16"/>
                  <w:lang w:val="en-US" w:eastAsia="zh-CN"/>
                </w:rPr>
                <w:t>消耗</w:t>
              </w:r>
            </w:ins>
            <w:ins w:id="26" w:author="WPS_1559650426" w:date="2026-06-25T09:15:54Z">
              <w:r>
                <w:rPr>
                  <w:rFonts w:hint="eastAsia"/>
                  <w:b w:val="0"/>
                  <w:bCs w:val="0"/>
                  <w:color w:val="000000"/>
                  <w:sz w:val="16"/>
                  <w:szCs w:val="16"/>
                  <w:lang w:val="en-US" w:eastAsia="zh-CN"/>
                </w:rPr>
                <w:t>双氧水</w:t>
              </w:r>
            </w:ins>
            <w:ins w:id="27" w:author="WPS_1559650426" w:date="2026-06-25T09:15:55Z">
              <w:r>
                <w:rPr>
                  <w:rFonts w:hint="eastAsia"/>
                  <w:b w:val="0"/>
                  <w:bCs w:val="0"/>
                  <w:color w:val="000000"/>
                  <w:sz w:val="16"/>
                  <w:szCs w:val="16"/>
                  <w:lang w:val="en-US" w:eastAsia="zh-CN"/>
                </w:rPr>
                <w:t>的问题</w:t>
              </w:r>
            </w:ins>
            <w:ins w:id="28" w:author="WPS_1559650426" w:date="2026-06-25T09:15:56Z">
              <w:r>
                <w:rPr>
                  <w:rFonts w:hint="eastAsia"/>
                  <w:b w:val="0"/>
                  <w:bCs w:val="0"/>
                  <w:color w:val="000000"/>
                  <w:sz w:val="16"/>
                  <w:szCs w:val="16"/>
                  <w:lang w:val="en-US" w:eastAsia="zh-CN"/>
                </w:rPr>
                <w:t>）</w:t>
              </w:r>
            </w:ins>
          </w:p>
          <w:p w14:paraId="2CAB0F4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b w:val="0"/>
                <w:bCs w:val="0"/>
                <w:color w:val="000000"/>
                <w:sz w:val="16"/>
                <w:szCs w:val="16"/>
              </w:rPr>
            </w:pPr>
            <w:r>
              <w:rPr>
                <w:rFonts w:hint="eastAsia"/>
                <w:b w:val="0"/>
                <w:bCs w:val="0"/>
                <w:color w:val="000000"/>
                <w:sz w:val="16"/>
                <w:szCs w:val="16"/>
                <w:lang w:val="en-US" w:eastAsia="zh-CN"/>
              </w:rPr>
              <w:t>4.</w:t>
            </w:r>
            <w:r>
              <w:rPr>
                <w:b w:val="0"/>
                <w:bCs w:val="0"/>
                <w:color w:val="000000"/>
                <w:sz w:val="16"/>
                <w:szCs w:val="16"/>
              </w:rPr>
              <w:t>最终产率降低：未转化的 Fe²⁺无法进入配合物合成，直接造成目标产物</w:t>
            </w:r>
            <w:r>
              <w:rPr>
                <w:rStyle w:val="8"/>
                <w:b w:val="0"/>
                <w:bCs w:val="0"/>
                <w:color w:val="000000"/>
                <w:sz w:val="16"/>
                <w:szCs w:val="16"/>
              </w:rPr>
              <w:t>三草酸合铁酸钾产量减少</w:t>
            </w:r>
            <w:r>
              <w:rPr>
                <w:b w:val="0"/>
                <w:bCs w:val="0"/>
                <w:color w:val="000000"/>
                <w:sz w:val="16"/>
                <w:szCs w:val="16"/>
              </w:rPr>
              <w:t>。</w:t>
            </w:r>
          </w:p>
          <w:p w14:paraId="50C041A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eastAsiaTheme="minorEastAsia"/>
                <w:b w:val="0"/>
                <w:bCs w:val="0"/>
                <w:color w:val="000000"/>
                <w:sz w:val="16"/>
                <w:szCs w:val="16"/>
                <w:lang w:eastAsia="zh-CN"/>
              </w:rPr>
            </w:pPr>
            <w:r>
              <w:rPr>
                <w:rFonts w:hint="eastAsia"/>
                <w:b w:val="0"/>
                <w:bCs w:val="0"/>
                <w:color w:val="000000"/>
                <w:sz w:val="16"/>
                <w:szCs w:val="16"/>
                <w:lang w:val="en-US" w:eastAsia="zh-CN"/>
              </w:rPr>
              <w:t>5.</w:t>
            </w:r>
            <w:r>
              <w:rPr>
                <w:b w:val="0"/>
                <w:bCs w:val="0"/>
                <w:color w:val="000000"/>
                <w:sz w:val="16"/>
                <w:szCs w:val="16"/>
              </w:rPr>
              <w:t>产品颜色异常：体系中混有杂质与未完全反应的铁盐，会让产物颜色偏黄、偏暗，而非纯正翠绿色</w:t>
            </w:r>
            <w:ins w:id="29" w:author="WPS_1559650426" w:date="2026-06-25T09:16:03Z">
              <w:r>
                <w:rPr>
                  <w:rFonts w:hint="eastAsia"/>
                  <w:b w:val="0"/>
                  <w:bCs w:val="0"/>
                  <w:color w:val="000000"/>
                  <w:sz w:val="16"/>
                  <w:szCs w:val="16"/>
                  <w:lang w:eastAsia="zh-CN"/>
                </w:rPr>
                <w:t>（</w:t>
              </w:r>
            </w:ins>
            <w:ins w:id="30" w:author="WPS_1559650426" w:date="2026-06-25T09:16:04Z">
              <w:r>
                <w:rPr>
                  <w:rFonts w:hint="eastAsia"/>
                  <w:b w:val="0"/>
                  <w:bCs w:val="0"/>
                  <w:color w:val="000000"/>
                  <w:sz w:val="16"/>
                  <w:szCs w:val="16"/>
                  <w:lang w:eastAsia="zh-CN"/>
                </w:rPr>
                <w:t>？</w:t>
              </w:r>
            </w:ins>
            <w:ins w:id="31" w:author="WPS_1559650426" w:date="2026-06-25T09:16:05Z">
              <w:r>
                <w:rPr>
                  <w:rFonts w:hint="eastAsia"/>
                  <w:b w:val="0"/>
                  <w:bCs w:val="0"/>
                  <w:color w:val="000000"/>
                  <w:sz w:val="16"/>
                  <w:szCs w:val="16"/>
                  <w:lang w:eastAsia="zh-CN"/>
                </w:rPr>
                <w:t>）</w:t>
              </w:r>
            </w:ins>
          </w:p>
          <w:p w14:paraId="5141009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000000"/>
                <w:sz w:val="16"/>
                <w:szCs w:val="16"/>
              </w:rPr>
            </w:pPr>
          </w:p>
          <w:p w14:paraId="59E78C0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color w:val="000000"/>
                <w:sz w:val="21"/>
                <w:szCs w:val="21"/>
                <w:lang w:val="en-US" w:eastAsia="zh-CN"/>
              </w:rPr>
            </w:pPr>
            <w:r>
              <w:rPr>
                <w:rFonts w:hint="eastAsia"/>
                <w:color w:val="000000"/>
                <w:sz w:val="21"/>
                <w:szCs w:val="21"/>
                <w:lang w:val="en-US" w:eastAsia="zh-CN"/>
              </w:rPr>
              <w:t>思考题：</w:t>
            </w:r>
          </w:p>
          <w:p w14:paraId="45CC9A9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color w:val="000000"/>
                <w:sz w:val="21"/>
                <w:szCs w:val="21"/>
                <w:lang w:val="en-US" w:eastAsia="zh-CN"/>
              </w:rPr>
            </w:pPr>
            <w:r>
              <w:rPr>
                <w:rFonts w:hint="eastAsia"/>
                <w:color w:val="000000"/>
                <w:sz w:val="21"/>
                <w:szCs w:val="21"/>
                <w:lang w:val="en-US" w:eastAsia="zh-CN"/>
              </w:rPr>
              <w:t>1.（1）滴加速度过快会使局部浓度过高，反应剧烈放热，易导致过氧化氢自身分解，氧化不完全，还可能产生大量氢氧化铁沉淀难以溶解。滴加速度过慢会使氧化时间过长，亚铁离子不能及时被氧化，体系易被空气氧化，导致副反应增多、产物纯度下降。过氧化氢作氧化剂的优点是氧化能力适中，还原产物为水，不引入杂质离子，后处理简单，无污染。</w:t>
            </w:r>
          </w:p>
          <w:p w14:paraId="29E69D6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color w:val="000000"/>
                <w:sz w:val="21"/>
                <w:szCs w:val="21"/>
                <w:lang w:val="en-US" w:eastAsia="zh-CN"/>
              </w:rPr>
            </w:pPr>
            <w:r>
              <w:rPr>
                <w:rFonts w:hint="eastAsia"/>
                <w:color w:val="000000"/>
                <w:sz w:val="21"/>
                <w:szCs w:val="21"/>
                <w:lang w:val="en-US" w:eastAsia="zh-CN"/>
              </w:rPr>
              <w:t>（2）不能。三草酸合铁酸钾受热易分解，蒸干的高温环境会使其分解失效。直接蒸干会使杂质随晶体一起析出，严重降低产品纯度。实验应采用乙醇溶剂替换法进行低温结晶。</w:t>
            </w:r>
          </w:p>
          <w:p w14:paraId="6FDDB0C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color w:val="000000"/>
                <w:sz w:val="21"/>
                <w:szCs w:val="21"/>
                <w:lang w:val="en-US" w:eastAsia="zh-CN"/>
              </w:rPr>
            </w:pPr>
            <w:r>
              <w:rPr>
                <w:rFonts w:hint="eastAsia"/>
                <w:color w:val="000000"/>
                <w:sz w:val="21"/>
                <w:szCs w:val="21"/>
                <w:lang w:val="en-US" w:eastAsia="zh-CN"/>
              </w:rPr>
              <w:t>（3）需要洗去可溶性杂质，包括硫酸根、铵根离子以及过量的草酸，洗涤终点为洗涤液中检验不到硫酸根离子。</w:t>
            </w:r>
          </w:p>
          <w:p w14:paraId="6485756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color w:val="000000"/>
                <w:sz w:val="21"/>
                <w:szCs w:val="21"/>
                <w:lang w:val="en-US" w:eastAsia="zh-CN"/>
              </w:rPr>
            </w:pPr>
            <w:r>
              <w:rPr>
                <w:rFonts w:hint="eastAsia"/>
                <w:color w:val="000000"/>
                <w:sz w:val="21"/>
                <w:szCs w:val="21"/>
                <w:lang w:val="en-US" w:eastAsia="zh-CN"/>
              </w:rPr>
              <w:t>（4）可以直接由三价铁盐制备，将氯化铁或硝酸铁溶液与草酸钾溶液按比例混合，调节酸度后直接配位结晶即可。更佳方法是以氢氧化铁或三价铁盐与草酸、草酸钾一步反应，控制 pH 直接合成，步骤更短、产率更高、污染更小。</w:t>
            </w:r>
          </w:p>
          <w:p w14:paraId="317DCB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color w:val="000000"/>
                <w:sz w:val="21"/>
                <w:szCs w:val="21"/>
                <w:lang w:val="en-US" w:eastAsia="zh-CN"/>
              </w:rPr>
            </w:pPr>
            <w:r>
              <w:rPr>
                <w:rFonts w:hint="eastAsia"/>
                <w:color w:val="000000"/>
                <w:sz w:val="21"/>
                <w:szCs w:val="21"/>
                <w:lang w:val="en-US" w:eastAsia="zh-CN"/>
              </w:rPr>
              <w:t>（5）过氧化氢不宜过量，过量会加剧自身分解，引入过多水分，影响后续结晶。草酸不宜过量太多，过量会降低溶液 pH，影响配合物稳定性，也会降低产率。草酸逐滴加入是为了防止局部酸度过大破坏配合物，使氢氧化铁沉淀缓慢且完全溶解，保证得到澄清的绿色溶液。</w:t>
            </w:r>
          </w:p>
          <w:p w14:paraId="5A33B22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color w:val="000000"/>
                <w:sz w:val="21"/>
                <w:szCs w:val="21"/>
                <w:lang w:val="en-US" w:eastAsia="zh-CN"/>
              </w:rPr>
            </w:pPr>
            <w:r>
              <w:rPr>
                <w:rFonts w:hint="eastAsia"/>
                <w:color w:val="000000"/>
                <w:sz w:val="21"/>
                <w:szCs w:val="21"/>
                <w:lang w:val="en-US" w:eastAsia="zh-CN"/>
              </w:rPr>
              <w:t>（6）应根据摩尔盐的用量计算产率，摩尔盐是实验起始原料，属于限量反应物，铁元素全部进入目标产物。</w:t>
            </w:r>
          </w:p>
          <w:p w14:paraId="4FB3697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color w:val="000000"/>
                <w:sz w:val="21"/>
                <w:szCs w:val="21"/>
                <w:lang w:val="en-US" w:eastAsia="zh-CN"/>
              </w:rPr>
            </w:pPr>
            <w:r>
              <w:rPr>
                <w:rFonts w:hint="eastAsia"/>
                <w:color w:val="000000"/>
                <w:sz w:val="21"/>
                <w:szCs w:val="21"/>
                <w:lang w:val="en-US" w:eastAsia="zh-CN"/>
              </w:rPr>
              <w:t>2.中心离子的性质会影响配合物稳定性，电荷越高、半径越小、极化能力越强，配合物越稳定。配体的性质会影响配合物稳定性，配体碱性越强、配位能力越强，螯合环数量越多，配合物越稳定。溶液酸度会影响配合物稳定性，酸效应会降低配体浓度，使配合物稳定性下降。温度升高通常会使配合物稳定性降低。溶剂极性与溶液离子强度会影响配位平衡，进而改变配合物稳定性。溶液中共存的其他配体或沉淀剂会发生竞争配位，降低目标配合物的稳定性。</w:t>
            </w:r>
          </w:p>
          <w:p w14:paraId="1A238F4B">
            <w:pPr>
              <w:spacing w:before="125" w:line="228" w:lineRule="auto"/>
              <w:ind w:left="2"/>
              <w:outlineLvl w:val="3"/>
              <w:rPr>
                <w:rFonts w:hint="default" w:ascii="Times New Roman" w:hAnsi="Times New Roman" w:eastAsia="宋体" w:cs="Times New Roman"/>
                <w:b w:val="0"/>
                <w:bCs w:val="0"/>
                <w:spacing w:val="4"/>
                <w:sz w:val="20"/>
                <w:szCs w:val="20"/>
                <w:lang w:val="en-US" w:eastAsia="zh-CN"/>
              </w:rPr>
            </w:pPr>
          </w:p>
          <w:p w14:paraId="11D42FF1">
            <w:pPr>
              <w:numPr>
                <w:ilvl w:val="0"/>
                <w:numId w:val="0"/>
              </w:numPr>
              <w:rPr>
                <w:rFonts w:hint="default" w:ascii="宋体" w:hAnsi="宋体" w:eastAsia="宋体" w:cs="宋体"/>
                <w:spacing w:val="9"/>
                <w:sz w:val="21"/>
                <w:szCs w:val="21"/>
                <w:lang w:val="en-US" w:eastAsia="zh-CN"/>
              </w:rPr>
            </w:pPr>
          </w:p>
        </w:tc>
      </w:tr>
      <w:tr w14:paraId="7BEE2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29" w:hRule="atLeast"/>
        </w:trPr>
        <w:tc>
          <w:tcPr>
            <w:tcW w:w="9645" w:type="dxa"/>
          </w:tcPr>
          <w:p w14:paraId="4C8C74A3">
            <w:pPr>
              <w:numPr>
                <w:ilvl w:val="0"/>
                <w:numId w:val="0"/>
              </w:numPr>
              <w:rPr>
                <w:rFonts w:hint="default"/>
                <w:u w:val="none"/>
                <w:vertAlign w:val="baseline"/>
                <w:lang w:val="en-US" w:eastAsia="zh-CN"/>
              </w:rPr>
            </w:pPr>
          </w:p>
        </w:tc>
      </w:tr>
      <w:tr w14:paraId="61069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38" w:hRule="atLeast"/>
        </w:trPr>
        <w:tc>
          <w:tcPr>
            <w:tcW w:w="9645" w:type="dxa"/>
          </w:tcPr>
          <w:p w14:paraId="7729F3B3">
            <w:pPr>
              <w:rPr>
                <w:rFonts w:hint="eastAsia"/>
                <w:u w:val="none"/>
                <w:vertAlign w:val="baseline"/>
                <w:lang w:val="en-US" w:eastAsia="zh-CN"/>
              </w:rPr>
            </w:pPr>
          </w:p>
        </w:tc>
      </w:tr>
    </w:tbl>
    <w:p w14:paraId="0CAC77D7">
      <w:pPr>
        <w:rPr>
          <w:rFonts w:hint="default"/>
          <w:u w:val="none"/>
          <w:lang w:val="en-US" w:eastAsia="zh-CN"/>
        </w:rPr>
      </w:pPr>
    </w:p>
    <w:sectPr>
      <w:footerReference r:id="rId3" w:type="default"/>
      <w:pgSz w:w="11906" w:h="16838"/>
      <w:pgMar w:top="1440" w:right="1800" w:bottom="1440" w:left="1800"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Emoji">
    <w:panose1 w:val="020B0502040204020203"/>
    <w:charset w:val="00"/>
    <w:family w:val="auto"/>
    <w:pitch w:val="default"/>
    <w:sig w:usb0="00000001" w:usb1="02000000" w:usb2="00000000" w:usb3="00000000" w:csb0="00000001"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A9F7B3">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F5EAA8">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8F5EAA8">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083716"/>
    <w:multiLevelType w:val="singleLevel"/>
    <w:tmpl w:val="B5083716"/>
    <w:lvl w:ilvl="0" w:tentative="0">
      <w:start w:val="1"/>
      <w:numFmt w:val="lowerLetter"/>
      <w:lvlText w:val="%1."/>
      <w:lvlJc w:val="left"/>
      <w:pPr>
        <w:tabs>
          <w:tab w:val="left" w:pos="312"/>
        </w:tabs>
      </w:pPr>
    </w:lvl>
  </w:abstractNum>
  <w:abstractNum w:abstractNumId="1">
    <w:nsid w:val="D3FCCB72"/>
    <w:multiLevelType w:val="singleLevel"/>
    <w:tmpl w:val="D3FCCB72"/>
    <w:lvl w:ilvl="0" w:tentative="0">
      <w:start w:val="4"/>
      <w:numFmt w:val="chineseCounting"/>
      <w:suff w:val="nothing"/>
      <w:lvlText w:val="%1．"/>
      <w:lvlJc w:val="left"/>
      <w:rPr>
        <w:rFonts w:hint="eastAsia"/>
      </w:rPr>
    </w:lvl>
  </w:abstractNum>
  <w:abstractNum w:abstractNumId="2">
    <w:nsid w:val="E0301228"/>
    <w:multiLevelType w:val="singleLevel"/>
    <w:tmpl w:val="E0301228"/>
    <w:lvl w:ilvl="0" w:tentative="0">
      <w:start w:val="1"/>
      <w:numFmt w:val="chineseCounting"/>
      <w:suff w:val="nothing"/>
      <w:lvlText w:val="%1、"/>
      <w:lvlJc w:val="left"/>
      <w:rPr>
        <w:rFonts w:hint="eastAsia"/>
      </w:rPr>
    </w:lvl>
  </w:abstractNum>
  <w:abstractNum w:abstractNumId="3">
    <w:nsid w:val="E30EF8FF"/>
    <w:multiLevelType w:val="singleLevel"/>
    <w:tmpl w:val="E30EF8FF"/>
    <w:lvl w:ilvl="0" w:tentative="0">
      <w:start w:val="1"/>
      <w:numFmt w:val="lowerLetter"/>
      <w:suff w:val="space"/>
      <w:lvlText w:val="%1."/>
      <w:lvlJc w:val="left"/>
    </w:lvl>
  </w:abstractNum>
  <w:abstractNum w:abstractNumId="4">
    <w:nsid w:val="429D2D67"/>
    <w:multiLevelType w:val="singleLevel"/>
    <w:tmpl w:val="429D2D67"/>
    <w:lvl w:ilvl="0" w:tentative="0">
      <w:start w:val="2"/>
      <w:numFmt w:val="decimal"/>
      <w:suff w:val="nothing"/>
      <w:lvlText w:val="（%1）"/>
      <w:lvlJc w:val="left"/>
    </w:lvl>
  </w:abstractNum>
  <w:abstractNum w:abstractNumId="5">
    <w:nsid w:val="4A3908ED"/>
    <w:multiLevelType w:val="singleLevel"/>
    <w:tmpl w:val="4A3908ED"/>
    <w:lvl w:ilvl="0" w:tentative="0">
      <w:start w:val="3"/>
      <w:numFmt w:val="decimal"/>
      <w:suff w:val="space"/>
      <w:lvlText w:val="%1."/>
      <w:lvlJc w:val="left"/>
    </w:lvl>
  </w:abstractNum>
  <w:abstractNum w:abstractNumId="6">
    <w:nsid w:val="56C263D6"/>
    <w:multiLevelType w:val="singleLevel"/>
    <w:tmpl w:val="56C263D6"/>
    <w:lvl w:ilvl="0" w:tentative="0">
      <w:start w:val="1"/>
      <w:numFmt w:val="chineseCounting"/>
      <w:suff w:val="nothing"/>
      <w:lvlText w:val="%1．"/>
      <w:lvlJc w:val="left"/>
      <w:rPr>
        <w:rFonts w:hint="eastAsia"/>
      </w:rPr>
    </w:lvl>
  </w:abstractNum>
  <w:abstractNum w:abstractNumId="7">
    <w:nsid w:val="7CC1C758"/>
    <w:multiLevelType w:val="singleLevel"/>
    <w:tmpl w:val="7CC1C758"/>
    <w:lvl w:ilvl="0" w:tentative="0">
      <w:start w:val="2"/>
      <w:numFmt w:val="decimal"/>
      <w:lvlText w:val="%1."/>
      <w:lvlJc w:val="left"/>
      <w:pPr>
        <w:tabs>
          <w:tab w:val="left" w:pos="312"/>
        </w:tabs>
      </w:pPr>
    </w:lvl>
  </w:abstractNum>
  <w:num w:numId="1">
    <w:abstractNumId w:val="2"/>
  </w:num>
  <w:num w:numId="2">
    <w:abstractNumId w:val="6"/>
  </w:num>
  <w:num w:numId="3">
    <w:abstractNumId w:val="1"/>
  </w:num>
  <w:num w:numId="4">
    <w:abstractNumId w:val="4"/>
  </w:num>
  <w:num w:numId="5">
    <w:abstractNumId w:val="5"/>
  </w:num>
  <w:num w:numId="6">
    <w:abstractNumId w:val="3"/>
  </w:num>
  <w:num w:numId="7">
    <w:abstractNumId w:val="7"/>
  </w:num>
  <w:num w:numId="8">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559650426">
    <w15:presenceInfo w15:providerId="WPS Office" w15:userId="24919550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ZmZTk0MmQ2NTUzYmMwY2ExODAwZGVhMmYzN2MyYjkifQ=="/>
  </w:docVars>
  <w:rsids>
    <w:rsidRoot w:val="12657693"/>
    <w:rsid w:val="1162105B"/>
    <w:rsid w:val="12657693"/>
    <w:rsid w:val="136E2756"/>
    <w:rsid w:val="17A83D52"/>
    <w:rsid w:val="21561580"/>
    <w:rsid w:val="34CF6B76"/>
    <w:rsid w:val="4AEF62FE"/>
    <w:rsid w:val="4C0D4ED3"/>
    <w:rsid w:val="4DF27705"/>
    <w:rsid w:val="4E4E78A9"/>
    <w:rsid w:val="52E176A7"/>
    <w:rsid w:val="54F561FA"/>
    <w:rsid w:val="613C63B1"/>
    <w:rsid w:val="6732696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Calibri" w:hAnsi="Calibri" w:eastAsia="Calibri" w:cs="Calibri"/>
      <w:sz w:val="20"/>
      <w:szCs w:val="20"/>
      <w:lang w:val="en-US" w:eastAsia="en-US" w:bidi="ar-SA"/>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4328</Words>
  <Characters>5233</Characters>
  <Lines>0</Lines>
  <Paragraphs>0</Paragraphs>
  <TotalTime>69</TotalTime>
  <ScaleCrop>false</ScaleCrop>
  <LinksUpToDate>false</LinksUpToDate>
  <CharactersWithSpaces>5599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2023-12-05T05:26:00Z</dcterms:created>
  <dc:creator>Administrator</dc:creator>
  <cp:lastModifiedBy>WPS_1559650426</cp:lastModifiedBy>
  <dcterms:modified xsi:type="dcterms:W3CDTF">2026-06-25T01:16:40Z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2DD2708A29E243BAA69270838FEE5D9B_11</vt:lpwstr>
  </property>
  <property fmtid="{D5CDD505-2E9C-101B-9397-08002B2CF9AE}" pid="4" name="KSOTemplateDocerSaveRecord">
    <vt:lpwstr>eyJoZGlkIjoiMmMwZGVkNjM0MjA0Njg5ZjlmOGQ1M2E1ODdhMzM1ZmEiLCJ1c2VySWQiOiI1NzE0MDEzOTAifQ==</vt:lpwstr>
  </property>
</Properties>
</file>