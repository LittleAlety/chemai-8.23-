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7AF74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武汉大学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化学与分子科学学院</w:t>
      </w:r>
    </w:p>
    <w:p w14:paraId="17A7A952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  <w:lang w:val="en-US" w:eastAsia="zh-CN"/>
        </w:rPr>
        <w:t xml:space="preserve">       基础化学实验02        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课程实验报告</w:t>
      </w:r>
    </w:p>
    <w:p w14:paraId="3485E984">
      <w:pPr>
        <w:rPr>
          <w:rFonts w:hint="eastAsia"/>
          <w:sz w:val="24"/>
          <w:szCs w:val="24"/>
          <w:u w:val="none"/>
          <w:lang w:val="en-US" w:eastAsia="zh-CN"/>
        </w:rPr>
      </w:pPr>
    </w:p>
    <w:tbl>
      <w:tblPr>
        <w:tblStyle w:val="5"/>
        <w:tblpPr w:leftFromText="180" w:rightFromText="180" w:vertAnchor="text" w:horzAnchor="page" w:tblpX="1443" w:tblpY="355"/>
        <w:tblOverlap w:val="never"/>
        <w:tblW w:w="9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558"/>
        <w:gridCol w:w="753"/>
        <w:gridCol w:w="981"/>
        <w:gridCol w:w="748"/>
        <w:gridCol w:w="2041"/>
        <w:gridCol w:w="1081"/>
        <w:gridCol w:w="1317"/>
      </w:tblGrid>
      <w:tr w14:paraId="49BF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3979FED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79609A2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三草酸合铁酸钾的制备及其性质</w:t>
            </w:r>
          </w:p>
        </w:tc>
        <w:tc>
          <w:tcPr>
            <w:tcW w:w="1081" w:type="dxa"/>
            <w:vAlign w:val="center"/>
          </w:tcPr>
          <w:p w14:paraId="1C79077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317" w:type="dxa"/>
          </w:tcPr>
          <w:p w14:paraId="22E205F5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胡锴</w:t>
            </w:r>
          </w:p>
        </w:tc>
      </w:tr>
      <w:tr w14:paraId="673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2D9DBFA5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7577474F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谢君</w:t>
            </w:r>
          </w:p>
        </w:tc>
        <w:tc>
          <w:tcPr>
            <w:tcW w:w="753" w:type="dxa"/>
            <w:vAlign w:val="center"/>
          </w:tcPr>
          <w:p w14:paraId="0F14B6C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年级</w:t>
            </w:r>
          </w:p>
        </w:tc>
        <w:tc>
          <w:tcPr>
            <w:tcW w:w="981" w:type="dxa"/>
            <w:vAlign w:val="center"/>
          </w:tcPr>
          <w:p w14:paraId="37C5BDB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</w:t>
            </w:r>
          </w:p>
        </w:tc>
        <w:tc>
          <w:tcPr>
            <w:tcW w:w="748" w:type="dxa"/>
            <w:vAlign w:val="center"/>
          </w:tcPr>
          <w:p w14:paraId="1728D3B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2041" w:type="dxa"/>
            <w:vAlign w:val="center"/>
          </w:tcPr>
          <w:p w14:paraId="777690D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2025302033009</w:t>
            </w:r>
          </w:p>
        </w:tc>
        <w:tc>
          <w:tcPr>
            <w:tcW w:w="1081" w:type="dxa"/>
            <w:vAlign w:val="center"/>
          </w:tcPr>
          <w:p w14:paraId="15891B5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成    绩</w:t>
            </w:r>
          </w:p>
        </w:tc>
        <w:tc>
          <w:tcPr>
            <w:tcW w:w="1317" w:type="dxa"/>
          </w:tcPr>
          <w:p w14:paraId="558D15E8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ins w:id="0" w:author="WPS_1559650426" w:date="2026-06-25T09:09:12Z">
              <w:r>
                <w:rPr>
                  <w:rFonts w:hint="eastAsia"/>
                  <w:b w:val="0"/>
                  <w:bCs w:val="0"/>
                  <w:sz w:val="18"/>
                  <w:szCs w:val="18"/>
                  <w:u w:val="none"/>
                  <w:vertAlign w:val="baseline"/>
                  <w:lang w:val="en-US" w:eastAsia="zh-CN"/>
                </w:rPr>
                <w:t>B</w:t>
              </w:r>
            </w:ins>
            <w:bookmarkStart w:id="0" w:name="_GoBack"/>
            <w:bookmarkEnd w:id="0"/>
          </w:p>
        </w:tc>
      </w:tr>
      <w:tr w14:paraId="1E7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1D540901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实验目的                                       四、 实验内容（步骤及现象）</w:t>
            </w:r>
          </w:p>
          <w:p w14:paraId="72455428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实验原理                                       五、 数据记录和处理</w:t>
            </w:r>
          </w:p>
          <w:p w14:paraId="04D1BB04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4715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9617" w:type="dxa"/>
            <w:gridSpan w:val="8"/>
          </w:tcPr>
          <w:p w14:paraId="1D24B3A8">
            <w:pPr>
              <w:numPr>
                <w:ilvl w:val="0"/>
                <w:numId w:val="2"/>
              </w:numP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实验目的   </w:t>
            </w:r>
          </w:p>
          <w:p w14:paraId="50DD9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说明简单配合物制备的一般方法，阐述三草酸合铁（Ⅲ）酸钾制备的 基本原理。 </w:t>
            </w:r>
          </w:p>
          <w:p w14:paraId="6AD4D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能用“溶剂替换法”进行结晶的操作。 </w:t>
            </w:r>
          </w:p>
          <w:p w14:paraId="167AA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能说明三草酸合铁（Ⅲ）酸钾的光化学性质及用途。 </w:t>
            </w:r>
          </w:p>
          <w:p w14:paraId="5FA39D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4.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能解释酸度、浓度等对配位平衡的影响，比较配位离子的相对稳定。</w:t>
            </w:r>
          </w:p>
          <w:p w14:paraId="6850EF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二、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实验原理   </w:t>
            </w:r>
          </w:p>
          <w:p w14:paraId="5ED7B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本实验是以铁</w:t>
            </w: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Ⅱ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盐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(NH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FeSO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·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6H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摩尔盐为原料，首先摩尔盐与草酸反应制备得到难溶性的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·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；然后在有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存在下，用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将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氧化成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[Fe(C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，同时有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Fe(OH)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3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生成；其后加适量的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溶液，可使其完全转化成配合物；最后利用化合物的溶解性特点，利用溶剂替换法使目标产物从溶液中析出。</w:t>
            </w:r>
          </w:p>
          <w:p w14:paraId="735698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三、实验试剂及仪器（试剂物理常数、装置图等）</w:t>
            </w:r>
          </w:p>
          <w:p w14:paraId="7716A5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 g (NH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·FeSO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 6H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</w:p>
          <w:p w14:paraId="09C6C9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3mol· 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</w:p>
          <w:p w14:paraId="2EDE28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3.1.7g+3.5g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</w:p>
          <w:p w14:paraId="6270FA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</w:t>
            </w:r>
          </w:p>
          <w:p w14:paraId="3844B01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无水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乙醇</w:t>
            </w:r>
          </w:p>
          <w:p w14:paraId="0C8D470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％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</w:t>
            </w:r>
          </w:p>
          <w:p w14:paraId="6281F2D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</w:t>
            </w:r>
          </w:p>
          <w:p w14:paraId="47CBD16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溶液</w:t>
            </w:r>
          </w:p>
          <w:p w14:paraId="0A5C3DA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饱和酒石酸氢钠（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NaH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）溶液</w:t>
            </w:r>
          </w:p>
          <w:p w14:paraId="487664F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5m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CaCl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</w:t>
            </w:r>
          </w:p>
          <w:p w14:paraId="7EE9591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溶液</w:t>
            </w:r>
          </w:p>
          <w:p w14:paraId="56CC237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m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KSCN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溶液</w:t>
            </w:r>
          </w:p>
          <w:p w14:paraId="1856994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6mol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HAc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溶液</w:t>
            </w:r>
          </w:p>
          <w:p w14:paraId="034A3F4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氨水溶液</w:t>
            </w:r>
          </w:p>
          <w:p w14:paraId="1F15056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</w:t>
            </w:r>
          </w:p>
          <w:p w14:paraId="5872F75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L 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溶液</w:t>
            </w:r>
          </w:p>
          <w:p w14:paraId="3EE5C35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NaOH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溶液</w:t>
            </w:r>
          </w:p>
          <w:p w14:paraId="447787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四、实验内容（步骤及现象）</w:t>
            </w:r>
          </w:p>
          <w:p w14:paraId="0EF65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制备三草酸合铁（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Ⅲ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）酸钾 </w:t>
            </w:r>
          </w:p>
          <w:p w14:paraId="21644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制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</w:p>
          <w:p w14:paraId="23609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称取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 g (NH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·FeSO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 6H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，加数滴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3mol· 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，另称取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7 g 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将它们分别用蒸馏水溶解，如有不溶物，应过滤。将两溶液徐徐混合，加热至沸，同时不断搅拌以免暴沸，维持微沸约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4min </w:t>
            </w:r>
          </w:p>
          <w:p w14:paraId="351DD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后停止加热。设计实验证实反应基本完全。待反应基本完全后，根据草酸亚铁的特点选择倾滗法进行分离，得到的固体进一步用热蒸馏水少量多次洗涤，直至洗净。洗净的标准是洗涤液中检验不到 </w:t>
            </w:r>
            <w:r>
              <w:drawing>
                <wp:inline distT="0" distB="0" distL="114300" distR="114300">
                  <wp:extent cx="333375" cy="228600"/>
                  <wp:effectExtent l="0" t="0" r="952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。</w:t>
            </w:r>
          </w:p>
          <w:p w14:paraId="78E1F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b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进行氧化与配位反应制备 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K[Fe(C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]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称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 g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FeC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，加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10mL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蒸馏水，微热使之溶解，所得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溶液加到已洗净的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FeC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中，观察体系的变化。将盛混合物的容器置于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左右的热水中，慢慢滴加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8mL 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％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溶液，边加边充分搅拌。 加完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后，取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滴所得悬浊液于点滴板凹穴中，加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溶液，如果出现蓝色，继续加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，直至无蓝色为止。将上述加入足量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的溶液加热至沸（加热过程要充分搅拌），先一次加入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6mL 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溶液，在保持微沸的情况下，继续滴加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，至溶液完全变为透明的绿色。记录所用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溶液的量。</w:t>
            </w:r>
          </w:p>
          <w:p w14:paraId="0372A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用溶剂替换法析出结晶 </w:t>
            </w:r>
          </w:p>
          <w:p w14:paraId="125440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往所得透明的绿色溶液中加入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10mL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无水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乙醇，将一小段棉线悬挂在溶液中，棉线可固定在一段比烧杯口径稍大的塑料条上。将烧杯盖好，在暗处放置一周后，即有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·3H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晶体析出，减压过滤，往晶体上滴少量乙醇，继续抽干，置于表面皿上，放入烘箱内烘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20min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，称重，计算产率。</w:t>
            </w:r>
          </w:p>
          <w:p w14:paraId="34C42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产品的光化学试验 </w:t>
            </w:r>
          </w:p>
          <w:p w14:paraId="73DF5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）在表面皿或点滴板上放少许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K[Fe(C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]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·3H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产品，置于日光下一段时间，观察晶体颜色变化，与放暗处的晶体比较。 </w:t>
            </w:r>
          </w:p>
          <w:p w14:paraId="51BE97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）取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上述产品的饱和溶液与等体积的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混合均匀。用毛笔蘸此混合液在白纸上写字，字迹经强光照射后，由浅黄色变为蓝色。或用毛笔蘸此混合液均匀涂在纸上，放暗处晾干后，附上图案，在强光下照射，曝光部分变深蓝色，即得到蓝底白线的图案。</w:t>
            </w:r>
          </w:p>
          <w:p w14:paraId="69427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配合物的性质 </w:t>
            </w:r>
          </w:p>
          <w:p w14:paraId="01BD2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称取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1g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产品溶于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20mL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蒸馏水中，溶液供下面实验用。 </w:t>
            </w:r>
          </w:p>
          <w:p w14:paraId="1BB09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a.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确定配合物的内外界 </w:t>
            </w:r>
          </w:p>
          <w:p w14:paraId="197D8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）检定</w:t>
            </w:r>
            <w:r>
              <w:drawing>
                <wp:inline distT="0" distB="0" distL="114300" distR="114300">
                  <wp:extent cx="228600" cy="180975"/>
                  <wp:effectExtent l="0" t="0" r="0" b="10160"/>
                  <wp:docPr id="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DBD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取少量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及产品溶液，分别与饱和酒石酸氢钠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NaH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溶液作用。充分摇匀，观察现象是否相同。如果现象不明显，可用玻璃棒摩擦试管内壁，稍等，再观察。 </w:t>
            </w:r>
          </w:p>
          <w:p w14:paraId="7741B2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产品溶液会有明显白色沉淀，无明显变化</w:t>
            </w:r>
          </w:p>
          <w:p w14:paraId="28F34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）检定</w:t>
            </w:r>
            <w:r>
              <w:drawing>
                <wp:inline distT="0" distB="0" distL="114300" distR="114300">
                  <wp:extent cx="409575" cy="228600"/>
                  <wp:effectExtent l="0" t="0" r="0" b="0"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82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在少量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及产品溶液中分别加入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5m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CaCl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溶液，观察现象有何不同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3869E8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产生白色沉淀，产品溶液无明显现象。</w:t>
            </w:r>
          </w:p>
          <w:p w14:paraId="77A10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）检定 </w:t>
            </w:r>
            <w:r>
              <w:drawing>
                <wp:inline distT="0" distB="0" distL="114300" distR="114300">
                  <wp:extent cx="295275" cy="200025"/>
                  <wp:effectExtent l="0" t="0" r="9525" b="0"/>
                  <wp:docPr id="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</w:p>
          <w:p w14:paraId="326A5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在少量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及产品溶液中，分别加入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m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KSCN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溶液，观察现象有何不同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0B721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溶液变为血红色，产品溶液不变色。</w:t>
            </w:r>
          </w:p>
          <w:p w14:paraId="57DF2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综合以上实验现象，确定所制得的配合物中哪种离子在内界，哪种离子在外界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5B506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drawing>
                <wp:inline distT="0" distB="0" distL="114300" distR="114300">
                  <wp:extent cx="409575" cy="228600"/>
                  <wp:effectExtent l="0" t="0" r="0" b="0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>、</w:t>
            </w:r>
            <w:r>
              <w:drawing>
                <wp:inline distT="0" distB="0" distL="114300" distR="114300">
                  <wp:extent cx="295275" cy="200025"/>
                  <wp:effectExtent l="0" t="0" r="9525" b="0"/>
                  <wp:docPr id="1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在内界，</w:t>
            </w:r>
            <w:r>
              <w:drawing>
                <wp:inline distT="0" distB="0" distL="114300" distR="114300">
                  <wp:extent cx="228600" cy="180975"/>
                  <wp:effectExtent l="0" t="0" r="0" b="10160"/>
                  <wp:docPr id="1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在外界</w:t>
            </w:r>
          </w:p>
          <w:p w14:paraId="4AC28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b.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酸度对配合平衡的影响 </w:t>
            </w:r>
          </w:p>
          <w:p w14:paraId="60EAAF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）在两支盛少量产品溶液的试管中，各加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KSCN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溶液，然后分别滴加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6mol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的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HAc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3mol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，观察溶液颜色有何变化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?</w:t>
            </w:r>
          </w:p>
          <w:p w14:paraId="39FB9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加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变红，加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HAc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无明显变化。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  <w:p w14:paraId="624040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在少量产品溶液中滴加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氨水，观察有何变化。试用影响配合平衡的酸效应及水解效应解释你观察到的现象。 </w:t>
            </w:r>
          </w:p>
          <w:p w14:paraId="7550BA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产生红褐色沉淀，氨水中和氢离子使Fe(III)水解。</w:t>
            </w:r>
          </w:p>
          <w:p w14:paraId="660A6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c.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沉淀反应对配合平衡的影响 </w:t>
            </w:r>
          </w:p>
          <w:p w14:paraId="36C976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在少量产品溶液中加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溶液，观察现象，写出反应式，并加以解释。</w:t>
            </w:r>
          </w:p>
          <w:p w14:paraId="76E5FC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产生黑色沉淀。</w:t>
            </w:r>
          </w:p>
          <w:p w14:paraId="6896F71B">
            <w:pPr>
              <w:keepNext w:val="0"/>
              <w:keepLines w:val="0"/>
              <w:widowControl/>
              <w:suppressLineNumbers w:val="0"/>
              <w:jc w:val="left"/>
            </w:pPr>
            <w:r>
              <w:drawing>
                <wp:inline distT="0" distB="0" distL="114300" distR="114300">
                  <wp:extent cx="2924175" cy="238125"/>
                  <wp:effectExtent l="0" t="0" r="0" b="0"/>
                  <wp:docPr id="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  <w:p w14:paraId="09E65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d.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配合物相互转变及稳定性比较 </w:t>
            </w:r>
          </w:p>
          <w:p w14:paraId="279CA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）往少量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2mol·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position w:val="-12"/>
                <w:sz w:val="20"/>
                <w:szCs w:val="20"/>
                <w:lang w:val="en-US" w:eastAsia="zh-CN" w:bidi="ar"/>
              </w:rPr>
              <w:t>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溶液中加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KSCN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，溶液立即变为血红色，再往溶液中滴入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L 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，至血红色刚好褪去。将所得</w:t>
            </w:r>
            <w:r>
              <w:drawing>
                <wp:inline distT="0" distB="0" distL="114300" distR="114300">
                  <wp:extent cx="390525" cy="200025"/>
                  <wp:effectExtent l="0" t="0" r="3175" b="0"/>
                  <wp:docPr id="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溶液分为两份，往一份溶液中加入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KSCN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，观察血红色是否容易重现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?</w:t>
            </w:r>
          </w:p>
          <w:p w14:paraId="1864F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很难重现。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  <w:p w14:paraId="2C1DC6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往另一份</w:t>
            </w:r>
            <w:r>
              <w:drawing>
                <wp:inline distT="0" distB="0" distL="114300" distR="114300">
                  <wp:extent cx="390525" cy="200025"/>
                  <wp:effectExtent l="0" t="0" r="3175" b="0"/>
                  <wp:docPr id="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溶液中滴入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，至溶液刚好转为黄绿色， 记下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用量，再往此溶液中滴入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 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，至黄绿色刚好褪去，比较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的用量，判断反应的难易。 </w:t>
            </w:r>
          </w:p>
          <w:p w14:paraId="228F08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第一步反应更容易。</w:t>
            </w:r>
          </w:p>
          <w:p w14:paraId="1B5594A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5mol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/L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[Fe(CN)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和产品溶液中分别滴入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2mol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/L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NaOH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，对比现象有何不同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  <w:r>
              <w:drawing>
                <wp:inline distT="0" distB="0" distL="114300" distR="114300">
                  <wp:extent cx="781050" cy="238125"/>
                  <wp:effectExtent l="0" t="0" r="0" b="0"/>
                  <wp:docPr id="13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与</w:t>
            </w:r>
            <w:r>
              <w:drawing>
                <wp:inline distT="0" distB="0" distL="114300" distR="114300">
                  <wp:extent cx="885825" cy="238125"/>
                  <wp:effectExtent l="0" t="0" r="0" b="0"/>
                  <wp:docPr id="1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比较，何者较稳定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78FCB27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Times New Roman" w:hAnsi="Times New Roman" w:cs="Times New Roman" w:eastAsiaTheme="minorEastAsia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[Fe(CN)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无明显现象，产品溶液产生红褐色沉淀，</w:t>
            </w:r>
            <w:r>
              <w:drawing>
                <wp:inline distT="0" distB="0" distL="114300" distR="114300">
                  <wp:extent cx="781050" cy="238125"/>
                  <wp:effectExtent l="0" t="0" r="0" b="0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更稳定。</w:t>
            </w:r>
          </w:p>
          <w:p w14:paraId="03206D68">
            <w:pPr>
              <w:keepNext w:val="0"/>
              <w:keepLines w:val="0"/>
              <w:widowControl/>
              <w:suppressLineNumbers w:val="0"/>
              <w:jc w:val="left"/>
              <w:rPr>
                <w:ins w:id="1" w:author="WPS_1559650426" w:date="2026-06-25T09:08:02Z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综合以上实验现象，定性判断配位体</w:t>
            </w:r>
            <w:r>
              <w:drawing>
                <wp:inline distT="0" distB="0" distL="114300" distR="114300">
                  <wp:extent cx="400050" cy="200025"/>
                  <wp:effectExtent l="0" t="0" r="0" b="0"/>
                  <wp:docPr id="1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drawing>
                <wp:inline distT="0" distB="0" distL="114300" distR="114300">
                  <wp:extent cx="180975" cy="180975"/>
                  <wp:effectExtent l="0" t="0" r="9525" b="10160"/>
                  <wp:docPr id="15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drawing>
                <wp:inline distT="0" distB="0" distL="114300" distR="114300">
                  <wp:extent cx="409575" cy="228600"/>
                  <wp:effectExtent l="0" t="0" r="0" b="0"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drawing>
                <wp:inline distT="0" distB="0" distL="114300" distR="114300">
                  <wp:extent cx="314325" cy="200025"/>
                  <wp:effectExtent l="0" t="0" r="0" b="0"/>
                  <wp:docPr id="1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与</w:t>
            </w:r>
            <w:r>
              <w:drawing>
                <wp:inline distT="0" distB="0" distL="114300" distR="114300">
                  <wp:extent cx="295275" cy="200025"/>
                  <wp:effectExtent l="0" t="0" r="952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配位能力的强弱。</w:t>
            </w:r>
          </w:p>
          <w:p w14:paraId="4C106FF1">
            <w:pPr>
              <w:keepNext w:val="0"/>
              <w:keepLines w:val="0"/>
              <w:widowControl/>
              <w:suppressLineNumbers w:val="0"/>
              <w:jc w:val="left"/>
              <w:rPr>
                <w:ins w:id="2" w:author="WPS_1559650426" w:date="2026-06-25T09:08:21Z"/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ins w:id="3" w:author="WPS_1559650426" w:date="2026-06-25T09:08:04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对应</w:t>
              </w:r>
            </w:ins>
            <w:ins w:id="4" w:author="WPS_1559650426" w:date="2026-06-25T09:08:05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前面</w:t>
              </w:r>
            </w:ins>
            <w:ins w:id="5" w:author="WPS_1559650426" w:date="2026-06-25T09:08:06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的实验</w:t>
              </w:r>
            </w:ins>
            <w:ins w:id="6" w:author="WPS_1559650426" w:date="2026-06-25T09:08:08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现象</w:t>
              </w:r>
            </w:ins>
            <w:ins w:id="7" w:author="WPS_1559650426" w:date="2026-06-25T09:08:09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都</w:t>
              </w:r>
            </w:ins>
            <w:ins w:id="8" w:author="WPS_1559650426" w:date="2026-06-25T09:08:10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没有</w:t>
              </w:r>
            </w:ins>
            <w:ins w:id="9" w:author="WPS_1559650426" w:date="2026-06-25T09:08:11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解释，</w:t>
              </w:r>
            </w:ins>
            <w:ins w:id="10" w:author="WPS_1559650426" w:date="2026-06-25T09:08:13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直接</w:t>
              </w:r>
            </w:ins>
            <w:ins w:id="11" w:author="WPS_1559650426" w:date="2026-06-25T09:08:14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给出</w:t>
              </w:r>
            </w:ins>
            <w:ins w:id="12" w:author="WPS_1559650426" w:date="2026-06-25T09:08:16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结论</w:t>
              </w:r>
            </w:ins>
            <w:ins w:id="13" w:author="WPS_1559650426" w:date="2026-06-25T09:08:20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的。</w:t>
              </w:r>
            </w:ins>
          </w:p>
          <w:p w14:paraId="4B8836C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离子交换法实验</w:t>
            </w:r>
          </w:p>
          <w:p w14:paraId="5B54D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将市售强碱性季铵型阴离子交换树脂用水洗多次以除去可溶性杂质，再用蒸馏水浸泡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24 h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，使其充分膨胀，然后用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倍于树脂体积的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0"/>
                <w:szCs w:val="10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Na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0"/>
                <w:szCs w:val="10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0"/>
                <w:szCs w:val="10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0"/>
                <w:szCs w:val="1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溶液交替处理，最后再用蒸馏水洗涤数次。</w:t>
            </w:r>
          </w:p>
          <w:p w14:paraId="4AB2A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将处理好的树脂和蒸馏水一起慢慢倒入交换柱中，与此同时打开交换柱下端的活塞让水缓慢流出树脂均匀自然沉降，至树脂填充柱体积的2/3。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用约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10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蒸馏水淋洗树脂一次，控制流速为每秒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滴。待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10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蒸馏水淋洗完毕后，再加入蒸馏水淋洗第二次，收集淋洗液约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5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，加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0.5%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的淀粉溶液和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滴碘液，如出现蓝色停止洗涤。否则再淋洗直至收集约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5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淋洗液检验出现蓝色。</w:t>
            </w:r>
          </w:p>
          <w:p w14:paraId="33442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准确称取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0.1 g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（准至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0.1 mg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）自制的三草酸合铁(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III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)酸钾，用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5mL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蒸馏水将其溶解，并小心将全部溶液转移至交换柱内，以每秒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滴的速度流经交换柱，收集在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25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容量瓶中。待溶液接近树脂表面时，再继续用约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4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洗过小烧杯的蒸馏水洗柱，如此反复，直到接收的淋洗液接近容量瓶的刻度时停止淋洗。用蒸馏水稀释至容量瓶刻度，摇匀。</w:t>
            </w:r>
          </w:p>
          <w:p w14:paraId="74051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准确吸取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5.00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淋洗液于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25 mL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锥形瓶内，加对应指示剂，用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9"/>
                <w:szCs w:val="19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0"/>
                <w:szCs w:val="1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标准溶液滴定至终点。平行滴定3组，计算出收集的阴离子的总物质的量，即可算出配合物阴离子的电荷数（取最接近的整数）。</w:t>
            </w:r>
          </w:p>
          <w:p w14:paraId="4A2754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测定完后，可对树脂进行再生处理。</w:t>
            </w:r>
          </w:p>
          <w:p w14:paraId="7A4A88D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电导率法</w:t>
            </w:r>
          </w:p>
          <w:p w14:paraId="555A5B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五、 数据记录和处理</w:t>
            </w:r>
          </w:p>
          <w:p w14:paraId="304C0C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ins w:id="14" w:author="WPS_1559650426" w:date="2026-06-25T09:08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？？</w:t>
              </w:r>
            </w:ins>
            <w:ins w:id="15" w:author="WPS_1559650426" w:date="2026-06-25T09:08:38Z">
              <w: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val="en-US" w:eastAsia="zh-CN" w:bidi="ar"/>
                </w:rPr>
                <w:t>？</w:t>
              </w:r>
            </w:ins>
          </w:p>
          <w:p w14:paraId="590A7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665802E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jc w:val="left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结论、问题和讨论（习题、实验讨论、反思及改进）</w:t>
            </w:r>
          </w:p>
          <w:p w14:paraId="658FAE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1. 三草酸铁(Ⅲ)酸钾制备实验问题</w:t>
            </w:r>
          </w:p>
          <w:p w14:paraId="781ED4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 w:val="0"/>
                <w:position w:val="-6"/>
                <w:sz w:val="18"/>
                <w:szCs w:val="18"/>
                <w:u w:val="none"/>
                <w:vertAlign w:val="baseline"/>
                <w:lang w:val="en-US" w:eastAsia="zh-CN"/>
              </w:rPr>
              <w:object>
                <v:shape id="_x0000_i1025" o:spt="75" type="#_x0000_t75" style="height:16pt;width:24.95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16">
                  <o:LockedField>false</o:LockedField>
                </o:OLEObject>
              </w:object>
            </w:r>
          </w:p>
          <w:p w14:paraId="37B650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(1) 加入过氧化氢溶液的速度过慢或过快各有何缺点?用过氧化氢作氧化剂有何优越之处?</w:t>
            </w:r>
          </w:p>
          <w:p w14:paraId="150FC9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395868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过慢：体系中</w:t>
            </w:r>
            <w:r>
              <w:drawing>
                <wp:inline distT="0" distB="0" distL="114300" distR="114300">
                  <wp:extent cx="371475" cy="209550"/>
                  <wp:effectExtent l="0" t="0" r="0" b="5080"/>
                  <wp:docPr id="2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浓度过低，</w:t>
            </w:r>
            <w:r>
              <w:drawing>
                <wp:inline distT="0" distB="0" distL="114300" distR="114300">
                  <wp:extent cx="314325" cy="200025"/>
                  <wp:effectExtent l="0" t="0" r="3175" b="0"/>
                  <wp:docPr id="3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氧化不充分，氧化时间延长，还可能导致副反应发生，降低产率。</w:t>
            </w:r>
          </w:p>
          <w:p w14:paraId="142BE7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过快：</w:t>
            </w:r>
            <w:r>
              <w:drawing>
                <wp:inline distT="0" distB="0" distL="114300" distR="114300">
                  <wp:extent cx="371475" cy="209550"/>
                  <wp:effectExtent l="0" t="0" r="0" b="5080"/>
                  <wp:docPr id="3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局部过浓，会发生自身分解，造成氧化剂浪费，同时\ce{Fe^{2+}}氧化不完全，还可能生成\ce{Fe(OH)_{3}}等杂质沉淀。</w:t>
            </w:r>
          </w:p>
          <w:p w14:paraId="693634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</w:t>
            </w:r>
            <w:r>
              <w:drawing>
                <wp:inline distT="0" distB="0" distL="114300" distR="114300">
                  <wp:extent cx="371475" cy="209550"/>
                  <wp:effectExtent l="0" t="0" r="0" b="5080"/>
                  <wp:docPr id="3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作氧化剂的优势：属于绿色氧化剂，还原产物为</w:t>
            </w:r>
            <w:r>
              <w:drawing>
                <wp:inline distT="0" distB="0" distL="114300" distR="114300">
                  <wp:extent cx="333375" cy="209550"/>
                  <wp:effectExtent l="0" t="0" r="0" b="5080"/>
                  <wp:docPr id="3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，不会引入新的杂质，不会对产物造成污染，后续可通过加热除去过量</w:t>
            </w:r>
            <w:r>
              <w:drawing>
                <wp:inline distT="0" distB="0" distL="114300" distR="114300">
                  <wp:extent cx="371475" cy="209550"/>
                  <wp:effectExtent l="0" t="0" r="0" b="5080"/>
                  <wp:docPr id="3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。</w:t>
            </w:r>
          </w:p>
          <w:p w14:paraId="45E3B8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6FF703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(2) 最后一步能否用蒸干溶液的办法来提高产率?</w:t>
            </w:r>
          </w:p>
          <w:p w14:paraId="4E42F5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不能。</w:t>
            </w:r>
          </w:p>
          <w:p w14:paraId="1B7891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原因：① 三草酸合铁(Ⅲ)酸钾受热易分解，蒸干过程中高温会破坏配合物结构；</w:t>
            </w:r>
          </w:p>
          <w:p w14:paraId="46B3CA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② 蒸干会使溶液中的杂质，如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、一并析出，导致产物不纯；</w:t>
            </w:r>
          </w:p>
          <w:p w14:paraId="5D79C4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③ 过度蒸干会使产物失去结晶水，影响产物组成。通常采用加入乙醇、冰水浴冷却结晶的方法提高产率。</w:t>
            </w:r>
          </w:p>
          <w:p w14:paraId="472FDB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606C20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(3) 制得草酸亚铁后，要洗去哪些杂质?</w:t>
            </w:r>
          </w:p>
          <w:p w14:paraId="687885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684E87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制得的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FeC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沉淀表面会吸附可溶性杂质，主要有：</w:t>
            </w:r>
            <w:r>
              <w:drawing>
                <wp:inline distT="0" distB="0" distL="114300" distR="114300">
                  <wp:extent cx="1809750" cy="209550"/>
                  <wp:effectExtent l="0" t="0" r="6350" b="5080"/>
                  <wp:docPr id="3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等，需要用蒸馏水洗涤除去这些杂质，避免后续氧化、配位步骤中引入杂质。</w:t>
            </w:r>
          </w:p>
          <w:p w14:paraId="385271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6E12A6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(4)</w:t>
            </w:r>
            <w:r>
              <w:rPr>
                <w:rFonts w:hint="eastAsia"/>
                <w:b w:val="0"/>
                <w:bCs w:val="0"/>
                <w:position w:val="-1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能否直接由</w:t>
            </w:r>
            <w:r>
              <w:drawing>
                <wp:inline distT="0" distB="0" distL="114300" distR="114300">
                  <wp:extent cx="295275" cy="200025"/>
                  <wp:effectExtent l="0" t="0" r="9525" b="0"/>
                  <wp:docPr id="3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制备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?有无更佳制备方法?</w:t>
            </w:r>
          </w:p>
          <w:p w14:paraId="34B5AB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77CACC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直接制备：可以直接与草酸钾/草酸反应制备，但直接法容易生成副产物，产物纯度和产率较低。</w:t>
            </w:r>
          </w:p>
          <w:p w14:paraId="46E8CE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更佳方法：先由硫酸亚铁铵与草酸反应生成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FeC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沉淀，再用</w:t>
            </w:r>
            <w:r>
              <w:drawing>
                <wp:inline distT="0" distB="0" distL="114300" distR="114300">
                  <wp:extent cx="371475" cy="209550"/>
                  <wp:effectExtent l="0" t="0" r="0" b="5080"/>
                  <wp:docPr id="3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在草酸钾存在下氧化</w:t>
            </w:r>
            <w:r>
              <w:drawing>
                <wp:inline distT="0" distB="0" distL="114300" distR="114300">
                  <wp:extent cx="314325" cy="200025"/>
                  <wp:effectExtent l="0" t="0" r="3175" b="0"/>
                  <wp:docPr id="3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为</w:t>
            </w:r>
            <w:r>
              <w:drawing>
                <wp:inline distT="0" distB="0" distL="114300" distR="114300">
                  <wp:extent cx="295275" cy="200025"/>
                  <wp:effectExtent l="0" t="0" r="9525" b="0"/>
                  <wp:docPr id="3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，同时配位生成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·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，该方法产物纯度高、产率高，是实验室常用方法。</w:t>
            </w:r>
          </w:p>
          <w:p w14:paraId="6A2037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5DBF66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(5) 哪些试剂不可以过量?为什么最后加入草酸溶液要逐滴滴加?</w:t>
            </w:r>
          </w:p>
          <w:p w14:paraId="312E5D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1BAE77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不可过量的试剂：</w:t>
            </w:r>
            <w:r>
              <w:drawing>
                <wp:inline distT="0" distB="0" distL="114300" distR="114300">
                  <wp:extent cx="371475" cy="209550"/>
                  <wp:effectExtent l="0" t="0" r="0" b="5080"/>
                  <wp:docPr id="4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不可过量（过量会导致产物分解、产率降低，且加热除不尽会氧化草酸根；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4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不可过量过多（过量会析出草酸氢钾等杂质，降低产物纯度）；K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4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也需控制用量（过量会引入杂质）。</w:t>
            </w:r>
          </w:p>
          <w:p w14:paraId="7698A2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最后逐滴滴加草酸的原因：① 防止草酸过量过多，避免生成K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HC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color="auto" w:fill="auto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color="auto" w:fill="auto"/>
                <w:lang w:val="en-US" w:eastAsia="zh-CN" w:bidi="ar"/>
              </w:rPr>
              <w:t>4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等杂质；② 控制溶液pH，防止</w:t>
            </w:r>
            <w:r>
              <w:drawing>
                <wp:inline distT="0" distB="0" distL="114300" distR="114300">
                  <wp:extent cx="295275" cy="200025"/>
                  <wp:effectExtent l="0" t="0" r="9525" b="0"/>
                  <wp:docPr id="4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水解生成\ce{Fe(OH)_{3}}沉淀；③ 使配位反应充分进行，逐滴加入可让Fe（III）充分转化为</w:t>
            </w:r>
            <w:r>
              <w:drawing>
                <wp:inline distT="0" distB="0" distL="114300" distR="114300">
                  <wp:extent cx="885825" cy="238125"/>
                  <wp:effectExtent l="0" t="0" r="0" b="0"/>
                  <wp:docPr id="4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，提高产率和纯度。</w:t>
            </w:r>
          </w:p>
          <w:p w14:paraId="4BC2A8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41B575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(6) 应根据哪种试剂的用量计算产率?</w:t>
            </w:r>
          </w:p>
          <w:p w14:paraId="229675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应根据硫酸亚铁铵的用量计算产率，因为它是整个实验的限量试剂（其他试剂都稍过量），铁元素的量决定了最终产物的理论产量。</w:t>
            </w:r>
          </w:p>
          <w:p w14:paraId="6166E2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242347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  <w:p w14:paraId="4A0539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2. 影响配合物稳定性的因素有哪些?</w:t>
            </w:r>
          </w:p>
          <w:p w14:paraId="320BB2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64174F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影响配合物稳定性的因素主要分为中心离子（或原子）、配体和外界条件三类：</w:t>
            </w:r>
          </w:p>
          <w:p w14:paraId="6B8489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 xml:space="preserve"> </w:t>
            </w:r>
          </w:p>
          <w:p w14:paraId="353A54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1. 中心离子的影响：- 电荷：中心离子电荷越高，对配体的吸引力越强，配合物越稳定；</w:t>
            </w:r>
          </w:p>
          <w:p w14:paraId="7301D9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半径：中心离子半径越小，离子势越大，配合物越稳定；</w:t>
            </w:r>
          </w:p>
          <w:p w14:paraId="148ADC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电子构型：</w:t>
            </w:r>
            <w:r>
              <w:drawing>
                <wp:inline distT="0" distB="0" distL="114300" distR="114300">
                  <wp:extent cx="638175" cy="200025"/>
                  <wp:effectExtent l="0" t="0" r="0" b="0"/>
                  <wp:docPr id="41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构型的离子比</w:t>
            </w:r>
            <w:r>
              <w:drawing>
                <wp:inline distT="0" distB="0" distL="114300" distR="114300">
                  <wp:extent cx="238125" cy="200025"/>
                  <wp:effectExtent l="0" t="0" r="0" b="0"/>
                  <wp:docPr id="42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构型的离子形成的配合物更稳</w:t>
            </w:r>
            <w:r>
              <w:rPr>
                <w:rFonts w:hint="eastAsia"/>
                <w:b w:val="0"/>
                <w:bCs w:val="0"/>
                <w:position w:val="-6"/>
                <w:sz w:val="18"/>
                <w:szCs w:val="18"/>
                <w:u w:val="none"/>
                <w:vertAlign w:val="baseline"/>
                <w:lang w:val="en-US" w:eastAsia="zh-CN"/>
              </w:rPr>
              <w:t>定</w: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（极化作用强）。</w:t>
            </w:r>
          </w:p>
          <w:p w14:paraId="30B0E1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2. 配体的影响:配位原子的电负性：对于阳离子中心，配位原子电负性越小,如C、P，给电子能力越强，配合物越稳定；</w:t>
            </w:r>
          </w:p>
          <w:p w14:paraId="17CD36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配体的空间位阻：配体体积越大，空间位阻越大，配合物越不稳定；</w:t>
            </w:r>
          </w:p>
          <w:p w14:paraId="2ACE64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螯合效应：多齿配体形成的螯合物比单齿配体形成的配合物稳定（熵增效应）。</w:t>
            </w:r>
          </w:p>
          <w:p w14:paraId="2B190E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3. 外界条件的影响：- 溶液pH：pH过低会导致配体质子化，pH过高会导致中心离子水解，均会降低配合物稳定性；</w:t>
            </w:r>
          </w:p>
          <w:p w14:paraId="37CF38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温度：多数配合物的稳定性随温度升高而降低（解离度增大）；</w:t>
            </w:r>
          </w:p>
          <w:p w14:paraId="2CC686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- 其他配体：溶液中存在其他配体时，会发生配体取代，影响原配合物的稳定性。</w:t>
            </w:r>
          </w:p>
        </w:tc>
      </w:tr>
    </w:tbl>
    <w:p w14:paraId="78FF84CA"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 xml:space="preserve">化学与分子科学学院      </w:t>
      </w:r>
      <w:r>
        <w:rPr>
          <w:rFonts w:hint="eastAsia"/>
          <w:b w:val="0"/>
          <w:bCs w:val="0"/>
          <w:position w:val="-6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  <w:u w:val="none"/>
          <w:lang w:val="en-US" w:eastAsia="zh-CN"/>
        </w:rPr>
        <w:t xml:space="preserve">      化学（强基计划）专业       2026 年  4月    23日</w:t>
      </w:r>
    </w:p>
    <w:tbl>
      <w:tblPr>
        <w:tblStyle w:val="5"/>
        <w:tblW w:w="9645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1030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420D7E08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7BEE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541BF4BE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6106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9645" w:type="dxa"/>
          </w:tcPr>
          <w:p w14:paraId="7729F3B3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</w:tbl>
    <w:p w14:paraId="0CAC77D7">
      <w:pPr>
        <w:rPr>
          <w:rFonts w:hint="default"/>
          <w:u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9F7B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5EAA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F5EAA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A70C0C"/>
    <w:multiLevelType w:val="singleLevel"/>
    <w:tmpl w:val="AEA70C0C"/>
    <w:lvl w:ilvl="0" w:tentative="0">
      <w:start w:val="6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B1CBE1E7"/>
    <w:multiLevelType w:val="singleLevel"/>
    <w:tmpl w:val="B1CBE1E7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17C7D62"/>
    <w:multiLevelType w:val="singleLevel"/>
    <w:tmpl w:val="D17C7D6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EFCB1934"/>
    <w:multiLevelType w:val="singleLevel"/>
    <w:tmpl w:val="EFCB1934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24499063"/>
    <w:multiLevelType w:val="singleLevel"/>
    <w:tmpl w:val="24499063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559650426">
    <w15:presenceInfo w15:providerId="WPS Office" w15:userId="2491955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2657693"/>
    <w:rsid w:val="1162105B"/>
    <w:rsid w:val="12657693"/>
    <w:rsid w:val="17A83D52"/>
    <w:rsid w:val="1F9073F5"/>
    <w:rsid w:val="21561580"/>
    <w:rsid w:val="2987431B"/>
    <w:rsid w:val="2C490FAE"/>
    <w:rsid w:val="311C7A3E"/>
    <w:rsid w:val="34CF6B76"/>
    <w:rsid w:val="36BC45D8"/>
    <w:rsid w:val="39366DA7"/>
    <w:rsid w:val="3C045E33"/>
    <w:rsid w:val="44965583"/>
    <w:rsid w:val="4AEF62FE"/>
    <w:rsid w:val="4DF27705"/>
    <w:rsid w:val="52E176A7"/>
    <w:rsid w:val="53430A03"/>
    <w:rsid w:val="613C63B1"/>
    <w:rsid w:val="6732696D"/>
    <w:rsid w:val="733B5F0C"/>
    <w:rsid w:val="7CA046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image" Target="media/image4.wmf"/><Relationship Id="rId7" Type="http://schemas.openxmlformats.org/officeDocument/2006/relationships/image" Target="media/image3.wmf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microsoft.com/office/2011/relationships/people" Target="people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8.wmf"/><Relationship Id="rId22" Type="http://schemas.openxmlformats.org/officeDocument/2006/relationships/image" Target="media/image17.wmf"/><Relationship Id="rId21" Type="http://schemas.openxmlformats.org/officeDocument/2006/relationships/image" Target="media/image16.wmf"/><Relationship Id="rId20" Type="http://schemas.openxmlformats.org/officeDocument/2006/relationships/image" Target="media/image15.wmf"/><Relationship Id="rId2" Type="http://schemas.openxmlformats.org/officeDocument/2006/relationships/settings" Target="settings.xml"/><Relationship Id="rId19" Type="http://schemas.openxmlformats.org/officeDocument/2006/relationships/image" Target="media/image14.wmf"/><Relationship Id="rId18" Type="http://schemas.openxmlformats.org/officeDocument/2006/relationships/image" Target="media/image13.wmf"/><Relationship Id="rId17" Type="http://schemas.openxmlformats.org/officeDocument/2006/relationships/image" Target="media/image12.wmf"/><Relationship Id="rId16" Type="http://schemas.openxmlformats.org/officeDocument/2006/relationships/oleObject" Target="embeddings/oleObject1.bin"/><Relationship Id="rId15" Type="http://schemas.openxmlformats.org/officeDocument/2006/relationships/image" Target="media/image11.wmf"/><Relationship Id="rId14" Type="http://schemas.openxmlformats.org/officeDocument/2006/relationships/image" Target="media/image10.wmf"/><Relationship Id="rId13" Type="http://schemas.openxmlformats.org/officeDocument/2006/relationships/image" Target="media/image9.wmf"/><Relationship Id="rId12" Type="http://schemas.openxmlformats.org/officeDocument/2006/relationships/image" Target="media/image8.wmf"/><Relationship Id="rId11" Type="http://schemas.openxmlformats.org/officeDocument/2006/relationships/image" Target="media/image7.wmf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3682</Words>
  <Characters>4550</Characters>
  <Lines>0</Lines>
  <Paragraphs>0</Paragraphs>
  <TotalTime>141</TotalTime>
  <ScaleCrop>false</ScaleCrop>
  <LinksUpToDate>false</LinksUpToDate>
  <CharactersWithSpaces>4925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2023-12-05T05:26:00Z</dcterms:created>
  <dc:creator>Administrator</dc:creator>
  <cp:lastModifiedBy>WPS_1559650426</cp:lastModifiedBy>
  <dcterms:modified xsi:type="dcterms:W3CDTF">2026-06-25T01:09:15Z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32E6969F8D82432F8CEAE7B3ED71108F_13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