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 基础化学实验02     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25EF5ECD">
      <w:pPr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化学与分子科学学院            化学专业             2026年      4月      21日</w:t>
      </w:r>
    </w:p>
    <w:tbl>
      <w:tblPr>
        <w:tblStyle w:val="6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三草酸合铁（Ⅲ）酸钾的制备及其性质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谢宗哲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2025302033014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ins w:id="0" w:author="WPS_1559650426" w:date="2026-06-25T09:12:31Z">
              <w:r>
                <w:rPr>
                  <w:rFonts w:hint="eastAsia"/>
                  <w:b w:val="0"/>
                  <w:bCs w:val="0"/>
                  <w:sz w:val="18"/>
                  <w:szCs w:val="18"/>
                  <w:u w:val="none"/>
                  <w:vertAlign w:val="baseline"/>
                  <w:lang w:val="en-US" w:eastAsia="zh-CN"/>
                </w:rPr>
                <w:t>A</w:t>
              </w:r>
            </w:ins>
            <w:bookmarkStart w:id="0" w:name="_GoBack"/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250825</wp:posOffset>
                      </wp:positionV>
                      <wp:extent cx="6104890" cy="6253480"/>
                      <wp:effectExtent l="4445" t="4445" r="12065" b="1587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851535" y="3453765"/>
                                <a:ext cx="6104890" cy="6253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3C69DF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实验目的</w:t>
                                  </w:r>
                                </w:p>
                                <w:p w14:paraId="5CEA158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200" w:firstLineChars="100"/>
                                    <w:jc w:val="left"/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1.说明简单配合物制备的一般方法，阐述三草酸合铁（Ⅲ）酸钾制备的基本原理。</w:t>
                                  </w:r>
                                </w:p>
                                <w:p w14:paraId="7CF4455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200" w:firstLineChars="100"/>
                                    <w:jc w:val="left"/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2.能用“溶剂替换法”进行结晶的操作。</w:t>
                                  </w:r>
                                </w:p>
                                <w:p w14:paraId="2900114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200" w:firstLineChars="100"/>
                                    <w:jc w:val="left"/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3.能说明三草酸合铁（Ⅲ）酸钾的光化学性质及用途。</w:t>
                                  </w:r>
                                </w:p>
                                <w:p w14:paraId="5F2B2DD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200" w:firstLineChars="100"/>
                                    <w:jc w:val="left"/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Calibri" w:hAnsi="Calibri" w:eastAsia="宋体" w:cs="Calibri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US" w:eastAsia="zh-CN" w:bidi="ar"/>
                                    </w:rPr>
                                    <w:t>4.能解释酸度、浓度等对配位平衡的影响，比较配位离子的相对稳定。</w:t>
                                  </w:r>
                                </w:p>
                                <w:p w14:paraId="54BF700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210" w:firstLineChars="100"/>
                                    <w:jc w:val="left"/>
                                  </w:pPr>
                                </w:p>
                                <w:p w14:paraId="55C550F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宋体" w:hAnsi="宋体" w:eastAsia="宋体" w:cs="宋体"/>
                                      <w:b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en-US" w:eastAsia="zh-CN" w:bidi="ar"/>
                                    </w:rPr>
                                    <w:t>二、实验原理</w:t>
                                  </w:r>
                                </w:p>
                                <w:p w14:paraId="251F034A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配合物三草酸合铁（Ⅲ）酸钾（K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[Fe(C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]）为翠绿色的单斜晶体，溶于水，难溶于乙醇。往该配位化合物的水溶液中加入乙醇后，可析出K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[Fe(C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]·3H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 结晶。此结晶水合物在 100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C 会失去结晶水，230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C 分解。此外，三草酸合铁酸钾能吸收光能发生光化学反应，生成黄色的草酸亚铁。草酸亚铁沉淀颗粒较大，易于沉降，此外 FeC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· 2H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 在温度高于100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C 时分解。Fe（II）与六氰合铁（III）酸钾反应生成蓝色的KFe[Fe(CN)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]。</w:t>
                                  </w:r>
                                </w:p>
                                <w:p w14:paraId="2B79058A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本实验是以铁(Ⅱ)盐 (NH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SO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·FeSO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· 6H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 摩尔盐为原料，首先摩尔盐与草酸反应制备得到难溶性的 FeC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·2H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O；然后在有 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存在下，用 H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将 FeC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氧化成 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[Fe(C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]，同时有 Fe(OH)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生成；其后加适量的 H2C2O4溶液，可使其完全转化成配合物；最后利用化合物的溶解性特点，利用溶剂替换法使目标产物从溶液中析出。</w:t>
                                  </w:r>
                                </w:p>
                                <w:p w14:paraId="561408BB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每一种配离子，在水溶液中均同时存在配位和电离过程，即所谓配位平衡：</w:t>
                                  </w:r>
                                </w:p>
                                <w:p w14:paraId="6D50AE1F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2520" w:firstLineChars="14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  <w:p w14:paraId="1CF886B2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2520" w:firstLineChars="14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Fe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3+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+ 3C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2-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⇌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[Fe(C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3-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  <w:p w14:paraId="6F152392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  <w:p w14:paraId="6933A37B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其平衡常数用K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稳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表示，根据结合配体数目不同，分为一级、二级、三级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……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稳定常数。平衡常数反应在一定程度上反映了配合物的稳定性。如其他化学平衡一样，配位平衡也会因为外界环境的变化而发生移动，如向K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[Fe(C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)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]在溶液中加入酸、碱、沉淀剂或 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2-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配位能力强的配合剂，将会改变C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O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bscript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2-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或 Fe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vertAlign w:val="superscript"/>
                                      <w:lang w:val="en-US" w:eastAsia="zh-CN"/>
                                    </w:rPr>
                                    <w:t>3+</w:t>
                                  </w:r>
                                  <w: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离子的浓度，使配位平衡移动，甚至平衡遭到破坏或转化成另一种配合物。</w:t>
                                  </w:r>
                                </w:p>
                                <w:p w14:paraId="63D935EA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firstLine="360" w:firstLineChars="200"/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1pt;margin-top:19.75pt;height:492.4pt;width:480.7pt;z-index:251659264;mso-width-relative:page;mso-height-relative:page;" fillcolor="#FFFFFF [3201]" filled="t" stroked="t" coordsize="21600,21600" o:gfxdata="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VKqT11wAAAAsBAAAPAAAAAAAAAAEAIAAAACIAAABkcnMvZG93bnJldi54bWxQSwEC&#10;FAAUAAAACACHTuJAd5as4GcCAADDBAAADgAAAAAAAAABACAAAAAmAQAAZHJzL2Uyb0RvYy54bWxQ&#10;SwUGAAAAAAYABgBZAQAA/w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7E3C69DF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  <w:lang w:val="en-US" w:eastAsia="zh-CN"/>
                              </w:rPr>
                              <w:t>实验目的</w:t>
                            </w:r>
                          </w:p>
                          <w:p w14:paraId="5CEA15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200" w:firstLineChars="100"/>
                              <w:jc w:val="left"/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1.说明简单配合物制备的一般方法，阐述三草酸合铁（Ⅲ）酸钾制备的基本原理。</w:t>
                            </w:r>
                          </w:p>
                          <w:p w14:paraId="7CF445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200" w:firstLineChars="100"/>
                              <w:jc w:val="left"/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2.能用“溶剂替换法”进行结晶的操作。</w:t>
                            </w:r>
                          </w:p>
                          <w:p w14:paraId="2900114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200" w:firstLineChars="100"/>
                              <w:jc w:val="left"/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3.能说明三草酸合铁（Ⅲ）酸钾的光化学性质及用途。</w:t>
                            </w:r>
                          </w:p>
                          <w:p w14:paraId="5F2B2DD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200" w:firstLineChars="100"/>
                              <w:jc w:val="left"/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Calibri" w:hAnsi="Calibri" w:eastAsia="宋体" w:cs="Calibri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4.能解释酸度、浓度等对配位平衡的影响，比较配位离子的相对稳定。</w:t>
                            </w:r>
                          </w:p>
                          <w:p w14:paraId="54BF700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210" w:firstLineChars="100"/>
                              <w:jc w:val="left"/>
                            </w:pPr>
                          </w:p>
                          <w:p w14:paraId="55C550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宋体" w:hAnsi="宋体" w:eastAsia="宋体" w:cs="宋体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二、实验原理</w:t>
                            </w:r>
                          </w:p>
                          <w:p w14:paraId="251F034A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配合物三草酸合铁（Ⅲ）酸钾（K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[Fe(C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]）为翠绿色的单斜晶体，溶于水，难溶于乙醇。往该配位化合物的水溶液中加入乙醇后，可析出K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[Fe(C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]·3H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 结晶。此结晶水合物在 100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C 会失去结晶水，230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C 分解。此外，三草酸合铁酸钾能吸收光能发生光化学反应，生成黄色的草酸亚铁。草酸亚铁沉淀颗粒较大，易于沉降，此外 FeC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· 2H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 在温度高于100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C 时分解。Fe（II）与六氰合铁（III）酸钾反应生成蓝色的KFe[Fe(CN)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]。</w:t>
                            </w:r>
                          </w:p>
                          <w:p w14:paraId="2B79058A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本实验是以铁(Ⅱ)盐 (NH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SO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·FeSO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· 6H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 摩尔盐为原料，首先摩尔盐与草酸反应制备得到难溶性的 FeC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·2H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O；然后在有 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存在下，用 H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将 FeC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氧化成 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[Fe(C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]，同时有 Fe(OH)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生成；其后加适量的 H2C2O4溶液，可使其完全转化成配合物；最后利用化合物的溶解性特点，利用溶剂替换法使目标产物从溶液中析出。</w:t>
                            </w:r>
                          </w:p>
                          <w:p w14:paraId="561408BB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每一种配离子，在水溶液中均同时存在配位和电离过程，即所谓配位平衡：</w:t>
                            </w:r>
                          </w:p>
                          <w:p w14:paraId="6D50AE1F">
                            <w:pPr>
                              <w:numPr>
                                <w:ilvl w:val="0"/>
                                <w:numId w:val="0"/>
                              </w:numPr>
                              <w:ind w:firstLine="2520" w:firstLineChars="14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CF886B2">
                            <w:pPr>
                              <w:numPr>
                                <w:ilvl w:val="0"/>
                                <w:numId w:val="0"/>
                              </w:numPr>
                              <w:ind w:firstLine="2520" w:firstLineChars="14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Fe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3+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+ 3C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2-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>⇌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[Fe(C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3-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6F152392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933A37B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其平衡常数用K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稳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表示，根据结合配体数目不同，分为一级、二级、三级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……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稳定常数。平衡常数反应在一定程度上反映了配合物的稳定性。如其他化学平衡一样，配位平衡也会因为外界环境的变化而发生移动，如向K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[Fe(C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]在溶液中加入酸、碱、沉淀剂或 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2-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配位能力强的配合剂，将会改变C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O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bscript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2-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或 Fe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vertAlign w:val="superscript"/>
                                <w:lang w:val="en-US" w:eastAsia="zh-CN"/>
                              </w:rPr>
                              <w:t>3+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离子的浓度，使配位平衡移动，甚至平衡遭到破坏或转化成另一种配合物。</w:t>
                            </w:r>
                          </w:p>
                          <w:p w14:paraId="63D935EA">
                            <w:pPr>
                              <w:numPr>
                                <w:ilvl w:val="0"/>
                                <w:numId w:val="0"/>
                              </w:numPr>
                              <w:ind w:firstLine="360" w:firstLineChars="200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</w:tbl>
    <w:p w14:paraId="4079902F">
      <w:pPr>
        <w:rPr>
          <w:rFonts w:hint="default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 w14:paraId="6CE988D7">
      <w:pPr>
        <w:rPr>
          <w:rFonts w:hint="default"/>
          <w:b/>
          <w:bCs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  <w:t>四、实验内容（步骤及现象）</w:t>
      </w:r>
    </w:p>
    <w:p w14:paraId="25F775D3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/>
          <w:bCs/>
          <w:sz w:val="18"/>
          <w:szCs w:val="18"/>
          <w:u w:val="none"/>
          <w:vertAlign w:val="baseline"/>
          <w:lang w:val="en-US" w:eastAsia="zh-CN"/>
        </w:rPr>
        <w:t>1.制备三草酸合铁（Ⅲ）酸钾</w:t>
      </w:r>
    </w:p>
    <w:p w14:paraId="33898F40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a.制 FeC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·2H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</w:p>
    <w:p w14:paraId="7B4B88AA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称取 5.0 g (NH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)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SO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·FeSO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· 6H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O，加数滴 3mol· L-1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SO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，另称取1.7 g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·2H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O，将它们分别用蒸馏水溶解，如有不溶物，应过滤。将两溶液徐徐混合，加热至沸，同时不断搅拌以免暴沸，维持微沸约 4min后停止加热。设计实验证实反应基本完全后。待反应基本完全后，根据草酸亚铁的特点选择</w:t>
      </w: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>倾濞法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进行分离，得到的固体进一步用热蒸馏水少量多次洗涤，直至洗净。洗净的标准是洗涤液中检验不到 SO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superscript"/>
          <w:lang w:val="en-US" w:eastAsia="zh-CN"/>
        </w:rPr>
        <w:t>2-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。</w:t>
      </w:r>
    </w:p>
    <w:p w14:paraId="13744DEA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b. 进行氧化与配位反应制备 K[Fe(C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)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]</w:t>
      </w:r>
    </w:p>
    <w:p w14:paraId="59BA568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称3.5 g K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O，加 10mL 蒸馏水，微热使之溶解，所得 K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溶液加到已洗净的 FeC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·2H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 中，观察体系的变化。将盛混合物的容器置于 40℃左右的热水中，慢慢滴加 8mL 6％H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溶液，边加边充分搅拌。加完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后，取 1 滴所得悬浊液于点滴板凹穴中，加 1 滴 K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Fe(CN)</w:t>
      </w: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>=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溶液，如果出现蓝色，继续加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</w:t>
      </w: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>=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，直至无蓝色为止。将上述加入足量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的溶液加热至沸（加热过程要充分搅拌），先一次加入 6mL 0.5mol·L-1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溶液，在保持微沸的情况下，继续滴加0.5mol·L-1H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，至溶液完全变为透明的绿色。记录所用 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溶液的量。</w:t>
      </w:r>
    </w:p>
    <w:p w14:paraId="2C8BFCCB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c. 用溶剂替换法析出结晶</w:t>
      </w:r>
    </w:p>
    <w:p w14:paraId="413D484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往所得透明的绿色溶液中加入 10mL 乙醇，将一小段棉线悬挂在溶液中，棉线可固定在一段比烧杯口径稍大的塑料条上。将烧杯盖好，在暗处放置数小时后，即有 K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Fe(C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O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)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>·3H</w:t>
      </w:r>
      <w:r>
        <w:rPr>
          <w:rFonts w:hint="default"/>
          <w:b w:val="0"/>
          <w:bCs w:val="0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O 晶体析出，减压过滤，往晶体上滴少量乙醇，继续抽干，置于表面皿上，放入烘箱内烘 20min，称重，计算产率</w:t>
      </w:r>
    </w:p>
    <w:p w14:paraId="7DD813EF">
      <w:pPr>
        <w:rPr>
          <w:rFonts w:hint="default"/>
          <w:b/>
          <w:bCs/>
          <w:sz w:val="18"/>
          <w:szCs w:val="18"/>
          <w:u w:val="none"/>
          <w:lang w:val="en-US" w:eastAsia="zh-CN"/>
        </w:rPr>
      </w:pPr>
      <w:r>
        <w:rPr>
          <w:rFonts w:hint="default"/>
          <w:b/>
          <w:bCs/>
          <w:sz w:val="18"/>
          <w:szCs w:val="18"/>
          <w:u w:val="none"/>
          <w:lang w:val="en-US" w:eastAsia="zh-CN"/>
        </w:rPr>
        <w:t>2. 产品的光化学试验</w:t>
      </w:r>
    </w:p>
    <w:p w14:paraId="37E237DF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（1）在表面皿或点滴板上放少许 K[Fe(C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]·3H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 产品，置于日光下一段时间，观察晶体颜色变化，与放暗处的晶体比较。</w:t>
      </w:r>
    </w:p>
    <w:p w14:paraId="568EB1AB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（2）取 0.5 mL 上述产品的饱和溶液与等体积的 0.5mol·L-1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溶液混合均匀。用毛笔蘸此混合液在白纸上写字，字迹经强光照射后，由浅黄色变为蓝色</w:t>
      </w:r>
      <w:r>
        <w:rPr>
          <w:rFonts w:hint="eastAsia"/>
          <w:sz w:val="18"/>
          <w:szCs w:val="18"/>
          <w:u w:val="none"/>
          <w:lang w:val="en-US" w:eastAsia="zh-CN"/>
        </w:rPr>
        <w:t>（滕式蓝）</w:t>
      </w:r>
      <w:r>
        <w:rPr>
          <w:rFonts w:hint="default"/>
          <w:sz w:val="18"/>
          <w:szCs w:val="18"/>
          <w:u w:val="none"/>
          <w:lang w:val="en-US" w:eastAsia="zh-CN"/>
        </w:rPr>
        <w:t>。</w:t>
      </w:r>
      <w:r>
        <w:rPr>
          <w:rFonts w:hint="eastAsia"/>
          <w:sz w:val="18"/>
          <w:szCs w:val="18"/>
          <w:u w:val="none"/>
          <w:lang w:val="en-US" w:eastAsia="zh-CN"/>
        </w:rPr>
        <w:t>如图：</w:t>
      </w:r>
    </w:p>
    <w:p w14:paraId="14606FEA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 xml:space="preserve">                                      </w:t>
      </w: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871855" cy="973455"/>
            <wp:effectExtent l="0" t="0" r="4445" b="4445"/>
            <wp:docPr id="7" name="图片 7" descr="84178D833AE0291450D7B115900BA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4178D833AE0291450D7B115900BA4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FC73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2K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[Fe(C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] + 2K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[Fe(CN)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 =(强光)= Fe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[Fe(CN)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↓+ 6K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 xml:space="preserve"> + 6CO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↑</w:t>
      </w:r>
    </w:p>
    <w:p w14:paraId="39EAB804">
      <w:pPr>
        <w:rPr>
          <w:rFonts w:hint="default"/>
          <w:b/>
          <w:bCs/>
          <w:sz w:val="18"/>
          <w:szCs w:val="18"/>
          <w:u w:val="none"/>
          <w:lang w:val="en-US" w:eastAsia="zh-CN"/>
        </w:rPr>
      </w:pPr>
      <w:r>
        <w:rPr>
          <w:rFonts w:hint="default"/>
          <w:b/>
          <w:bCs/>
          <w:sz w:val="18"/>
          <w:szCs w:val="18"/>
          <w:u w:val="none"/>
          <w:lang w:val="en-US" w:eastAsia="zh-CN"/>
        </w:rPr>
        <w:t>3. 配合物的性质</w:t>
      </w:r>
    </w:p>
    <w:p w14:paraId="55D877E7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称取1g产品溶于 20mL 蒸馏水中，溶液供下面实验用。</w:t>
      </w:r>
    </w:p>
    <w:p w14:paraId="3BA2E580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a. 确定配合物的内外界</w:t>
      </w:r>
    </w:p>
    <w:p w14:paraId="0FD318BC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（1）检定Ｋ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+</w:t>
      </w:r>
      <w:r>
        <w:rPr>
          <w:rFonts w:hint="default"/>
          <w:sz w:val="18"/>
          <w:szCs w:val="18"/>
          <w:u w:val="none"/>
          <w:lang w:val="en-US" w:eastAsia="zh-CN"/>
        </w:rPr>
        <w:t>:</w:t>
      </w:r>
    </w:p>
    <w:p w14:paraId="53A054C2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取少量 0.1mol·L-1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 xml:space="preserve"> 及产品溶液，分别与饱和酒石酸氢钠NaHC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溶液作用。充分摇匀，观察</w:t>
      </w:r>
      <w:r>
        <w:rPr>
          <w:rFonts w:hint="eastAsia"/>
          <w:sz w:val="18"/>
          <w:szCs w:val="18"/>
          <w:u w:val="none"/>
          <w:lang w:val="en-US" w:eastAsia="zh-CN"/>
        </w:rPr>
        <w:t>到两者均在试管底部产生酒石酸氢钾沉淀，证明了产物中的钾离子</w:t>
      </w:r>
    </w:p>
    <w:p w14:paraId="5960A3C5">
      <w:pPr>
        <w:pStyle w:val="4"/>
        <w:keepNext w:val="0"/>
        <w:keepLines w:val="0"/>
        <w:widowControl/>
        <w:suppressLineNumbers w:val="0"/>
        <w:rPr>
          <w:rFonts w:hint="default"/>
          <w:sz w:val="18"/>
          <w:szCs w:val="18"/>
          <w:u w:val="none"/>
          <w:lang w:val="en-US" w:eastAsia="zh-CN"/>
        </w:rPr>
      </w:pPr>
      <w:r>
        <w:drawing>
          <wp:inline distT="0" distB="0" distL="114300" distR="114300">
            <wp:extent cx="1024255" cy="1366520"/>
            <wp:effectExtent l="0" t="0" r="4445" b="5080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366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K⁺ + HC₄H₄O₆⁻ = KHC₄H₄O₆↓</w:t>
      </w:r>
    </w:p>
    <w:p w14:paraId="3E00383B">
      <w:pPr>
        <w:numPr>
          <w:ilvl w:val="0"/>
          <w:numId w:val="3"/>
        </w:num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检定 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2-</w:t>
      </w:r>
      <w:r>
        <w:rPr>
          <w:rFonts w:hint="default"/>
          <w:sz w:val="18"/>
          <w:szCs w:val="18"/>
          <w:u w:val="none"/>
          <w:lang w:val="en-US" w:eastAsia="zh-CN"/>
        </w:rPr>
        <w:t xml:space="preserve"> </w:t>
      </w:r>
    </w:p>
    <w:p w14:paraId="11E48CAB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在少量 0.1mol·L-1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及产品溶液中分别加入 2 滴 0.5mol· L-1 CaCl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溶液，观察现象有何不同?</w:t>
      </w:r>
    </w:p>
    <w:p w14:paraId="2F94E731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产品溶液无变化，草酸钾溶液生成白色浑浊</w:t>
      </w:r>
    </w:p>
    <w:p w14:paraId="11FC2AF5">
      <w:pPr>
        <w:numPr>
          <w:ilvl w:val="0"/>
          <w:numId w:val="0"/>
        </w:numPr>
        <w:ind w:firstLine="42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drawing>
          <wp:inline distT="0" distB="0" distL="114300" distR="114300">
            <wp:extent cx="1316355" cy="1755140"/>
            <wp:effectExtent l="0" t="0" r="4445" b="10160"/>
            <wp:docPr id="9" name="图片 4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175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sz w:val="18"/>
          <w:szCs w:val="18"/>
          <w:u w:val="none"/>
          <w:lang w:val="en-US" w:eastAsia="zh-CN"/>
        </w:rPr>
        <w:t>Ca²⁺ + C₂O₄²⁻ = CaC₂O₄↓</w:t>
      </w:r>
    </w:p>
    <w:p w14:paraId="3D165EE8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（3）检定 Fe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 xml:space="preserve">3+ </w:t>
      </w:r>
    </w:p>
    <w:p w14:paraId="0E924A6C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在少量 0.2mol·L-1 FeCl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及产品溶液中，分别加入 1 滴 1mol·L-1 KSCN溶液，观察现象有何不同?</w:t>
      </w:r>
    </w:p>
    <w:p w14:paraId="4569031A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产品溶液几乎不变色，氯化铁溶液立即变成血红色</w:t>
      </w:r>
    </w:p>
    <w:p w14:paraId="5A619F62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831850" cy="1109980"/>
            <wp:effectExtent l="0" t="0" r="6350" b="7620"/>
            <wp:docPr id="10" name="图片 10" descr="微信图片_20260421162815_1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421162815_19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8"/>
          <w:szCs w:val="18"/>
          <w:u w:val="none"/>
          <w:lang w:val="en-US" w:eastAsia="zh-CN"/>
        </w:rPr>
        <w:t>Fe³⁺ + 3SCN⁻ = Fe(SCN)₃</w:t>
      </w:r>
    </w:p>
    <w:p w14:paraId="1024C42C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b. 酸度对配合平衡的影响</w:t>
      </w:r>
    </w:p>
    <w:p w14:paraId="04188271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（1）在两支盛少量产品溶液的试管中，各加 1 滴 1mol·L-1KSCN 溶液，然后分别滴加 6mol·L-1的 HAc 和 3mol·L-1 H2SO4，观察溶液颜色有何变化?</w:t>
      </w:r>
    </w:p>
    <w:p w14:paraId="75EEBF8C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加入硫酸的试管变为棕黄色，加入草酸的试管几乎不变色</w:t>
      </w:r>
    </w:p>
    <w:p w14:paraId="782C5852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1000760" cy="1334770"/>
            <wp:effectExtent l="0" t="0" r="2540" b="11430"/>
            <wp:docPr id="11" name="图片 11" descr="微信图片_20260421162819_2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421162819_20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000000"/>
          <w:spacing w:val="0"/>
          <w:sz w:val="20"/>
          <w:szCs w:val="20"/>
        </w:rPr>
        <w:t>[Fe(C₂O₄)₃]³⁻ + 6H⁺ = Fe³⁺ + 3H₂C₂O₄</w:t>
      </w:r>
    </w:p>
    <w:p w14:paraId="0E9FE31E">
      <w:pPr>
        <w:numPr>
          <w:ilvl w:val="0"/>
          <w:numId w:val="3"/>
        </w:numPr>
        <w:ind w:left="0" w:leftChars="0" w:firstLine="0" w:firstLineChars="0"/>
        <w:rPr>
          <w:rFonts w:hint="default"/>
          <w:sz w:val="18"/>
          <w:szCs w:val="18"/>
          <w:u w:val="none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347345</wp:posOffset>
                </wp:positionV>
                <wp:extent cx="3651250" cy="11963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2365" y="7879080"/>
                          <a:ext cx="365125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6874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Reason：溶液中极少量的Fe³⁺会发生水解，加入氨水与水解产生的氢离子反应，促进了水解，同时促进更多的</w:t>
                            </w:r>
                            <w:r>
                              <w:rPr>
                                <w:rFonts w:hint="eastAsia" w:asciiTheme="minorHAnsi" w:hAnsiTheme="minorHAnsi" w:eastAsiaTheme="minorEastAsia" w:cstheme="minorBidi"/>
                                <w:kern w:val="2"/>
                                <w:sz w:val="18"/>
                                <w:szCs w:val="18"/>
                                <w:u w:val="none"/>
                                <w:lang w:val="en-US" w:eastAsia="zh-CN" w:bidi="ar-SA"/>
                              </w:rPr>
                              <w:t>Fe³⁺</w:t>
                            </w:r>
                            <w:r>
                              <w:rPr>
                                <w:rFonts w:hint="eastAsia" w:cstheme="minorBidi"/>
                                <w:kern w:val="2"/>
                                <w:sz w:val="18"/>
                                <w:szCs w:val="18"/>
                                <w:u w:val="none"/>
                                <w:lang w:val="en-US" w:eastAsia="zh-CN" w:bidi="ar-SA"/>
                              </w:rPr>
                              <w:t>从</w:t>
                            </w:r>
                            <w:r>
                              <w:rPr>
                                <w:rFonts w:hint="default" w:asciiTheme="minorHAnsi" w:hAnsiTheme="minorHAnsi" w:eastAsiaTheme="minorEastAsia" w:cstheme="minorBidi"/>
                                <w:kern w:val="2"/>
                                <w:sz w:val="18"/>
                                <w:szCs w:val="18"/>
                                <w:u w:val="none"/>
                                <w:lang w:val="en-US" w:eastAsia="zh-CN" w:bidi="ar-SA"/>
                              </w:rPr>
                              <w:t>[Fe(C₂O₄)₃]³⁻</w:t>
                            </w:r>
                            <w:r>
                              <w:rPr>
                                <w:rFonts w:hint="eastAsia" w:cstheme="minorBidi"/>
                                <w:kern w:val="2"/>
                                <w:sz w:val="18"/>
                                <w:szCs w:val="18"/>
                                <w:u w:val="none"/>
                                <w:lang w:val="en-US" w:eastAsia="zh-CN" w:bidi="ar-SA"/>
                              </w:rPr>
                              <w:t>中解离出来。</w:t>
                            </w:r>
                          </w:p>
                          <w:p w14:paraId="0F514C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8pt;margin-top:27.35pt;height:94.2pt;width:287.5pt;z-index:251660288;mso-width-relative:page;mso-height-relative:page;" filled="f" stroked="f" coordsize="21600,21600" o:gfxdata="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+sNQ12wAAAAoBAAAPAAAAAAAA&#10;AAEAIAAAACIAAABkcnMvZG93bnJldi54bWxQSwECFAAUAAAACACHTuJAmR5670gCAAB1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D6874A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u w:val="none"/>
                          <w:lang w:val="en-US" w:eastAsia="zh-CN"/>
                        </w:rPr>
                        <w:t>Reason：溶液中极少量的Fe³⁺会发生水解，加入氨水与水解产生的氢离子反应，促进了水解，同时促进更多的</w:t>
                      </w:r>
                      <w:r>
                        <w:rPr>
                          <w:rFonts w:hint="eastAsia" w:asciiTheme="minorHAnsi" w:hAnsiTheme="minorHAnsi" w:eastAsiaTheme="minorEastAsia" w:cstheme="minorBidi"/>
                          <w:kern w:val="2"/>
                          <w:sz w:val="18"/>
                          <w:szCs w:val="18"/>
                          <w:u w:val="none"/>
                          <w:lang w:val="en-US" w:eastAsia="zh-CN" w:bidi="ar-SA"/>
                        </w:rPr>
                        <w:t>Fe³⁺</w:t>
                      </w:r>
                      <w:r>
                        <w:rPr>
                          <w:rFonts w:hint="eastAsia" w:cstheme="minorBidi"/>
                          <w:kern w:val="2"/>
                          <w:sz w:val="18"/>
                          <w:szCs w:val="18"/>
                          <w:u w:val="none"/>
                          <w:lang w:val="en-US" w:eastAsia="zh-CN" w:bidi="ar-SA"/>
                        </w:rPr>
                        <w:t>从</w:t>
                      </w:r>
                      <w:r>
                        <w:rPr>
                          <w:rFonts w:hint="default" w:asciiTheme="minorHAnsi" w:hAnsiTheme="minorHAnsi" w:eastAsiaTheme="minorEastAsia" w:cstheme="minorBidi"/>
                          <w:kern w:val="2"/>
                          <w:sz w:val="18"/>
                          <w:szCs w:val="18"/>
                          <w:u w:val="none"/>
                          <w:lang w:val="en-US" w:eastAsia="zh-CN" w:bidi="ar-SA"/>
                        </w:rPr>
                        <w:t>[Fe(C₂O₄)₃]³⁻</w:t>
                      </w:r>
                      <w:r>
                        <w:rPr>
                          <w:rFonts w:hint="eastAsia" w:cstheme="minorBidi"/>
                          <w:kern w:val="2"/>
                          <w:sz w:val="18"/>
                          <w:szCs w:val="18"/>
                          <w:u w:val="none"/>
                          <w:lang w:val="en-US" w:eastAsia="zh-CN" w:bidi="ar-SA"/>
                        </w:rPr>
                        <w:t>中解离出来。</w:t>
                      </w:r>
                    </w:p>
                    <w:p w14:paraId="0F514C1E"/>
                  </w:txbxContent>
                </v:textbox>
              </v:shape>
            </w:pict>
          </mc:Fallback>
        </mc:AlternateContent>
      </w:r>
      <w:r>
        <w:rPr>
          <w:rFonts w:hint="default"/>
          <w:sz w:val="18"/>
          <w:szCs w:val="18"/>
          <w:u w:val="none"/>
          <w:lang w:val="en-US" w:eastAsia="zh-CN"/>
        </w:rPr>
        <w:t>在少量产品溶液中滴加 2mol·L-1氨水，观察有何变化。试用影响配合平衡的酸效应及水解效应解释你观察到的现象。</w:t>
      </w:r>
    </w:p>
    <w:p w14:paraId="3E52FB58">
      <w:pPr>
        <w:numPr>
          <w:ilvl w:val="0"/>
          <w:numId w:val="0"/>
        </w:numPr>
        <w:ind w:leftChars="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溶液中生成红棕色沉淀。</w:t>
      </w:r>
    </w:p>
    <w:p w14:paraId="281BBBDD">
      <w:pPr>
        <w:numPr>
          <w:ilvl w:val="0"/>
          <w:numId w:val="0"/>
        </w:numPr>
        <w:ind w:leftChars="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1186180" cy="1581785"/>
            <wp:effectExtent l="0" t="0" r="7620" b="5715"/>
            <wp:docPr id="12" name="图片 12" descr="微信图片_20260421162826_2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421162826_22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000000"/>
          <w:spacing w:val="0"/>
          <w:sz w:val="20"/>
          <w:szCs w:val="20"/>
        </w:rPr>
        <w:t>K₃[Fe(C₂O₄)₃] + 3NH₃·H₂O = Fe(OH)₃↓ + 3K⁺ + 3C₂O₄²⁻ + 3NH₄⁺</w:t>
      </w:r>
    </w:p>
    <w:p w14:paraId="559829B7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c. 沉淀反应对配合平衡的影响</w:t>
      </w:r>
    </w:p>
    <w:p w14:paraId="64B9909F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在少量产品溶液中加 1 滴 0.5mol·L-1 Na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S 溶液，观察现象，写出反应式，并加以解释。</w:t>
      </w:r>
    </w:p>
    <w:p w14:paraId="54F64BFF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出现黑色及墨绿色沉淀（？）</w:t>
      </w:r>
    </w:p>
    <w:p w14:paraId="7CEF5CA0">
      <w:pPr>
        <w:ind w:firstLine="360" w:firstLineChars="200"/>
        <w:rPr>
          <w:rFonts w:hint="default" w:eastAsia="宋体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932815" cy="1244600"/>
            <wp:effectExtent l="0" t="0" r="6985" b="0"/>
            <wp:docPr id="14" name="图片 14" descr="微信图片_20260421162829_2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421162829_23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000000"/>
          <w:spacing w:val="0"/>
          <w:sz w:val="20"/>
          <w:szCs w:val="20"/>
        </w:rPr>
        <w:t>2K₃[Fe(C₂O₄)₃] + 3Na₂S = Fe₂S₃↓ + 6K⁺ + 6C₂O₄²⁻ + 6Na⁺</w:t>
      </w:r>
      <w:ins w:id="1" w:author="WPS_1559650426" w:date="2026-06-25T09:11:06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 xml:space="preserve"> </w:t>
        </w:r>
      </w:ins>
      <w:ins w:id="2" w:author="WPS_1559650426" w:date="2026-06-25T09:11:10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>进一步</w:t>
        </w:r>
      </w:ins>
      <w:ins w:id="3" w:author="WPS_1559650426" w:date="2026-06-25T09:11:11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>反应</w:t>
        </w:r>
      </w:ins>
      <w:ins w:id="4" w:author="WPS_1559650426" w:date="2026-06-25T09:11:14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>生成</w:t>
        </w:r>
      </w:ins>
      <w:ins w:id="5" w:author="WPS_1559650426" w:date="2026-06-25T09:11:17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>Fe</w:t>
        </w:r>
      </w:ins>
      <w:ins w:id="6" w:author="WPS_1559650426" w:date="2026-06-25T09:11:18Z">
        <w:r>
          <w:rPr>
            <w:rFonts w:hint="eastAsia" w:eastAsia="宋体" w:cs="Segoe UI Emoji" w:asciiTheme="minorAscii" w:hAnsiTheme="minorAscii"/>
            <w:i w:val="0"/>
            <w:iCs w:val="0"/>
            <w:caps w:val="0"/>
            <w:color w:val="000000"/>
            <w:spacing w:val="0"/>
            <w:sz w:val="20"/>
            <w:szCs w:val="20"/>
            <w:lang w:val="en-US" w:eastAsia="zh-CN"/>
          </w:rPr>
          <w:t>S</w:t>
        </w:r>
      </w:ins>
    </w:p>
    <w:p w14:paraId="75DC25B8">
      <w:p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d. 配合物相互转变及稳定性比较</w:t>
      </w:r>
    </w:p>
    <w:p w14:paraId="38A121C1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（1）往少量 0.2mol·L-1 FeCl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溶液中加 1 滴 1mol·L-1 KSCN，溶液立即变为血红色，再往溶液中滴入 1mol·L-1 NH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F，至血红色刚好褪去。将所得 FeF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2+</w:t>
      </w:r>
      <w:r>
        <w:rPr>
          <w:rFonts w:hint="default"/>
          <w:sz w:val="18"/>
          <w:szCs w:val="18"/>
          <w:u w:val="none"/>
          <w:lang w:val="en-US" w:eastAsia="zh-CN"/>
        </w:rPr>
        <w:t xml:space="preserve"> 溶液分为两份，往一份溶液中加入 1mol·L-1 KSCN，观察血红色是否容易重现?从实验现象比较下面反应的难易。</w:t>
      </w:r>
    </w:p>
    <w:p w14:paraId="4EE09822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不容易重现</w:t>
      </w:r>
    </w:p>
    <w:p w14:paraId="79B2F6B4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往另一份 FeF2+溶液中滴入 1mol·L-1K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，至溶液刚好转为黄绿色，记下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用量，再往此溶液中滴入 1mol· L-1NH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F，至黄绿色刚好褪去，比较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和 NH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F 的用量，判断反应的难易。</w:t>
      </w:r>
    </w:p>
    <w:p w14:paraId="3946B76F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加入13滴</w:t>
      </w:r>
      <w:r>
        <w:rPr>
          <w:rFonts w:hint="default"/>
          <w:sz w:val="18"/>
          <w:szCs w:val="18"/>
          <w:u w:val="none"/>
          <w:lang w:val="en-US" w:eastAsia="zh-CN"/>
        </w:rPr>
        <w:t>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eastAsia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溶液转为黄绿色</w:t>
      </w:r>
      <w:r>
        <w:rPr>
          <w:rFonts w:hint="eastAsia"/>
          <w:sz w:val="18"/>
          <w:szCs w:val="18"/>
          <w:u w:val="none"/>
          <w:lang w:val="en-US" w:eastAsia="zh-CN"/>
        </w:rPr>
        <w:t>，加入41滴</w:t>
      </w:r>
      <w:r>
        <w:rPr>
          <w:rFonts w:hint="default"/>
          <w:sz w:val="18"/>
          <w:szCs w:val="18"/>
          <w:u w:val="none"/>
          <w:lang w:val="en-US" w:eastAsia="zh-CN"/>
        </w:rPr>
        <w:t>NH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F溶液黄绿色</w:t>
      </w:r>
      <w:r>
        <w:rPr>
          <w:rFonts w:hint="eastAsia"/>
          <w:sz w:val="18"/>
          <w:szCs w:val="18"/>
          <w:u w:val="none"/>
          <w:lang w:val="en-US" w:eastAsia="zh-CN"/>
        </w:rPr>
        <w:t>褪去</w:t>
      </w:r>
    </w:p>
    <w:p w14:paraId="36B0E79B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913130" cy="1218565"/>
            <wp:effectExtent l="0" t="0" r="1270" b="635"/>
            <wp:docPr id="15" name="图片 15" descr="微信图片_20260421162843_2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60421162843_26_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Segoe UI Emoji" w:cs="Segoe UI Emoji" w:asciiTheme="minorAscii" w:hAnsiTheme="minorAscii"/>
          <w:i w:val="0"/>
          <w:iCs w:val="0"/>
          <w:caps w:val="0"/>
          <w:color w:val="000000"/>
          <w:spacing w:val="0"/>
          <w:sz w:val="20"/>
          <w:szCs w:val="20"/>
        </w:rPr>
        <w:t>Fe³⁺ + F⁻ = [FeF]²⁺</w:t>
      </w:r>
    </w:p>
    <w:p w14:paraId="128A9B3A">
      <w:pPr>
        <w:numPr>
          <w:ilvl w:val="0"/>
          <w:numId w:val="4"/>
        </w:num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在 0.5mol·L-1 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[Fe(CN)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]和产品溶液中分别滴入 2mol·L- 1 NaOH，对比现象有何不同? [ 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3-</w:t>
      </w:r>
      <w:r>
        <w:rPr>
          <w:rFonts w:hint="default"/>
          <w:sz w:val="18"/>
          <w:szCs w:val="18"/>
          <w:u w:val="none"/>
          <w:lang w:val="en-US" w:eastAsia="zh-CN"/>
        </w:rPr>
        <w:t>与[Fe(C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lang w:val="en-US" w:eastAsia="zh-CN"/>
        </w:rPr>
        <w:t>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]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3-</w:t>
      </w:r>
      <w:r>
        <w:rPr>
          <w:rFonts w:hint="default"/>
          <w:sz w:val="18"/>
          <w:szCs w:val="18"/>
          <w:u w:val="none"/>
          <w:lang w:val="en-US" w:eastAsia="zh-CN"/>
        </w:rPr>
        <w:t>比较，何者较稳定?</w:t>
      </w:r>
    </w:p>
    <w:p w14:paraId="5730823A">
      <w:pPr>
        <w:numPr>
          <w:ilvl w:val="0"/>
          <w:numId w:val="0"/>
        </w:numPr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 xml:space="preserve">   </w:t>
      </w:r>
      <w:r>
        <w:rPr>
          <w:rFonts w:hint="default"/>
          <w:sz w:val="18"/>
          <w:szCs w:val="18"/>
          <w:u w:val="none"/>
          <w:lang w:val="en-US" w:eastAsia="zh-CN"/>
        </w:rPr>
        <w:t>K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3</w:t>
      </w:r>
      <w:r>
        <w:rPr>
          <w:rFonts w:hint="default"/>
          <w:sz w:val="18"/>
          <w:szCs w:val="18"/>
          <w:u w:val="none"/>
          <w:lang w:val="en-US" w:eastAsia="zh-CN"/>
        </w:rPr>
        <w:t>[Fe(CN)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</w:t>
      </w:r>
      <w:r>
        <w:rPr>
          <w:rFonts w:hint="eastAsia"/>
          <w:sz w:val="18"/>
          <w:szCs w:val="18"/>
          <w:u w:val="none"/>
          <w:lang w:val="en-US" w:eastAsia="zh-CN"/>
        </w:rPr>
        <w:t>溶液几乎不变色，三草酸合铁酸钾溶液变为红褐色，说明</w:t>
      </w:r>
      <w:r>
        <w:rPr>
          <w:rFonts w:hint="default"/>
          <w:sz w:val="18"/>
          <w:szCs w:val="18"/>
          <w:u w:val="none"/>
          <w:lang w:val="en-US" w:eastAsia="zh-CN"/>
        </w:rPr>
        <w:t>[ Fe(CN)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6</w:t>
      </w:r>
      <w:r>
        <w:rPr>
          <w:rFonts w:hint="default"/>
          <w:sz w:val="18"/>
          <w:szCs w:val="18"/>
          <w:u w:val="none"/>
          <w:lang w:val="en-US" w:eastAsia="zh-CN"/>
        </w:rPr>
        <w:t>]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3-</w:t>
      </w:r>
      <w:r>
        <w:rPr>
          <w:rFonts w:hint="default"/>
          <w:sz w:val="18"/>
          <w:szCs w:val="18"/>
          <w:u w:val="none"/>
          <w:lang w:val="en-US" w:eastAsia="zh-CN"/>
        </w:rPr>
        <w:t>较稳定</w:t>
      </w:r>
    </w:p>
    <w:p w14:paraId="0E5F5EC8">
      <w:pPr>
        <w:numPr>
          <w:ilvl w:val="0"/>
          <w:numId w:val="0"/>
        </w:numPr>
        <w:rPr>
          <w:rFonts w:hint="default"/>
          <w:sz w:val="18"/>
          <w:szCs w:val="18"/>
          <w:u w:val="none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1183005</wp:posOffset>
                </wp:positionV>
                <wp:extent cx="3614420" cy="539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39695" y="7644765"/>
                          <a:ext cx="361442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1C69A">
                            <w:pPr>
                              <w:rPr>
                                <w:rFonts w:hint="eastAsia" w:eastAsia="Segoe UI Emoji" w:cs="Segoe UI Emoji" w:asciiTheme="minorAscii" w:hAnsiTheme="minorAscii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eastAsia="Segoe UI Emoji" w:cs="Segoe UI Emoji" w:asciiTheme="minorAscii" w:hAnsiTheme="minorAscii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0"/>
                                <w:szCs w:val="20"/>
                              </w:rPr>
                              <w:t>K₃[Fe(CN)₆] + 3NaOH = Fe(OH)₃↓ + 3K⁺ + 6CN⁻ + 3Na⁺</w:t>
                            </w:r>
                          </w:p>
                          <w:p w14:paraId="7E268CAE">
                            <w:pPr>
                              <w:rPr>
                                <w:rFonts w:hint="default" w:eastAsia="Segoe UI Emoji" w:cs="Segoe UI Emoji" w:asciiTheme="minorAscii" w:hAnsiTheme="minorAscii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eastAsia="Segoe UI Emoji" w:cs="Segoe UI Emoji" w:asciiTheme="minorAscii" w:hAnsiTheme="minorAscii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0"/>
                                <w:szCs w:val="20"/>
                              </w:rPr>
                              <w:t>K₃[Fe(C₂O₄)₃] + 3NaOH = Fe(OH)₃↓ + 3K⁺ + 3C₂O₄²⁻ + 3Na⁺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85pt;margin-top:93.15pt;height:42.5pt;width:284.6pt;z-index:251661312;mso-width-relative:page;mso-height-relative:page;" filled="f" stroked="f" coordsize="21600,21600" o:gfxdata="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bEV0PbAAAACwEAAA8AAAAAAAAA&#10;AQAgAAAAIgAAAGRycy9kb3ducmV2LnhtbFBLAQIUABQAAAAIAIdO4kD0u3R4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01C69A">
                      <w:pPr>
                        <w:rPr>
                          <w:rFonts w:hint="eastAsia" w:eastAsia="Segoe UI Emoji" w:cs="Segoe UI Emoji" w:asciiTheme="minorAscii" w:hAnsiTheme="minorAscii"/>
                          <w:i w:val="0"/>
                          <w:iCs w:val="0"/>
                          <w:caps w:val="0"/>
                          <w:color w:val="000000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rFonts w:hint="eastAsia" w:eastAsia="Segoe UI Emoji" w:cs="Segoe UI Emoji" w:asciiTheme="minorAscii" w:hAnsiTheme="minorAscii"/>
                          <w:i w:val="0"/>
                          <w:iCs w:val="0"/>
                          <w:caps w:val="0"/>
                          <w:color w:val="000000"/>
                          <w:spacing w:val="0"/>
                          <w:sz w:val="20"/>
                          <w:szCs w:val="20"/>
                        </w:rPr>
                        <w:t>K₃[Fe(CN)₆] + 3NaOH = Fe(OH)₃↓ + 3K⁺ + 6CN⁻ + 3Na⁺</w:t>
                      </w:r>
                    </w:p>
                    <w:p w14:paraId="7E268CAE">
                      <w:pPr>
                        <w:rPr>
                          <w:rFonts w:hint="default" w:eastAsia="Segoe UI Emoji" w:cs="Segoe UI Emoji" w:asciiTheme="minorAscii" w:hAnsiTheme="minorAscii"/>
                          <w:i w:val="0"/>
                          <w:iCs w:val="0"/>
                          <w:caps w:val="0"/>
                          <w:color w:val="000000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rFonts w:hint="default" w:eastAsia="Segoe UI Emoji" w:cs="Segoe UI Emoji" w:asciiTheme="minorAscii" w:hAnsiTheme="minorAscii"/>
                          <w:i w:val="0"/>
                          <w:iCs w:val="0"/>
                          <w:caps w:val="0"/>
                          <w:color w:val="000000"/>
                          <w:spacing w:val="0"/>
                          <w:sz w:val="20"/>
                          <w:szCs w:val="20"/>
                        </w:rPr>
                        <w:t>K₃[Fe(C₂O₄)₃] + 3NaOH = Fe(OH)₃↓ + 3K⁺ + 3C₂O₄²⁻ + 3Na⁺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18"/>
          <w:szCs w:val="18"/>
          <w:u w:val="none"/>
          <w:lang w:val="en-US" w:eastAsia="zh-CN"/>
        </w:rPr>
        <w:drawing>
          <wp:inline distT="0" distB="0" distL="114300" distR="114300">
            <wp:extent cx="1329690" cy="1773555"/>
            <wp:effectExtent l="0" t="0" r="3810" b="4445"/>
            <wp:docPr id="16" name="图片 16" descr="微信图片_20260421162846_2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60421162846_27_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C178">
      <w:pPr>
        <w:ind w:firstLine="360" w:firstLineChars="200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综合以上实验现象，定性判断配位体SCN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default"/>
          <w:sz w:val="18"/>
          <w:szCs w:val="18"/>
          <w:u w:val="none"/>
          <w:lang w:val="en-US" w:eastAsia="zh-CN"/>
        </w:rPr>
        <w:t>、F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default"/>
          <w:sz w:val="18"/>
          <w:szCs w:val="18"/>
          <w:u w:val="none"/>
          <w:lang w:val="en-US" w:eastAsia="zh-CN"/>
        </w:rPr>
        <w:t>、C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2-</w:t>
      </w:r>
      <w:r>
        <w:rPr>
          <w:rFonts w:hint="default"/>
          <w:sz w:val="18"/>
          <w:szCs w:val="18"/>
          <w:u w:val="none"/>
          <w:lang w:val="en-US" w:eastAsia="zh-CN"/>
        </w:rPr>
        <w:t>、CN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default"/>
          <w:sz w:val="18"/>
          <w:szCs w:val="18"/>
          <w:u w:val="none"/>
          <w:lang w:val="en-US" w:eastAsia="zh-CN"/>
        </w:rPr>
        <w:t>与Fe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3+</w:t>
      </w:r>
      <w:r>
        <w:rPr>
          <w:rFonts w:hint="default"/>
          <w:sz w:val="18"/>
          <w:szCs w:val="18"/>
          <w:u w:val="none"/>
          <w:lang w:val="en-US" w:eastAsia="zh-CN"/>
        </w:rPr>
        <w:t>配位能力的强弱。</w:t>
      </w:r>
    </w:p>
    <w:p w14:paraId="0C7BBBE3">
      <w:pPr>
        <w:ind w:firstLine="360" w:firstLineChars="200"/>
        <w:rPr>
          <w:rFonts w:hint="default"/>
          <w:sz w:val="18"/>
          <w:szCs w:val="18"/>
          <w:u w:val="none"/>
          <w:vertAlign w:val="baseline"/>
          <w:lang w:val="en-US" w:eastAsia="zh-CN"/>
        </w:rPr>
      </w:pPr>
      <w:r>
        <w:rPr>
          <w:rFonts w:hint="default"/>
          <w:sz w:val="18"/>
          <w:szCs w:val="18"/>
          <w:u w:val="none"/>
          <w:lang w:val="en-US" w:eastAsia="zh-CN"/>
        </w:rPr>
        <w:t>CN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eastAsia"/>
          <w:sz w:val="18"/>
          <w:szCs w:val="18"/>
          <w:u w:val="none"/>
          <w:vertAlign w:val="baseline"/>
          <w:lang w:val="en-US" w:eastAsia="zh-CN"/>
        </w:rPr>
        <w:t>＞</w:t>
      </w:r>
      <w:r>
        <w:rPr>
          <w:rFonts w:hint="default"/>
          <w:sz w:val="18"/>
          <w:szCs w:val="18"/>
          <w:u w:val="none"/>
          <w:lang w:val="en-US" w:eastAsia="zh-CN"/>
        </w:rPr>
        <w:t>C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2</w:t>
      </w:r>
      <w:r>
        <w:rPr>
          <w:rFonts w:hint="default"/>
          <w:sz w:val="18"/>
          <w:szCs w:val="18"/>
          <w:u w:val="none"/>
          <w:lang w:val="en-US" w:eastAsia="zh-CN"/>
        </w:rPr>
        <w:t>O</w:t>
      </w:r>
      <w:r>
        <w:rPr>
          <w:rFonts w:hint="default"/>
          <w:sz w:val="18"/>
          <w:szCs w:val="18"/>
          <w:u w:val="none"/>
          <w:vertAlign w:val="subscript"/>
          <w:lang w:val="en-US" w:eastAsia="zh-CN"/>
        </w:rPr>
        <w:t>4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2-</w:t>
      </w:r>
      <w:r>
        <w:rPr>
          <w:rFonts w:hint="eastAsia"/>
          <w:sz w:val="18"/>
          <w:szCs w:val="18"/>
          <w:u w:val="none"/>
          <w:vertAlign w:val="baseline"/>
          <w:lang w:val="en-US" w:eastAsia="zh-CN"/>
        </w:rPr>
        <w:t>＞</w:t>
      </w:r>
      <w:r>
        <w:rPr>
          <w:rFonts w:hint="default"/>
          <w:sz w:val="18"/>
          <w:szCs w:val="18"/>
          <w:u w:val="none"/>
          <w:lang w:val="en-US" w:eastAsia="zh-CN"/>
        </w:rPr>
        <w:t>F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  <w:r>
        <w:rPr>
          <w:rFonts w:hint="eastAsia"/>
          <w:sz w:val="18"/>
          <w:szCs w:val="18"/>
          <w:u w:val="none"/>
          <w:vertAlign w:val="baseline"/>
          <w:lang w:val="en-US" w:eastAsia="zh-CN"/>
        </w:rPr>
        <w:t>＞</w:t>
      </w:r>
      <w:r>
        <w:rPr>
          <w:rFonts w:hint="default"/>
          <w:sz w:val="18"/>
          <w:szCs w:val="18"/>
          <w:u w:val="none"/>
          <w:lang w:val="en-US" w:eastAsia="zh-CN"/>
        </w:rPr>
        <w:t>SCN</w:t>
      </w:r>
      <w:r>
        <w:rPr>
          <w:rFonts w:hint="default"/>
          <w:sz w:val="18"/>
          <w:szCs w:val="18"/>
          <w:u w:val="none"/>
          <w:vertAlign w:val="superscript"/>
          <w:lang w:val="en-US" w:eastAsia="zh-CN"/>
        </w:rPr>
        <w:t>-</w:t>
      </w:r>
    </w:p>
    <w:p w14:paraId="39451AC1">
      <w:pP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332740</wp:posOffset>
                </wp:positionV>
                <wp:extent cx="3143250" cy="10052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2865" y="8894445"/>
                          <a:ext cx="314325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5D45">
                            <w:pP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n(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Fe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=7.50g/392.14g*mol</w:t>
                            </w:r>
                            <w:r>
                              <w:rPr>
                                <w:rFonts w:hint="eastAsia"/>
                                <w:vertAlign w:val="superscript"/>
                                <w:lang w:val="en-US" w:eastAsia="zh-CN"/>
                              </w:rPr>
                              <w:t>-1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=0.01913mol</w:t>
                            </w:r>
                          </w:p>
                          <w:p w14:paraId="022A7017">
                            <w:pP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vertAlign w:val="subscript"/>
                                <w:lang w:val="en-US" w:eastAsia="zh-CN"/>
                              </w:rPr>
                              <w:t>理论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=0.01913mol×491.25g*mol</w:t>
                            </w:r>
                            <w:r>
                              <w:rPr>
                                <w:rFonts w:hint="eastAsia"/>
                                <w:vertAlign w:val="superscript"/>
                                <w:lang w:val="en-US" w:eastAsia="zh-CN"/>
                              </w:rPr>
                              <w:t>-1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=9.40g</w:t>
                            </w:r>
                          </w:p>
                          <w:p w14:paraId="50C8E1E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产率ω=1.34g/9.40g×100%=14.26%​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8pt;margin-top:26.2pt;height:79.15pt;width:247.5pt;z-index:251662336;mso-width-relative:page;mso-height-relative:page;" filled="f" stroked="f" coordsize="21600,21600" o:gfxdata="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ExIzNsAAAAKAQAADwAAAAAA&#10;AAABACAAAAAiAAAAZHJzL2Rvd25yZXYueG1sUEsBAhQAFAAAAAgAh07iQNjZK0VJAgAAd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B75D45">
                      <w:pPr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n(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Fe</w:t>
                      </w:r>
                      <w:r>
                        <w:rPr>
                          <w:rFonts w:hint="eastAsia"/>
                        </w:rPr>
                        <w:t>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=7.50g/392.14g*mol</w:t>
                      </w:r>
                      <w:r>
                        <w:rPr>
                          <w:rFonts w:hint="eastAsia"/>
                          <w:vertAlign w:val="superscript"/>
                          <w:lang w:val="en-US" w:eastAsia="zh-CN"/>
                        </w:rPr>
                        <w:t>-1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=0.01913mol</w:t>
                      </w:r>
                    </w:p>
                    <w:p w14:paraId="022A7017">
                      <w:pPr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</w:t>
                      </w:r>
                      <w:r>
                        <w:rPr>
                          <w:rFonts w:hint="eastAsia"/>
                          <w:vertAlign w:val="subscript"/>
                          <w:lang w:val="en-US" w:eastAsia="zh-CN"/>
                        </w:rPr>
                        <w:t>理论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=0.01913mol×491.25g*mol</w:t>
                      </w:r>
                      <w:r>
                        <w:rPr>
                          <w:rFonts w:hint="eastAsia"/>
                          <w:vertAlign w:val="superscript"/>
                          <w:lang w:val="en-US" w:eastAsia="zh-CN"/>
                        </w:rPr>
                        <w:t>-1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=9.40g</w:t>
                      </w:r>
                    </w:p>
                    <w:p w14:paraId="50C8E1E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产率ω=1.34g/9.40g×100%=14.26%​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  <w:t>五、 数据记录和处理</w:t>
      </w:r>
    </w:p>
    <w:p w14:paraId="1393ABEE">
      <w:pP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>称取摩尔盐：7.50g           加入草酸V=10.0ml</w:t>
      </w:r>
    </w:p>
    <w:p w14:paraId="12D40FB8">
      <w:pP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二水合草酸：2.71g       产物质量m=1.34g</w:t>
      </w:r>
    </w:p>
    <w:p w14:paraId="12722F24">
      <w:pPr>
        <w:rPr>
          <w:rFonts w:hint="default"/>
          <w:b w:val="0"/>
          <w:bCs w:val="0"/>
          <w:sz w:val="18"/>
          <w:szCs w:val="18"/>
          <w:u w:val="none"/>
          <w:vertAlign w:val="baseline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u w:val="none"/>
          <w:vertAlign w:val="baseline"/>
          <w:lang w:val="en-US" w:eastAsia="zh-CN"/>
        </w:rPr>
        <w:t xml:space="preserve">    一水合草酸钾：5.53g        </w:t>
      </w:r>
    </w:p>
    <w:p w14:paraId="5E2C63BD">
      <w:pPr>
        <w:rPr>
          <w:rFonts w:hint="default"/>
          <w:b/>
          <w:bCs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vertAlign w:val="baseline"/>
          <w:lang w:val="en-US" w:eastAsia="zh-CN"/>
        </w:rPr>
        <w:t>六、 结论、问题和讨论（习题、实验讨论、反思及改进）</w:t>
      </w:r>
    </w:p>
    <w:p w14:paraId="26AB4A53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Calibri"/>
          <w:b/>
          <w:bCs/>
          <w:color w:val="000000"/>
          <w:kern w:val="0"/>
          <w:sz w:val="24"/>
          <w:szCs w:val="24"/>
          <w:lang w:val="en-US" w:eastAsia="zh-CN" w:bidi="ar"/>
        </w:rPr>
        <w:t>思考题</w:t>
      </w:r>
    </w:p>
    <w:p w14:paraId="73AED780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1.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）</w:t>
      </w:r>
    </w:p>
    <w:p w14:paraId="56D9D8ED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过慢：氧化反应不完全，Fe²⁺残留可能导致产物纯度下降，且反应时间延长。</w:t>
      </w:r>
    </w:p>
    <w:p w14:paraId="4918D5F9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过快：剧烈放热导致局部过热，可能引起H₂O₂分解（产生氧气气泡），造成溶液溅出或产物分解。</w:t>
      </w:r>
    </w:p>
    <w:p w14:paraId="25BD2560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优越性：H₂O₂氧化产物为H₂O，不引入杂质离子；反应条件温和，易于控制。</w:t>
      </w:r>
    </w:p>
    <w:p w14:paraId="6CA37E0C">
      <w:pPr>
        <w:numPr>
          <w:ilvl w:val="0"/>
          <w:numId w:val="0"/>
        </w:numP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（2）</w:t>
      </w:r>
    </w:p>
    <w:p w14:paraId="2B205EB4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不能。原因：</w:t>
      </w:r>
    </w:p>
    <w:p w14:paraId="04CA44FF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①</w:t>
      </w: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产物K₃[Fe(C₂O₄)₃]·3H₂O在较高温度下可能分解（草酸根配体受热易分解）</w:t>
      </w:r>
    </w:p>
    <w:p w14:paraId="20922A58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②</w:t>
      </w: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蒸干会使杂质盐类（如K₂C₂O₄、K₂SO₄）与产物混合，降低纯度</w:t>
      </w:r>
    </w:p>
    <w:p w14:paraId="76FFF58D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（3）</w:t>
      </w:r>
    </w:p>
    <w:p w14:paraId="1C109ECB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洗涤目的：除去吸附的硫酸根（SO₄²⁻）、铵离子（NH₄⁺）和过量草酸根，防止杂质混入后续步骤。</w:t>
      </w:r>
    </w:p>
    <w:p w14:paraId="0EF81D6F">
      <w:pPr>
        <w:numPr>
          <w:ilvl w:val="0"/>
          <w:numId w:val="0"/>
        </w:numP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（4）</w:t>
      </w:r>
    </w:p>
    <w:p w14:paraId="6BDF8EC9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可以，但需控制条件。Fe³⁺易水解生成Fe(OH)₃沉淀，需在酸性条件下与草酸根反应。</w:t>
      </w:r>
    </w:p>
    <w:p w14:paraId="600F6872">
      <w:pPr>
        <w:numPr>
          <w:ilvl w:val="0"/>
          <w:numId w:val="0"/>
        </w:numP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（5）</w:t>
      </w:r>
    </w:p>
    <w:p w14:paraId="2A948022">
      <w:pPr>
        <w:numPr>
          <w:ilvl w:val="0"/>
          <w:numId w:val="0"/>
        </w:numP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草酸不可过量，若过量，则使溶液pH偏低，配离子倾向于解离，产率降低。</w:t>
      </w:r>
    </w:p>
    <w:p w14:paraId="4868DD4C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草酸溶液逐滴滴加原因：</w:t>
      </w:r>
    </w:p>
    <w:p w14:paraId="154454F4">
      <w:pPr>
        <w:numPr>
          <w:ilvl w:val="0"/>
          <w:numId w:val="0"/>
        </w:numPr>
        <w:rPr>
          <w:ins w:id="7" w:author="WPS_1559650426" w:date="2026-06-25T09:11:38Z"/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控制pH，避免局部过酸导致产物分解；缓慢生成配合物，有利于形成较大晶体。</w:t>
      </w:r>
    </w:p>
    <w:p w14:paraId="185240A1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ins w:id="8" w:author="WPS_1559650426" w:date="2026-06-25T09:11:39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lang w:val="en-US" w:eastAsia="zh-CN"/>
          </w:rPr>
          <w:t>H</w:t>
        </w:r>
      </w:ins>
      <w:ins w:id="9" w:author="WPS_1559650426" w:date="2026-06-25T09:11:41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subscript"/>
            <w:lang w:val="en-US" w:eastAsia="zh-CN"/>
          </w:rPr>
          <w:t>2</w:t>
        </w:r>
      </w:ins>
      <w:ins w:id="10" w:author="WPS_1559650426" w:date="2026-06-25T09:11:43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O</w:t>
        </w:r>
      </w:ins>
      <w:ins w:id="11" w:author="WPS_1559650426" w:date="2026-06-25T09:11:44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subscript"/>
            <w:lang w:val="en-US" w:eastAsia="zh-CN"/>
          </w:rPr>
          <w:t>2</w:t>
        </w:r>
      </w:ins>
      <w:ins w:id="12" w:author="WPS_1559650426" w:date="2026-06-25T09:11:45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 xml:space="preserve"> </w:t>
        </w:r>
      </w:ins>
      <w:ins w:id="13" w:author="WPS_1559650426" w:date="2026-06-25T09:11:49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不能</w:t>
        </w:r>
      </w:ins>
      <w:ins w:id="14" w:author="WPS_1559650426" w:date="2026-06-25T09:11:50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过量</w:t>
        </w:r>
      </w:ins>
      <w:ins w:id="15" w:author="WPS_1559650426" w:date="2026-06-25T09:11:53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 xml:space="preserve"> </w:t>
        </w:r>
      </w:ins>
      <w:ins w:id="16" w:author="WPS_1559650426" w:date="2026-06-25T09:11:54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，</w:t>
        </w:r>
      </w:ins>
      <w:ins w:id="17" w:author="WPS_1559650426" w:date="2026-06-25T09:11:55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会</w:t>
        </w:r>
      </w:ins>
      <w:ins w:id="18" w:author="WPS_1559650426" w:date="2026-06-25T09:11:57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添加</w:t>
        </w:r>
      </w:ins>
      <w:ins w:id="19" w:author="WPS_1559650426" w:date="2026-06-25T09:11:58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过多</w:t>
        </w:r>
      </w:ins>
      <w:ins w:id="20" w:author="WPS_1559650426" w:date="2026-06-25T09:11:59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的</w:t>
        </w:r>
      </w:ins>
      <w:ins w:id="21" w:author="WPS_1559650426" w:date="2026-06-25T09:12:00Z">
        <w:r>
          <w:rPr>
            <w:rFonts w:hint="eastAsia" w:asciiTheme="minorAscii" w:hAnsiTheme="minorAscii"/>
            <w:b w:val="0"/>
            <w:bCs w:val="0"/>
            <w:sz w:val="18"/>
            <w:szCs w:val="18"/>
            <w:u w:val="none"/>
            <w:vertAlign w:val="baseline"/>
            <w:lang w:val="en-US" w:eastAsia="zh-CN"/>
          </w:rPr>
          <w:t>草酸</w:t>
        </w:r>
      </w:ins>
    </w:p>
    <w:p w14:paraId="5E912C9B">
      <w:pPr>
        <w:numPr>
          <w:ilvl w:val="0"/>
          <w:numId w:val="0"/>
        </w:numP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eastAsia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（6）</w:t>
      </w:r>
    </w:p>
    <w:p w14:paraId="38DF1ABF">
      <w:pPr>
        <w:numPr>
          <w:ilvl w:val="0"/>
          <w:numId w:val="0"/>
        </w:numP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18"/>
          <w:szCs w:val="18"/>
          <w:u w:val="none"/>
          <w:lang w:val="en-US" w:eastAsia="zh-CN"/>
        </w:rPr>
        <w:t>应根据摩尔盐的物质的量计算理论产量，因其为限制试剂。草酸与草酸钾通常过量以确保反应完全</w:t>
      </w:r>
    </w:p>
    <w:p w14:paraId="47FC252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2.（以本实验产物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K₃[Fe(C₂O₄)₃]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为例）影响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因素：</w:t>
      </w:r>
    </w:p>
    <w:p w14:paraId="0C42C45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①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中心金属离子</w:t>
      </w:r>
    </w:p>
    <w:p w14:paraId="59F3F45F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电荷与半径：Fe³⁺电荷高、半径适中，与草酸根（强场配体）形成稳定配合物。</w:t>
      </w:r>
    </w:p>
    <w:p w14:paraId="574EAEF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②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配体性质</w:t>
      </w:r>
    </w:p>
    <w:p w14:paraId="2ADB524A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草酸根为强场配体，产生较大晶体场分裂能（Δ₀）；</w:t>
      </w:r>
    </w:p>
    <w:p w14:paraId="3F99FE2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③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螯合效应：草酸根为双齿配体，形成五元环螯合物，稳定性显著高于单齿配体。</w:t>
      </w:r>
    </w:p>
    <w:p w14:paraId="7EFA0A3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④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空间结构</w:t>
      </w:r>
    </w:p>
    <w:p w14:paraId="1C005CA0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如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八面体构型（[Fe(C₂O₄)₃]³⁻）对称性高，稳定性较好。</w:t>
      </w:r>
    </w:p>
    <w:p w14:paraId="5066E1C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⑤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外界条件</w:t>
      </w:r>
    </w:p>
    <w:p w14:paraId="762A5CC3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pH：酸性过强可能导致配体质子化（H₂C₂O₄），碱性过强可能生成Fe(OH)₃沉淀；</w:t>
      </w:r>
    </w:p>
    <w:p w14:paraId="2F0E8D0A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温度：加热可能破坏配位键，常温或低温更稳定；</w:t>
      </w:r>
    </w:p>
    <w:p w14:paraId="037392E3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光照：草酸铁配合物可能发生光化学反应，需避光保存。</w:t>
      </w:r>
    </w:p>
    <w:p w14:paraId="47DF11C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⑥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竞争反应</w:t>
      </w:r>
    </w:p>
    <w:p w14:paraId="66E5D2AA">
      <w:pPr>
        <w:keepNext w:val="0"/>
        <w:keepLines w:val="0"/>
        <w:widowControl/>
        <w:suppressLineNumbers w:val="0"/>
        <w:ind w:firstLine="200" w:firstLineChars="10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溶液中存在其他配体（如OH⁻、Cl⁻）可能发生配体取代。</w:t>
      </w:r>
    </w:p>
    <w:p w14:paraId="49D93736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Calibri"/>
          <w:b/>
          <w:bCs/>
          <w:color w:val="000000"/>
          <w:kern w:val="0"/>
          <w:sz w:val="24"/>
          <w:szCs w:val="24"/>
          <w:lang w:val="en-US" w:eastAsia="zh-CN" w:bidi="ar"/>
        </w:rPr>
        <w:t>实验反思：</w:t>
      </w:r>
    </w:p>
    <w:p w14:paraId="450FFD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为什么产率如此之低？</w:t>
      </w:r>
    </w:p>
    <w:p w14:paraId="624611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推测：①倾</w:t>
      </w:r>
      <w:del w:id="22" w:author="WPS_1559650426" w:date="2026-06-25T09:12:10Z">
        <w:r>
          <w:rPr>
            <w:rFonts w:hint="eastAsia" w:ascii="Calibri" w:hAnsi="Calibri" w:eastAsia="宋体" w:cs="Calibri"/>
            <w:b w:val="0"/>
            <w:bCs w:val="0"/>
            <w:color w:val="000000"/>
            <w:kern w:val="0"/>
            <w:sz w:val="20"/>
            <w:szCs w:val="20"/>
            <w:lang w:val="en-US" w:eastAsia="zh-CN" w:bidi="ar"/>
          </w:rPr>
          <w:delText>濞</w:delText>
        </w:r>
      </w:del>
      <w:ins w:id="23" w:author="WPS_1559650426" w:date="2026-06-25T09:12:08Z">
        <w:r>
          <w:rPr>
            <w:rFonts w:hint="eastAsia" w:ascii="Calibri" w:hAnsi="Calibri" w:eastAsia="宋体" w:cs="Calibri"/>
            <w:b w:val="0"/>
            <w:bCs w:val="0"/>
            <w:color w:val="000000"/>
            <w:kern w:val="0"/>
            <w:sz w:val="20"/>
            <w:szCs w:val="20"/>
            <w:lang w:val="en-US" w:eastAsia="zh-CN" w:bidi="ar"/>
          </w:rPr>
          <w:t>滗</w:t>
        </w:r>
      </w:ins>
      <w:r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法倒出了太多草酸亚铁。我倾濞了多达五次才在清液中检测不出硫酸根，而草酸亚铁的晶体颗粒很小，每次倾濞都会损失一部分固体。</w:t>
      </w:r>
    </w:p>
    <w:p w14:paraId="2018D5F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②结晶时溶液较稀。用的250ml烧杯，水量有点多，相对于乙醇显多。抽滤以后的清液中加入乙醇仍然能析出晶体。</w:t>
      </w:r>
    </w:p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5CB14"/>
    <w:multiLevelType w:val="singleLevel"/>
    <w:tmpl w:val="9AB5CB1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6504D42"/>
    <w:multiLevelType w:val="singleLevel"/>
    <w:tmpl w:val="B6504D42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DF4630CE"/>
    <w:multiLevelType w:val="singleLevel"/>
    <w:tmpl w:val="DF4630CE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162105B"/>
    <w:rsid w:val="12657693"/>
    <w:rsid w:val="15A523DF"/>
    <w:rsid w:val="17A83D52"/>
    <w:rsid w:val="21561580"/>
    <w:rsid w:val="311B5A49"/>
    <w:rsid w:val="34CF6B76"/>
    <w:rsid w:val="4AEF62FE"/>
    <w:rsid w:val="4DF27705"/>
    <w:rsid w:val="52E176A7"/>
    <w:rsid w:val="560D1145"/>
    <w:rsid w:val="613C63B1"/>
    <w:rsid w:val="673269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2469</Words>
  <Characters>3355</Characters>
  <Lines>0</Lines>
  <Paragraphs>0</Paragraphs>
  <TotalTime>5</TotalTime>
  <ScaleCrop>false</ScaleCrop>
  <LinksUpToDate>false</LinksUpToDate>
  <CharactersWithSpaces>3774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2026-06-25T01:12:33Z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