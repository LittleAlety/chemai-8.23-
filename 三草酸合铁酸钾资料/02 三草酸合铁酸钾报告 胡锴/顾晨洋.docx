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2E948">
      <w:pPr>
        <w:jc w:val="center"/>
        <w:rPr>
          <w:rFonts w:hint="eastAsia" w:ascii="宋体" w:hAnsi="宋体" w:eastAsia="宋体" w:cs="宋体"/>
          <w:b/>
          <w:bCs/>
          <w:sz w:val="36"/>
          <w:szCs w:val="36"/>
        </w:rPr>
      </w:pPr>
      <w:r>
        <w:rPr>
          <w:rFonts w:hint="eastAsia" w:ascii="宋体" w:hAnsi="宋体" w:eastAsia="宋体" w:cs="宋体"/>
          <w:b/>
          <w:bCs/>
          <w:sz w:val="36"/>
          <w:szCs w:val="36"/>
        </w:rPr>
        <w:t>武汉大学 化学与分子科学学院</w:t>
      </w:r>
    </w:p>
    <w:p w14:paraId="489DA66C">
      <w:pPr>
        <w:jc w:val="center"/>
        <w:rPr>
          <w:rFonts w:hint="eastAsia" w:ascii="宋体" w:hAnsi="宋体" w:eastAsia="宋体" w:cs="宋体"/>
          <w:b/>
          <w:bCs/>
          <w:sz w:val="36"/>
          <w:szCs w:val="36"/>
        </w:rPr>
      </w:pPr>
      <w:r>
        <w:rPr>
          <w:rFonts w:hint="eastAsia" w:ascii="宋体" w:hAnsi="宋体" w:eastAsia="宋体" w:cs="宋体"/>
          <w:b/>
          <w:bCs/>
          <w:sz w:val="36"/>
          <w:szCs w:val="36"/>
          <w:u w:val="single"/>
        </w:rPr>
        <w:t xml:space="preserve"> 基础化学实验02 </w:t>
      </w:r>
      <w:r>
        <w:rPr>
          <w:rFonts w:hint="eastAsia" w:ascii="宋体" w:hAnsi="宋体" w:eastAsia="宋体" w:cs="宋体"/>
          <w:b/>
          <w:bCs/>
          <w:sz w:val="36"/>
          <w:szCs w:val="36"/>
        </w:rPr>
        <w:t>课程实验报告</w:t>
      </w:r>
    </w:p>
    <w:p w14:paraId="1428F13E">
      <w:pPr>
        <w:jc w:val="center"/>
        <w:rPr>
          <w:rFonts w:hint="eastAsia" w:ascii="宋体" w:hAnsi="宋体" w:eastAsia="宋体" w:cs="宋体"/>
          <w:b/>
          <w:bCs/>
          <w:szCs w:val="21"/>
        </w:rPr>
      </w:pPr>
      <w:r>
        <w:rPr>
          <w:rFonts w:hint="eastAsia"/>
          <w:szCs w:val="21"/>
        </w:rPr>
        <w:t>学院 化学与分子科学学院 专业 化学（强基计划） 2026年 4 月 21 日</w:t>
      </w:r>
    </w:p>
    <w:tbl>
      <w:tblPr>
        <w:tblStyle w:val="5"/>
        <w:tblpPr w:leftFromText="180" w:rightFromText="180" w:vertAnchor="text" w:horzAnchor="page" w:tblpX="1443" w:tblpY="355"/>
        <w:tblOverlap w:val="never"/>
        <w:tblW w:w="96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8"/>
        <w:gridCol w:w="1558"/>
        <w:gridCol w:w="753"/>
        <w:gridCol w:w="981"/>
        <w:gridCol w:w="748"/>
        <w:gridCol w:w="2041"/>
        <w:gridCol w:w="1081"/>
        <w:gridCol w:w="1317"/>
      </w:tblGrid>
      <w:tr w14:paraId="7663F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138" w:type="dxa"/>
            <w:vAlign w:val="center"/>
          </w:tcPr>
          <w:p w14:paraId="630664C9">
            <w:pPr>
              <w:jc w:val="center"/>
              <w:rPr>
                <w:sz w:val="18"/>
                <w:szCs w:val="18"/>
              </w:rPr>
            </w:pPr>
            <w:r>
              <w:rPr>
                <w:rFonts w:hint="eastAsia"/>
                <w:sz w:val="18"/>
                <w:szCs w:val="18"/>
              </w:rPr>
              <w:t>实验名称</w:t>
            </w:r>
          </w:p>
        </w:tc>
        <w:tc>
          <w:tcPr>
            <w:tcW w:w="6081" w:type="dxa"/>
            <w:gridSpan w:val="5"/>
            <w:vAlign w:val="center"/>
          </w:tcPr>
          <w:p w14:paraId="07554DE9">
            <w:pPr>
              <w:jc w:val="center"/>
              <w:rPr>
                <w:sz w:val="18"/>
                <w:szCs w:val="18"/>
              </w:rPr>
            </w:pPr>
            <w:r>
              <w:rPr>
                <w:rFonts w:hint="eastAsia"/>
                <w:sz w:val="18"/>
                <w:szCs w:val="18"/>
              </w:rPr>
              <w:t>三草酸合铁（Ⅲ）酸钾的制备及其性质</w:t>
            </w:r>
          </w:p>
        </w:tc>
        <w:tc>
          <w:tcPr>
            <w:tcW w:w="1081" w:type="dxa"/>
            <w:vAlign w:val="center"/>
          </w:tcPr>
          <w:p w14:paraId="6E9AA3C8">
            <w:pPr>
              <w:jc w:val="center"/>
              <w:rPr>
                <w:sz w:val="18"/>
                <w:szCs w:val="18"/>
              </w:rPr>
            </w:pPr>
            <w:r>
              <w:rPr>
                <w:rFonts w:hint="eastAsia"/>
                <w:sz w:val="18"/>
                <w:szCs w:val="18"/>
              </w:rPr>
              <w:t>指导老师</w:t>
            </w:r>
          </w:p>
        </w:tc>
        <w:tc>
          <w:tcPr>
            <w:tcW w:w="1317" w:type="dxa"/>
            <w:vAlign w:val="center"/>
          </w:tcPr>
          <w:p w14:paraId="3D8A1C14">
            <w:pPr>
              <w:jc w:val="center"/>
              <w:rPr>
                <w:sz w:val="18"/>
                <w:szCs w:val="18"/>
              </w:rPr>
            </w:pPr>
            <w:r>
              <w:rPr>
                <w:rFonts w:hint="eastAsia"/>
                <w:sz w:val="18"/>
                <w:szCs w:val="18"/>
              </w:rPr>
              <w:t>胡锴</w:t>
            </w:r>
          </w:p>
        </w:tc>
      </w:tr>
      <w:tr w14:paraId="2E0D9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138" w:type="dxa"/>
            <w:vAlign w:val="center"/>
          </w:tcPr>
          <w:p w14:paraId="75333957">
            <w:pPr>
              <w:jc w:val="center"/>
              <w:rPr>
                <w:sz w:val="18"/>
                <w:szCs w:val="18"/>
              </w:rPr>
            </w:pPr>
            <w:r>
              <w:rPr>
                <w:rFonts w:hint="eastAsia"/>
                <w:sz w:val="18"/>
                <w:szCs w:val="18"/>
              </w:rPr>
              <w:t>姓    名</w:t>
            </w:r>
          </w:p>
        </w:tc>
        <w:tc>
          <w:tcPr>
            <w:tcW w:w="1558" w:type="dxa"/>
            <w:vAlign w:val="center"/>
          </w:tcPr>
          <w:p w14:paraId="492BBF68">
            <w:pPr>
              <w:jc w:val="center"/>
              <w:rPr>
                <w:sz w:val="18"/>
                <w:szCs w:val="18"/>
              </w:rPr>
            </w:pPr>
            <w:r>
              <w:rPr>
                <w:rFonts w:hint="eastAsia"/>
                <w:sz w:val="18"/>
                <w:szCs w:val="18"/>
              </w:rPr>
              <w:t>顾晨洋</w:t>
            </w:r>
          </w:p>
        </w:tc>
        <w:tc>
          <w:tcPr>
            <w:tcW w:w="753" w:type="dxa"/>
            <w:vAlign w:val="center"/>
          </w:tcPr>
          <w:p w14:paraId="2E5ADBEA">
            <w:pPr>
              <w:jc w:val="center"/>
              <w:rPr>
                <w:sz w:val="18"/>
                <w:szCs w:val="18"/>
              </w:rPr>
            </w:pPr>
            <w:r>
              <w:rPr>
                <w:rFonts w:hint="eastAsia"/>
                <w:sz w:val="18"/>
                <w:szCs w:val="18"/>
              </w:rPr>
              <w:t>年级</w:t>
            </w:r>
          </w:p>
        </w:tc>
        <w:tc>
          <w:tcPr>
            <w:tcW w:w="981" w:type="dxa"/>
            <w:vAlign w:val="center"/>
          </w:tcPr>
          <w:p w14:paraId="6EB35F65">
            <w:pPr>
              <w:jc w:val="center"/>
              <w:rPr>
                <w:sz w:val="18"/>
                <w:szCs w:val="18"/>
              </w:rPr>
            </w:pPr>
            <w:r>
              <w:rPr>
                <w:rFonts w:hint="eastAsia"/>
                <w:sz w:val="18"/>
                <w:szCs w:val="18"/>
              </w:rPr>
              <w:t>2025级</w:t>
            </w:r>
          </w:p>
        </w:tc>
        <w:tc>
          <w:tcPr>
            <w:tcW w:w="748" w:type="dxa"/>
            <w:vAlign w:val="center"/>
          </w:tcPr>
          <w:p w14:paraId="725F9927">
            <w:pPr>
              <w:jc w:val="center"/>
              <w:rPr>
                <w:sz w:val="18"/>
                <w:szCs w:val="18"/>
              </w:rPr>
            </w:pPr>
            <w:r>
              <w:rPr>
                <w:rFonts w:hint="eastAsia"/>
                <w:sz w:val="18"/>
                <w:szCs w:val="18"/>
              </w:rPr>
              <w:t>学号</w:t>
            </w:r>
          </w:p>
        </w:tc>
        <w:tc>
          <w:tcPr>
            <w:tcW w:w="2041" w:type="dxa"/>
            <w:vAlign w:val="center"/>
          </w:tcPr>
          <w:p w14:paraId="588369EC">
            <w:pPr>
              <w:jc w:val="center"/>
              <w:rPr>
                <w:sz w:val="18"/>
                <w:szCs w:val="18"/>
              </w:rPr>
            </w:pPr>
            <w:r>
              <w:rPr>
                <w:rFonts w:hint="eastAsia"/>
                <w:sz w:val="18"/>
                <w:szCs w:val="18"/>
              </w:rPr>
              <w:t>2025302033016</w:t>
            </w:r>
          </w:p>
        </w:tc>
        <w:tc>
          <w:tcPr>
            <w:tcW w:w="1081" w:type="dxa"/>
            <w:vAlign w:val="center"/>
          </w:tcPr>
          <w:p w14:paraId="44836D35">
            <w:pPr>
              <w:jc w:val="center"/>
              <w:rPr>
                <w:sz w:val="18"/>
                <w:szCs w:val="18"/>
              </w:rPr>
            </w:pPr>
            <w:r>
              <w:rPr>
                <w:rFonts w:hint="eastAsia"/>
                <w:sz w:val="18"/>
                <w:szCs w:val="18"/>
              </w:rPr>
              <w:t>成    绩</w:t>
            </w:r>
          </w:p>
        </w:tc>
        <w:tc>
          <w:tcPr>
            <w:tcW w:w="1317" w:type="dxa"/>
            <w:vAlign w:val="center"/>
          </w:tcPr>
          <w:p w14:paraId="0101685E">
            <w:pPr>
              <w:jc w:val="center"/>
              <w:rPr>
                <w:rFonts w:hint="eastAsia" w:eastAsiaTheme="minorEastAsia"/>
                <w:sz w:val="18"/>
                <w:szCs w:val="18"/>
                <w:lang w:val="en-US" w:eastAsia="zh-CN"/>
              </w:rPr>
            </w:pPr>
            <w:ins w:id="0" w:author="WPS_1559650426" w:date="2026-06-24T08:20:08Z">
              <w:r>
                <w:rPr>
                  <w:rFonts w:hint="eastAsia"/>
                  <w:sz w:val="18"/>
                  <w:szCs w:val="18"/>
                  <w:lang w:val="en-US" w:eastAsia="zh-CN"/>
                </w:rPr>
                <w:t>A</w:t>
              </w:r>
            </w:ins>
            <w:bookmarkStart w:id="0" w:name="_GoBack"/>
            <w:bookmarkEnd w:id="0"/>
          </w:p>
        </w:tc>
      </w:tr>
      <w:tr w14:paraId="2F761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9" w:hRule="atLeast"/>
        </w:trPr>
        <w:tc>
          <w:tcPr>
            <w:tcW w:w="9617" w:type="dxa"/>
            <w:gridSpan w:val="8"/>
          </w:tcPr>
          <w:p w14:paraId="5A676F7C">
            <w:pPr>
              <w:numPr>
                <w:ilvl w:val="0"/>
                <w:numId w:val="1"/>
              </w:numPr>
              <w:rPr>
                <w:sz w:val="18"/>
                <w:szCs w:val="18"/>
              </w:rPr>
            </w:pPr>
            <w:r>
              <w:rPr>
                <w:rFonts w:hint="eastAsia"/>
                <w:sz w:val="18"/>
                <w:szCs w:val="18"/>
              </w:rPr>
              <w:t>实验目的                                       四、 实验内容（步骤及现象）</w:t>
            </w:r>
          </w:p>
          <w:p w14:paraId="4D2CD721">
            <w:pPr>
              <w:numPr>
                <w:ilvl w:val="0"/>
                <w:numId w:val="1"/>
              </w:numPr>
              <w:rPr>
                <w:sz w:val="18"/>
                <w:szCs w:val="18"/>
              </w:rPr>
            </w:pPr>
            <w:r>
              <w:rPr>
                <w:rFonts w:hint="eastAsia"/>
                <w:sz w:val="18"/>
                <w:szCs w:val="18"/>
              </w:rPr>
              <w:t>实验原理                                       五、 数据记录和处理</w:t>
            </w:r>
          </w:p>
          <w:p w14:paraId="4C45DE83">
            <w:pPr>
              <w:numPr>
                <w:ilvl w:val="0"/>
                <w:numId w:val="1"/>
              </w:numPr>
              <w:rPr>
                <w:sz w:val="18"/>
                <w:szCs w:val="18"/>
              </w:rPr>
            </w:pPr>
            <w:r>
              <w:rPr>
                <w:rFonts w:hint="eastAsia"/>
                <w:sz w:val="18"/>
                <w:szCs w:val="18"/>
              </w:rPr>
              <w:t>实验试剂及仪器（试剂物理常数、装置图等）       六、 结论、问题和讨论（习题、实验讨论、反思及改进）</w:t>
            </w:r>
          </w:p>
        </w:tc>
      </w:tr>
      <w:tr w14:paraId="32859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6" w:hRule="atLeast"/>
        </w:trPr>
        <w:tc>
          <w:tcPr>
            <w:tcW w:w="9617" w:type="dxa"/>
            <w:gridSpan w:val="8"/>
          </w:tcPr>
          <w:p w14:paraId="69593D44">
            <w:r>
              <w:rPr>
                <w:rFonts w:hint="eastAsia"/>
              </w:rPr>
              <w:t>一、实验目的</w:t>
            </w:r>
          </w:p>
          <w:p w14:paraId="1463B594">
            <w:r>
              <w:rPr>
                <w:rFonts w:hint="eastAsia"/>
              </w:rPr>
              <w:t>1. 说明简单配合物制备的一般方法，阐述三草酸合铁（Ⅲ）酸钾制备的基本原理。</w:t>
            </w:r>
          </w:p>
          <w:p w14:paraId="5039BC64">
            <w:r>
              <w:rPr>
                <w:rFonts w:hint="eastAsia"/>
              </w:rPr>
              <w:t>2. 能用“溶剂替换法”进行结晶的操作。</w:t>
            </w:r>
          </w:p>
          <w:p w14:paraId="51FD290F">
            <w:r>
              <w:rPr>
                <w:rFonts w:hint="eastAsia"/>
              </w:rPr>
              <w:t>3. 能说明三草酸合铁（Ⅲ）酸钾的光化学性质及用途。</w:t>
            </w:r>
          </w:p>
          <w:p w14:paraId="0AFECDA4">
            <w:r>
              <w:rPr>
                <w:rFonts w:hint="eastAsia"/>
              </w:rPr>
              <w:t>4. 能解释酸度、浓度等对配位平衡的影响，比较配位离子的相对稳定。</w:t>
            </w:r>
          </w:p>
          <w:p w14:paraId="6A173726"/>
          <w:p w14:paraId="2597F90F">
            <w:r>
              <w:rPr>
                <w:rFonts w:hint="eastAsia"/>
              </w:rPr>
              <w:t>二、实验原理</w:t>
            </w:r>
          </w:p>
          <w:p w14:paraId="1E58E04F">
            <w:pPr>
              <w:ind w:firstLine="420" w:firstLineChars="200"/>
            </w:pPr>
            <w:r>
              <w:rPr>
                <w:rFonts w:hint="eastAsia"/>
              </w:rPr>
              <w:t>配合物三草酸合铁（Ⅲ）酸钾（K</w:t>
            </w:r>
            <w:r>
              <w:rPr>
                <w:rFonts w:hint="eastAsia"/>
                <w:vertAlign w:val="subscript"/>
              </w:rPr>
              <w:t>3</w:t>
            </w:r>
            <w:r>
              <w:rPr>
                <w:rFonts w:hint="eastAsia"/>
              </w:rPr>
              <w:t>[Fe(C</w:t>
            </w:r>
            <w:r>
              <w:rPr>
                <w:rFonts w:hint="eastAsia"/>
                <w:vertAlign w:val="subscript"/>
              </w:rPr>
              <w:t>2</w:t>
            </w:r>
            <w:r>
              <w:rPr>
                <w:rFonts w:hint="eastAsia"/>
              </w:rPr>
              <w:t>O</w:t>
            </w:r>
            <w:r>
              <w:rPr>
                <w:rFonts w:hint="eastAsia"/>
                <w:vertAlign w:val="subscript"/>
              </w:rPr>
              <w:t>4</w:t>
            </w:r>
            <w:r>
              <w:rPr>
                <w:rFonts w:hint="eastAsia"/>
              </w:rPr>
              <w:t>)</w:t>
            </w:r>
            <w:r>
              <w:rPr>
                <w:rFonts w:hint="eastAsia"/>
                <w:vertAlign w:val="subscript"/>
              </w:rPr>
              <w:t>3</w:t>
            </w:r>
            <w:r>
              <w:rPr>
                <w:rFonts w:hint="eastAsia"/>
              </w:rPr>
              <w:t>]）为翠绿色的单斜晶体，溶于水，难溶于乙醇。往该配位化合物的水溶液中加入乙醇后，可析出K</w:t>
            </w:r>
            <w:r>
              <w:rPr>
                <w:rFonts w:hint="eastAsia"/>
                <w:vertAlign w:val="subscript"/>
              </w:rPr>
              <w:t>3</w:t>
            </w:r>
            <w:r>
              <w:rPr>
                <w:rFonts w:hint="eastAsia"/>
              </w:rPr>
              <w:t>[Fe(C</w:t>
            </w:r>
            <w:r>
              <w:rPr>
                <w:rFonts w:hint="eastAsia"/>
                <w:vertAlign w:val="subscript"/>
              </w:rPr>
              <w:t>2</w:t>
            </w:r>
            <w:r>
              <w:rPr>
                <w:rFonts w:hint="eastAsia"/>
              </w:rPr>
              <w:t>O</w:t>
            </w:r>
            <w:r>
              <w:rPr>
                <w:rFonts w:hint="eastAsia"/>
                <w:vertAlign w:val="subscript"/>
              </w:rPr>
              <w:t>4</w:t>
            </w:r>
            <w:r>
              <w:rPr>
                <w:rFonts w:hint="eastAsia"/>
              </w:rPr>
              <w:t>)</w:t>
            </w:r>
            <w:r>
              <w:rPr>
                <w:rFonts w:hint="eastAsia"/>
                <w:vertAlign w:val="subscript"/>
              </w:rPr>
              <w:t>3</w:t>
            </w:r>
            <w:r>
              <w:rPr>
                <w:rFonts w:hint="eastAsia"/>
              </w:rPr>
              <w:t>]·3H</w:t>
            </w:r>
            <w:r>
              <w:rPr>
                <w:rFonts w:hint="eastAsia"/>
                <w:vertAlign w:val="subscript"/>
              </w:rPr>
              <w:t>2</w:t>
            </w:r>
            <w:r>
              <w:rPr>
                <w:rFonts w:hint="eastAsia"/>
              </w:rPr>
              <w:t>O结晶。此结晶水合物在100 ℃会失去结晶水，230 ℃分解。此外，三草酸合铁酸钾能吸收光能发生光化学反应，生成黄色的草酸亚铁。草酸亚铁沉淀颗粒较大，易于沉降，此外FeC</w:t>
            </w:r>
            <w:r>
              <w:rPr>
                <w:rFonts w:hint="eastAsia"/>
                <w:vertAlign w:val="subscript"/>
              </w:rPr>
              <w:t>2</w:t>
            </w:r>
            <w:r>
              <w:rPr>
                <w:rFonts w:hint="eastAsia"/>
              </w:rPr>
              <w:t>O</w:t>
            </w:r>
            <w:r>
              <w:rPr>
                <w:rFonts w:hint="eastAsia"/>
                <w:vertAlign w:val="subscript"/>
              </w:rPr>
              <w:t>4</w:t>
            </w:r>
            <w:r>
              <w:rPr>
                <w:rFonts w:hint="eastAsia"/>
              </w:rPr>
              <w:t>·2H</w:t>
            </w:r>
            <w:r>
              <w:rPr>
                <w:rFonts w:hint="eastAsia"/>
                <w:vertAlign w:val="subscript"/>
              </w:rPr>
              <w:t>2</w:t>
            </w:r>
            <w:r>
              <w:rPr>
                <w:rFonts w:hint="eastAsia"/>
              </w:rPr>
              <w:t>O在温度高于100 ℃时分解。Fe（Ⅱ）与六氰合铁（Ⅲ）酸钾反应生成蓝色的KFe[Fe(CN)</w:t>
            </w:r>
            <w:r>
              <w:rPr>
                <w:rFonts w:hint="eastAsia"/>
                <w:vertAlign w:val="subscript"/>
              </w:rPr>
              <w:t>6</w:t>
            </w:r>
            <w:r>
              <w:rPr>
                <w:rFonts w:hint="eastAsia"/>
              </w:rPr>
              <w:t>]。</w:t>
            </w:r>
          </w:p>
          <w:p w14:paraId="18719270">
            <w:pPr>
              <w:ind w:firstLine="420" w:firstLineChars="200"/>
            </w:pPr>
            <w:r>
              <w:rPr>
                <w:rFonts w:hint="eastAsia"/>
              </w:rPr>
              <w:t>本实验是以铁（Ⅱ）盐(NH</w:t>
            </w:r>
            <w:r>
              <w:rPr>
                <w:rFonts w:hint="eastAsia"/>
                <w:vertAlign w:val="subscript"/>
              </w:rPr>
              <w:t>4</w:t>
            </w:r>
            <w:r>
              <w:rPr>
                <w:rFonts w:hint="eastAsia"/>
              </w:rPr>
              <w:t>)</w:t>
            </w:r>
            <w:r>
              <w:rPr>
                <w:rFonts w:hint="eastAsia"/>
                <w:vertAlign w:val="subscript"/>
              </w:rPr>
              <w:t>2</w:t>
            </w:r>
            <w:r>
              <w:rPr>
                <w:rFonts w:hint="eastAsia"/>
              </w:rPr>
              <w:t>SO</w:t>
            </w:r>
            <w:r>
              <w:rPr>
                <w:rFonts w:hint="eastAsia"/>
                <w:vertAlign w:val="subscript"/>
              </w:rPr>
              <w:t>4</w:t>
            </w:r>
            <w:r>
              <w:rPr>
                <w:rFonts w:hint="eastAsia"/>
              </w:rPr>
              <w:t>·FeSO</w:t>
            </w:r>
            <w:r>
              <w:rPr>
                <w:rFonts w:hint="eastAsia"/>
                <w:vertAlign w:val="subscript"/>
              </w:rPr>
              <w:t>4</w:t>
            </w:r>
            <w:r>
              <w:rPr>
                <w:rFonts w:hint="eastAsia"/>
              </w:rPr>
              <w:t>·6H</w:t>
            </w:r>
            <w:r>
              <w:rPr>
                <w:rFonts w:hint="eastAsia"/>
                <w:vertAlign w:val="subscript"/>
              </w:rPr>
              <w:t>2</w:t>
            </w:r>
            <w:r>
              <w:rPr>
                <w:rFonts w:hint="eastAsia"/>
              </w:rPr>
              <w:t>O摩尔盐为原料，首先摩尔盐与草酸反应制备得到难溶性的FeC</w:t>
            </w:r>
            <w:r>
              <w:rPr>
                <w:rFonts w:hint="eastAsia"/>
                <w:vertAlign w:val="subscript"/>
              </w:rPr>
              <w:t>2</w:t>
            </w:r>
            <w:r>
              <w:rPr>
                <w:rFonts w:hint="eastAsia"/>
              </w:rPr>
              <w:t>O</w:t>
            </w:r>
            <w:r>
              <w:rPr>
                <w:rFonts w:hint="eastAsia"/>
                <w:vertAlign w:val="subscript"/>
              </w:rPr>
              <w:t>4</w:t>
            </w:r>
            <w:r>
              <w:rPr>
                <w:rFonts w:hint="eastAsia"/>
              </w:rPr>
              <w:t>·2H</w:t>
            </w:r>
            <w:r>
              <w:rPr>
                <w:rFonts w:hint="eastAsia"/>
                <w:vertAlign w:val="subscript"/>
              </w:rPr>
              <w:t>2</w:t>
            </w:r>
            <w:r>
              <w:rPr>
                <w:rFonts w:hint="eastAsia"/>
              </w:rPr>
              <w:t>O；然后在有K</w:t>
            </w:r>
            <w:r>
              <w:rPr>
                <w:rFonts w:hint="eastAsia"/>
                <w:vertAlign w:val="subscript"/>
              </w:rPr>
              <w:t>2</w:t>
            </w:r>
            <w:r>
              <w:rPr>
                <w:rFonts w:hint="eastAsia"/>
              </w:rPr>
              <w:t>C</w:t>
            </w:r>
            <w:r>
              <w:rPr>
                <w:rFonts w:hint="eastAsia"/>
                <w:vertAlign w:val="subscript"/>
              </w:rPr>
              <w:t>2</w:t>
            </w:r>
            <w:r>
              <w:rPr>
                <w:rFonts w:hint="eastAsia"/>
              </w:rPr>
              <w:t>O</w:t>
            </w:r>
            <w:r>
              <w:rPr>
                <w:rFonts w:hint="eastAsia"/>
                <w:vertAlign w:val="subscript"/>
              </w:rPr>
              <w:t>4</w:t>
            </w:r>
            <w:r>
              <w:rPr>
                <w:rFonts w:hint="eastAsia"/>
              </w:rPr>
              <w:t>存在下，用H</w:t>
            </w:r>
            <w:r>
              <w:rPr>
                <w:rFonts w:hint="eastAsia"/>
                <w:vertAlign w:val="subscript"/>
              </w:rPr>
              <w:t>2</w:t>
            </w:r>
            <w:r>
              <w:rPr>
                <w:rFonts w:hint="eastAsia"/>
              </w:rPr>
              <w:t>O</w:t>
            </w:r>
            <w:r>
              <w:rPr>
                <w:rFonts w:hint="eastAsia"/>
                <w:vertAlign w:val="subscript"/>
              </w:rPr>
              <w:t>2</w:t>
            </w:r>
            <w:r>
              <w:rPr>
                <w:rFonts w:hint="eastAsia"/>
              </w:rPr>
              <w:t>将FeC</w:t>
            </w:r>
            <w:r>
              <w:rPr>
                <w:rFonts w:hint="eastAsia"/>
                <w:vertAlign w:val="subscript"/>
              </w:rPr>
              <w:t>2</w:t>
            </w:r>
            <w:r>
              <w:rPr>
                <w:rFonts w:hint="eastAsia"/>
              </w:rPr>
              <w:t>O</w:t>
            </w:r>
            <w:r>
              <w:rPr>
                <w:rFonts w:hint="eastAsia"/>
                <w:vertAlign w:val="subscript"/>
              </w:rPr>
              <w:t>4</w:t>
            </w:r>
            <w:r>
              <w:rPr>
                <w:rFonts w:hint="eastAsia"/>
              </w:rPr>
              <w:t>氧化成K</w:t>
            </w:r>
            <w:r>
              <w:rPr>
                <w:rFonts w:hint="eastAsia"/>
                <w:vertAlign w:val="subscript"/>
              </w:rPr>
              <w:t>3</w:t>
            </w:r>
            <w:r>
              <w:rPr>
                <w:rFonts w:hint="eastAsia"/>
              </w:rPr>
              <w:t>[Fe(C</w:t>
            </w:r>
            <w:r>
              <w:rPr>
                <w:rFonts w:hint="eastAsia"/>
                <w:vertAlign w:val="subscript"/>
              </w:rPr>
              <w:t>2</w:t>
            </w:r>
            <w:r>
              <w:rPr>
                <w:rFonts w:hint="eastAsia"/>
              </w:rPr>
              <w:t>O</w:t>
            </w:r>
            <w:r>
              <w:rPr>
                <w:rFonts w:hint="eastAsia"/>
                <w:vertAlign w:val="subscript"/>
              </w:rPr>
              <w:t>4</w:t>
            </w:r>
            <w:r>
              <w:rPr>
                <w:rFonts w:hint="eastAsia"/>
              </w:rPr>
              <w:t>)</w:t>
            </w:r>
            <w:r>
              <w:rPr>
                <w:rFonts w:hint="eastAsia"/>
                <w:vertAlign w:val="subscript"/>
              </w:rPr>
              <w:t>3</w:t>
            </w:r>
            <w:r>
              <w:rPr>
                <w:rFonts w:hint="eastAsia"/>
              </w:rPr>
              <w:t>]，同时有Fe(OH)</w:t>
            </w:r>
            <w:r>
              <w:rPr>
                <w:rFonts w:hint="eastAsia"/>
                <w:vertAlign w:val="subscript"/>
              </w:rPr>
              <w:t>3</w:t>
            </w:r>
            <w:r>
              <w:rPr>
                <w:rFonts w:hint="eastAsia"/>
              </w:rPr>
              <w:t xml:space="preserve"> 生成；其后加适量的H</w:t>
            </w:r>
            <w:r>
              <w:rPr>
                <w:rFonts w:hint="eastAsia"/>
                <w:vertAlign w:val="subscript"/>
              </w:rPr>
              <w:t>2</w:t>
            </w:r>
            <w:r>
              <w:rPr>
                <w:rFonts w:hint="eastAsia"/>
              </w:rPr>
              <w:t>C</w:t>
            </w:r>
            <w:r>
              <w:rPr>
                <w:rFonts w:hint="eastAsia"/>
                <w:vertAlign w:val="subscript"/>
              </w:rPr>
              <w:t>2</w:t>
            </w:r>
            <w:r>
              <w:rPr>
                <w:rFonts w:hint="eastAsia"/>
              </w:rPr>
              <w:t>O</w:t>
            </w:r>
            <w:r>
              <w:rPr>
                <w:rFonts w:hint="eastAsia"/>
                <w:vertAlign w:val="subscript"/>
              </w:rPr>
              <w:t>4</w:t>
            </w:r>
            <w:r>
              <w:rPr>
                <w:rFonts w:hint="eastAsia"/>
              </w:rPr>
              <w:t>溶液，可使其完全转化成配合物；最后利用化合物的溶解性特点，利用溶剂替换法使目标产物从溶液中析出。每一种配离子，在水溶液中均同时存在配位和电离过程，即所谓配位</w:t>
            </w:r>
          </w:p>
          <w:p w14:paraId="580B9BBE">
            <w:r>
              <w:rPr>
                <w:rFonts w:hint="eastAsia"/>
              </w:rPr>
              <w:t>平衡：</w:t>
            </w:r>
          </w:p>
          <w:p w14:paraId="5267089B">
            <w:pPr>
              <w:rPr>
                <w:iCs/>
              </w:rPr>
            </w:pPr>
            <m:oMathPara>
              <m:oMath>
                <m:sSup>
                  <m:sSupPr>
                    <m:ctrlPr>
                      <w:rPr>
                        <w:rFonts w:ascii="Cambria Math" w:hAnsi="Cambria Math"/>
                        <w:iCs/>
                      </w:rPr>
                    </m:ctrlPr>
                  </m:sSupPr>
                  <m:e>
                    <m:r>
                      <m:rPr>
                        <m:sty m:val="p"/>
                      </m:rPr>
                      <w:rPr>
                        <w:rFonts w:hint="eastAsia" w:ascii="Cambria Math" w:hAnsi="Cambria Math"/>
                      </w:rPr>
                      <m:t>Fe</m:t>
                    </m:r>
                    <m:ctrlPr>
                      <w:rPr>
                        <w:rFonts w:ascii="Cambria Math" w:hAnsi="Cambria Math"/>
                        <w:iCs/>
                      </w:rPr>
                    </m:ctrlPr>
                  </m:e>
                  <m:sup>
                    <m:r>
                      <m:rPr>
                        <m:sty m:val="p"/>
                      </m:rPr>
                      <w:rPr>
                        <w:rFonts w:ascii="Cambria Math" w:hAnsi="Cambria Math"/>
                      </w:rPr>
                      <m:t>3+</m:t>
                    </m:r>
                    <m:ctrlPr>
                      <w:rPr>
                        <w:rFonts w:ascii="Cambria Math" w:hAnsi="Cambria Math"/>
                        <w:iCs/>
                      </w:rPr>
                    </m:ctrlPr>
                  </m:sup>
                </m:sSup>
                <m:r>
                  <m:rPr>
                    <m:sty m:val="p"/>
                  </m:rPr>
                  <w:rPr>
                    <w:rFonts w:ascii="Cambria Math" w:hAnsi="Cambria Math"/>
                  </w:rPr>
                  <m:t>+3</m:t>
                </m:r>
                <m:sSub>
                  <m:sSubPr>
                    <m:ctrlPr>
                      <w:rPr>
                        <w:rFonts w:ascii="Cambria Math" w:hAnsi="Cambria Math"/>
                        <w:iCs/>
                      </w:rPr>
                    </m:ctrlPr>
                  </m:sSubPr>
                  <m:e>
                    <m:r>
                      <m:rPr>
                        <m:sty m:val="p"/>
                      </m:rPr>
                      <w:rPr>
                        <w:rFonts w:hint="eastAsia" w:ascii="Cambria Math" w:hAnsi="Cambria Math"/>
                      </w:rPr>
                      <m:t>C</m:t>
                    </m:r>
                    <m:ctrlPr>
                      <w:rPr>
                        <w:rFonts w:ascii="Cambria Math" w:hAnsi="Cambria Math"/>
                        <w:iCs/>
                      </w:rPr>
                    </m:ctrlPr>
                  </m:e>
                  <m:sub>
                    <m:r>
                      <m:rPr>
                        <m:sty m:val="p"/>
                      </m:rPr>
                      <w:rPr>
                        <w:rFonts w:ascii="Cambria Math" w:hAnsi="Cambria Math"/>
                      </w:rPr>
                      <m:t>2</m:t>
                    </m:r>
                    <m:ctrlPr>
                      <w:rPr>
                        <w:rFonts w:ascii="Cambria Math" w:hAnsi="Cambria Math"/>
                        <w:iCs/>
                      </w:rPr>
                    </m:ctrlPr>
                  </m:sub>
                </m:sSub>
                <m:sSup>
                  <m:sSupPr>
                    <m:ctrlPr>
                      <w:rPr>
                        <w:rFonts w:ascii="Cambria Math" w:hAnsi="Cambria Math"/>
                        <w:iCs/>
                      </w:rPr>
                    </m:ctrlPr>
                  </m:sSupPr>
                  <m:e>
                    <m:sSub>
                      <m:sSubPr>
                        <m:ctrlPr>
                          <w:rPr>
                            <w:rFonts w:ascii="Cambria Math" w:hAnsi="Cambria Math"/>
                            <w:iCs/>
                          </w:rPr>
                        </m:ctrlPr>
                      </m:sSubPr>
                      <m:e>
                        <m:r>
                          <m:rPr>
                            <m:sty m:val="p"/>
                          </m:rPr>
                          <w:rPr>
                            <w:rFonts w:hint="eastAsia" w:ascii="Cambria Math" w:hAnsi="Cambria Math"/>
                          </w:rPr>
                          <m:t>O</m:t>
                        </m:r>
                        <m:ctrlPr>
                          <w:rPr>
                            <w:rFonts w:ascii="Cambria Math" w:hAnsi="Cambria Math"/>
                            <w:iCs/>
                          </w:rPr>
                        </m:ctrlPr>
                      </m:e>
                      <m:sub>
                        <m:r>
                          <m:rPr>
                            <m:sty m:val="p"/>
                          </m:rPr>
                          <w:rPr>
                            <w:rFonts w:ascii="Cambria Math" w:hAnsi="Cambria Math"/>
                          </w:rPr>
                          <m:t>4</m:t>
                        </m:r>
                        <m:ctrlPr>
                          <w:rPr>
                            <w:rFonts w:ascii="Cambria Math" w:hAnsi="Cambria Math"/>
                            <w:iCs/>
                          </w:rPr>
                        </m:ctrlPr>
                      </m:sub>
                    </m:sSub>
                    <m:ctrlPr>
                      <w:rPr>
                        <w:rFonts w:ascii="Cambria Math" w:hAnsi="Cambria Math"/>
                        <w:iCs/>
                      </w:rPr>
                    </m:ctrlPr>
                  </m:e>
                  <m:sup>
                    <m:r>
                      <m:rPr>
                        <m:sty m:val="p"/>
                      </m:rPr>
                      <w:rPr>
                        <w:rFonts w:ascii="Cambria Math" w:hAnsi="Cambria Math"/>
                      </w:rPr>
                      <m:t>2−</m:t>
                    </m:r>
                    <m:ctrlPr>
                      <w:rPr>
                        <w:rFonts w:ascii="Cambria Math" w:hAnsi="Cambria Math"/>
                        <w:iCs/>
                      </w:rPr>
                    </m:ctrlPr>
                  </m:sup>
                </m:sSup>
                <m:r>
                  <m:rPr>
                    <m:sty m:val="p"/>
                  </m:rPr>
                  <w:rPr>
                    <w:rFonts w:ascii="Cambria Math" w:hAnsi="Cambria Math"/>
                  </w:rPr>
                  <m:t>=[Fe(</m:t>
                </m:r>
                <m:sSub>
                  <m:sSubPr>
                    <m:ctrlPr>
                      <w:rPr>
                        <w:rFonts w:ascii="Cambria Math" w:hAnsi="Cambria Math"/>
                        <w:iCs/>
                      </w:rPr>
                    </m:ctrlPr>
                  </m:sSubPr>
                  <m:e>
                    <m:r>
                      <m:rPr>
                        <m:sty m:val="p"/>
                      </m:rPr>
                      <w:rPr>
                        <w:rFonts w:ascii="Cambria Math" w:hAnsi="Cambria Math"/>
                      </w:rPr>
                      <m:t>C</m:t>
                    </m:r>
                    <m:ctrlPr>
                      <w:rPr>
                        <w:rFonts w:ascii="Cambria Math" w:hAnsi="Cambria Math"/>
                        <w:iCs/>
                      </w:rPr>
                    </m:ctrlPr>
                  </m:e>
                  <m:sub>
                    <m:r>
                      <m:rPr>
                        <m:sty m:val="p"/>
                      </m:rPr>
                      <w:rPr>
                        <w:rFonts w:ascii="Cambria Math" w:hAnsi="Cambria Math"/>
                      </w:rPr>
                      <m:t>2</m:t>
                    </m:r>
                    <m:ctrlPr>
                      <w:rPr>
                        <w:rFonts w:ascii="Cambria Math" w:hAnsi="Cambria Math"/>
                        <w:iCs/>
                      </w:rPr>
                    </m:ctrlPr>
                  </m:sub>
                </m:sSub>
                <m:sSub>
                  <m:sSubPr>
                    <m:ctrlPr>
                      <w:rPr>
                        <w:rFonts w:ascii="Cambria Math" w:hAnsi="Cambria Math"/>
                        <w:iCs/>
                      </w:rPr>
                    </m:ctrlPr>
                  </m:sSubPr>
                  <m:e>
                    <m:r>
                      <m:rPr>
                        <m:sty m:val="p"/>
                      </m:rPr>
                      <w:rPr>
                        <w:rFonts w:ascii="Cambria Math" w:hAnsi="Cambria Math"/>
                      </w:rPr>
                      <m:t>O</m:t>
                    </m:r>
                    <m:ctrlPr>
                      <w:rPr>
                        <w:rFonts w:ascii="Cambria Math" w:hAnsi="Cambria Math"/>
                        <w:iCs/>
                      </w:rPr>
                    </m:ctrlPr>
                  </m:e>
                  <m:sub>
                    <m:r>
                      <m:rPr>
                        <m:sty m:val="p"/>
                      </m:rPr>
                      <w:rPr>
                        <w:rFonts w:ascii="Cambria Math" w:hAnsi="Cambria Math"/>
                      </w:rPr>
                      <m:t>4</m:t>
                    </m:r>
                    <m:ctrlPr>
                      <w:rPr>
                        <w:rFonts w:ascii="Cambria Math" w:hAnsi="Cambria Math"/>
                        <w:iCs/>
                      </w:rPr>
                    </m:ctrlPr>
                  </m:sub>
                </m:sSub>
                <m:sSub>
                  <m:sSubPr>
                    <m:ctrlPr>
                      <w:rPr>
                        <w:rFonts w:ascii="Cambria Math" w:hAnsi="Cambria Math"/>
                        <w:iCs/>
                      </w:rPr>
                    </m:ctrlPr>
                  </m:sSubPr>
                  <m:e>
                    <m:r>
                      <m:rPr>
                        <m:sty m:val="p"/>
                      </m:rPr>
                      <w:rPr>
                        <w:rFonts w:ascii="Cambria Math" w:hAnsi="Cambria Math"/>
                      </w:rPr>
                      <m:t>)</m:t>
                    </m:r>
                    <m:ctrlPr>
                      <w:rPr>
                        <w:rFonts w:ascii="Cambria Math" w:hAnsi="Cambria Math"/>
                        <w:iCs/>
                      </w:rPr>
                    </m:ctrlPr>
                  </m:e>
                  <m:sub>
                    <m:r>
                      <m:rPr>
                        <m:sty m:val="p"/>
                      </m:rPr>
                      <w:rPr>
                        <w:rFonts w:ascii="Cambria Math" w:hAnsi="Cambria Math"/>
                      </w:rPr>
                      <m:t>3</m:t>
                    </m:r>
                    <m:ctrlPr>
                      <w:rPr>
                        <w:rFonts w:ascii="Cambria Math" w:hAnsi="Cambria Math"/>
                        <w:iCs/>
                      </w:rPr>
                    </m:ctrlPr>
                  </m:sub>
                </m:sSub>
                <m:sSup>
                  <m:sSupPr>
                    <m:ctrlPr>
                      <w:rPr>
                        <w:rFonts w:ascii="Cambria Math" w:hAnsi="Cambria Math"/>
                        <w:iCs/>
                      </w:rPr>
                    </m:ctrlPr>
                  </m:sSupPr>
                  <m:e>
                    <m:r>
                      <m:rPr>
                        <m:sty m:val="p"/>
                      </m:rPr>
                      <w:rPr>
                        <w:rFonts w:ascii="Cambria Math" w:hAnsi="Cambria Math"/>
                      </w:rPr>
                      <m:t>]</m:t>
                    </m:r>
                    <m:ctrlPr>
                      <w:rPr>
                        <w:rFonts w:ascii="Cambria Math" w:hAnsi="Cambria Math"/>
                        <w:iCs/>
                      </w:rPr>
                    </m:ctrlPr>
                  </m:e>
                  <m:sup>
                    <m:r>
                      <m:rPr>
                        <m:sty m:val="p"/>
                      </m:rPr>
                      <w:rPr>
                        <w:rFonts w:ascii="Cambria Math" w:hAnsi="Cambria Math"/>
                      </w:rPr>
                      <m:t>3−</m:t>
                    </m:r>
                    <m:ctrlPr>
                      <w:rPr>
                        <w:rFonts w:ascii="Cambria Math" w:hAnsi="Cambria Math"/>
                        <w:iCs/>
                      </w:rPr>
                    </m:ctrlPr>
                  </m:sup>
                </m:sSup>
              </m:oMath>
            </m:oMathPara>
          </w:p>
          <w:p w14:paraId="5DD19557">
            <w:pPr>
              <w:ind w:firstLine="420" w:firstLineChars="200"/>
            </w:pPr>
            <w:r>
              <w:rPr>
                <w:rFonts w:hint="eastAsia"/>
              </w:rPr>
              <w:t>其平衡常数用K</w:t>
            </w:r>
            <w:r>
              <w:rPr>
                <w:rFonts w:hint="eastAsia"/>
                <w:vertAlign w:val="subscript"/>
              </w:rPr>
              <w:t>稳</w:t>
            </w:r>
            <w:r>
              <w:rPr>
                <w:rFonts w:hint="eastAsia"/>
              </w:rPr>
              <w:t>表示，根据结合配体数目不同，分为一级、二级、三级……稳定常数。平衡常数在一定程度上反映了配合物的稳定性。如其他化学平衡一样，配位平衡也会因为外界环境的变化而发生移动，如向K</w:t>
            </w:r>
            <w:r>
              <w:rPr>
                <w:rFonts w:hint="eastAsia"/>
                <w:vertAlign w:val="subscript"/>
              </w:rPr>
              <w:t>3</w:t>
            </w:r>
            <w:r>
              <w:rPr>
                <w:rFonts w:hint="eastAsia"/>
              </w:rPr>
              <w:t>[Fe(C</w:t>
            </w:r>
            <w:r>
              <w:rPr>
                <w:rFonts w:hint="eastAsia"/>
                <w:vertAlign w:val="subscript"/>
              </w:rPr>
              <w:t>2</w:t>
            </w:r>
            <w:r>
              <w:rPr>
                <w:rFonts w:hint="eastAsia"/>
              </w:rPr>
              <w:t>O</w:t>
            </w:r>
            <w:r>
              <w:rPr>
                <w:rFonts w:hint="eastAsia"/>
                <w:vertAlign w:val="subscript"/>
              </w:rPr>
              <w:t>4</w:t>
            </w:r>
            <w:r>
              <w:rPr>
                <w:rFonts w:hint="eastAsia"/>
              </w:rPr>
              <w:t>)</w:t>
            </w:r>
            <w:r>
              <w:rPr>
                <w:rFonts w:hint="eastAsia"/>
                <w:vertAlign w:val="subscript"/>
              </w:rPr>
              <w:t>3</w:t>
            </w:r>
            <w:r>
              <w:rPr>
                <w:rFonts w:hint="eastAsia"/>
              </w:rPr>
              <w:t>]溶液中加入酸、碱、沉淀剂或比C</w:t>
            </w:r>
            <w:r>
              <w:rPr>
                <w:rFonts w:hint="eastAsia"/>
                <w:vertAlign w:val="subscript"/>
              </w:rPr>
              <w:t>2</w:t>
            </w:r>
            <w:r>
              <w:rPr>
                <w:rFonts w:hint="eastAsia"/>
              </w:rPr>
              <w:t>O</w:t>
            </w:r>
            <w:r>
              <w:rPr>
                <w:rFonts w:hint="eastAsia"/>
                <w:vertAlign w:val="subscript"/>
              </w:rPr>
              <w:t>4</w:t>
            </w:r>
            <w:r>
              <w:rPr>
                <w:rFonts w:hint="eastAsia"/>
                <w:vertAlign w:val="superscript"/>
              </w:rPr>
              <w:t>2-</w:t>
            </w:r>
            <w:r>
              <w:rPr>
                <w:rFonts w:hint="eastAsia"/>
              </w:rPr>
              <w:t>配位能力强的配合剂，将会改变C</w:t>
            </w:r>
            <w:r>
              <w:rPr>
                <w:rFonts w:hint="eastAsia"/>
                <w:vertAlign w:val="subscript"/>
              </w:rPr>
              <w:t>2</w:t>
            </w:r>
            <w:r>
              <w:rPr>
                <w:rFonts w:hint="eastAsia"/>
              </w:rPr>
              <w:t>O</w:t>
            </w:r>
            <w:r>
              <w:rPr>
                <w:rFonts w:hint="eastAsia"/>
                <w:vertAlign w:val="subscript"/>
              </w:rPr>
              <w:t>4</w:t>
            </w:r>
            <w:r>
              <w:rPr>
                <w:rFonts w:hint="eastAsia"/>
                <w:vertAlign w:val="superscript"/>
              </w:rPr>
              <w:t>2-</w:t>
            </w:r>
            <w:r>
              <w:rPr>
                <w:rFonts w:hint="eastAsia"/>
              </w:rPr>
              <w:t>或Fe</w:t>
            </w:r>
            <w:r>
              <w:rPr>
                <w:rFonts w:hint="eastAsia"/>
                <w:vertAlign w:val="superscript"/>
              </w:rPr>
              <w:t>3+</w:t>
            </w:r>
            <w:r>
              <w:rPr>
                <w:rFonts w:hint="eastAsia"/>
              </w:rPr>
              <w:t>离子的浓度，使配位平衡移动，甚至平衡遭到破坏或转化成另一种配合物。</w:t>
            </w:r>
          </w:p>
          <w:p w14:paraId="57DD2E04"/>
          <w:p w14:paraId="4DB0F824">
            <w:r>
              <w:rPr>
                <w:rFonts w:hint="eastAsia"/>
              </w:rPr>
              <w:t>三、实验内容</w:t>
            </w:r>
          </w:p>
          <w:p w14:paraId="312C04B8">
            <w:r>
              <w:rPr>
                <w:rFonts w:hint="eastAsia"/>
              </w:rPr>
              <w:t>1. 制备三草酸合铁（Ⅲ）酸钾</w:t>
            </w:r>
          </w:p>
          <w:p w14:paraId="00BDE76E">
            <w:r>
              <w:rPr>
                <w:rFonts w:hint="eastAsia"/>
              </w:rPr>
              <w:t>a. 制FeC</w:t>
            </w:r>
            <w:r>
              <w:rPr>
                <w:rFonts w:hint="eastAsia"/>
                <w:vertAlign w:val="subscript"/>
              </w:rPr>
              <w:t>2</w:t>
            </w:r>
            <w:r>
              <w:rPr>
                <w:rFonts w:hint="eastAsia"/>
              </w:rPr>
              <w:t>O</w:t>
            </w:r>
            <w:r>
              <w:rPr>
                <w:rFonts w:hint="eastAsia"/>
                <w:vertAlign w:val="subscript"/>
              </w:rPr>
              <w:t>4</w:t>
            </w:r>
            <w:r>
              <w:rPr>
                <w:rFonts w:hint="eastAsia"/>
              </w:rPr>
              <w:t>·2H</w:t>
            </w:r>
            <w:r>
              <w:rPr>
                <w:rFonts w:hint="eastAsia"/>
                <w:vertAlign w:val="subscript"/>
              </w:rPr>
              <w:t>2</w:t>
            </w:r>
            <w:r>
              <w:rPr>
                <w:rFonts w:hint="eastAsia"/>
              </w:rPr>
              <w:t>O</w:t>
            </w:r>
          </w:p>
          <w:p w14:paraId="7DE84291">
            <w:pPr>
              <w:ind w:firstLine="420" w:firstLineChars="200"/>
            </w:pPr>
            <w:r>
              <w:rPr>
                <w:rFonts w:hint="eastAsia"/>
              </w:rPr>
              <w:t>称取7.52 g (NH</w:t>
            </w:r>
            <w:r>
              <w:rPr>
                <w:rFonts w:hint="eastAsia"/>
                <w:vertAlign w:val="subscript"/>
              </w:rPr>
              <w:t>4</w:t>
            </w:r>
            <w:r>
              <w:rPr>
                <w:rFonts w:hint="eastAsia"/>
              </w:rPr>
              <w:t>)</w:t>
            </w:r>
            <w:r>
              <w:rPr>
                <w:rFonts w:hint="eastAsia"/>
                <w:vertAlign w:val="subscript"/>
              </w:rPr>
              <w:t>2</w:t>
            </w:r>
            <w:r>
              <w:rPr>
                <w:rFonts w:hint="eastAsia"/>
              </w:rPr>
              <w:t>SO</w:t>
            </w:r>
            <w:r>
              <w:rPr>
                <w:rFonts w:hint="eastAsia"/>
                <w:vertAlign w:val="subscript"/>
              </w:rPr>
              <w:t>4</w:t>
            </w:r>
            <w:r>
              <w:rPr>
                <w:rFonts w:hint="eastAsia"/>
              </w:rPr>
              <w:t>·FeSO</w:t>
            </w:r>
            <w:r>
              <w:rPr>
                <w:rFonts w:hint="eastAsia"/>
                <w:vertAlign w:val="subscript"/>
              </w:rPr>
              <w:t>4</w:t>
            </w:r>
            <w:r>
              <w:rPr>
                <w:rFonts w:hint="eastAsia"/>
              </w:rPr>
              <w:t>·6H</w:t>
            </w:r>
            <w:r>
              <w:rPr>
                <w:rFonts w:hint="eastAsia"/>
                <w:vertAlign w:val="subscript"/>
              </w:rPr>
              <w:t>2</w:t>
            </w:r>
            <w:r>
              <w:rPr>
                <w:rFonts w:hint="eastAsia"/>
              </w:rPr>
              <w:t>O，加数滴3 mol·L</w:t>
            </w:r>
            <w:r>
              <w:rPr>
                <w:rFonts w:hint="eastAsia"/>
                <w:vertAlign w:val="superscript"/>
              </w:rPr>
              <w:t>-1</w:t>
            </w:r>
            <w:r>
              <w:rPr>
                <w:rFonts w:hint="eastAsia"/>
              </w:rPr>
              <w:t xml:space="preserve"> H</w:t>
            </w:r>
            <w:r>
              <w:rPr>
                <w:rFonts w:hint="eastAsia"/>
                <w:vertAlign w:val="subscript"/>
              </w:rPr>
              <w:t>2</w:t>
            </w:r>
            <w:r>
              <w:rPr>
                <w:rFonts w:hint="eastAsia"/>
              </w:rPr>
              <w:t>SO</w:t>
            </w:r>
            <w:r>
              <w:rPr>
                <w:rFonts w:hint="eastAsia"/>
                <w:vertAlign w:val="subscript"/>
              </w:rPr>
              <w:t>4</w:t>
            </w:r>
            <w:r>
              <w:rPr>
                <w:rFonts w:hint="eastAsia"/>
              </w:rPr>
              <w:t>，另称取2.55 g H</w:t>
            </w:r>
            <w:r>
              <w:rPr>
                <w:rFonts w:hint="eastAsia"/>
                <w:vertAlign w:val="subscript"/>
              </w:rPr>
              <w:t>2</w:t>
            </w:r>
            <w:r>
              <w:rPr>
                <w:rFonts w:hint="eastAsia"/>
              </w:rPr>
              <w:t>C</w:t>
            </w:r>
            <w:r>
              <w:rPr>
                <w:rFonts w:hint="eastAsia"/>
                <w:vertAlign w:val="subscript"/>
              </w:rPr>
              <w:t>2</w:t>
            </w:r>
            <w:r>
              <w:rPr>
                <w:rFonts w:hint="eastAsia"/>
              </w:rPr>
              <w:t>O</w:t>
            </w:r>
            <w:r>
              <w:rPr>
                <w:rFonts w:hint="eastAsia"/>
                <w:vertAlign w:val="subscript"/>
              </w:rPr>
              <w:t>4</w:t>
            </w:r>
            <w:r>
              <w:rPr>
                <w:rFonts w:hint="eastAsia"/>
              </w:rPr>
              <w:t>·2H</w:t>
            </w:r>
            <w:r>
              <w:rPr>
                <w:rFonts w:hint="eastAsia"/>
                <w:vertAlign w:val="subscript"/>
              </w:rPr>
              <w:t>2</w:t>
            </w:r>
            <w:r>
              <w:rPr>
                <w:rFonts w:hint="eastAsia"/>
              </w:rPr>
              <w:t>O，将它们分别用28.00 mL和18.50 mL蒸馏水配成溶液。将两溶液徐徐混合，加热至沸，同时不断搅拌以免暴沸，维持微沸约4 min后停止加热。待反应基本完全后，使用倾滗法进行固液分离，得到的固体进一步用热蒸馏水少量多次洗涤，直至洗净。洗净的标准是取最后一次洗涤液中滴加盐酸酸化的氯化钡溶液无白色沉淀生成。</w:t>
            </w:r>
          </w:p>
          <w:p w14:paraId="69C9F025">
            <w:r>
              <w:rPr>
                <w:rFonts w:hint="eastAsia"/>
              </w:rPr>
              <w:t>b. 进行氧化与配位反应制备K[Fe(C</w:t>
            </w:r>
            <w:r>
              <w:rPr>
                <w:rFonts w:hint="eastAsia"/>
                <w:vertAlign w:val="subscript"/>
              </w:rPr>
              <w:t>2</w:t>
            </w:r>
            <w:r>
              <w:rPr>
                <w:rFonts w:hint="eastAsia"/>
              </w:rPr>
              <w:t>O</w:t>
            </w:r>
            <w:r>
              <w:rPr>
                <w:rFonts w:hint="eastAsia"/>
                <w:vertAlign w:val="subscript"/>
              </w:rPr>
              <w:t>4</w:t>
            </w:r>
            <w:r>
              <w:rPr>
                <w:rFonts w:hint="eastAsia"/>
              </w:rPr>
              <w:t>)</w:t>
            </w:r>
            <w:r>
              <w:rPr>
                <w:rFonts w:hint="eastAsia"/>
                <w:vertAlign w:val="subscript"/>
              </w:rPr>
              <w:t>3</w:t>
            </w:r>
            <w:r>
              <w:rPr>
                <w:rFonts w:hint="eastAsia"/>
              </w:rPr>
              <w:t>]</w:t>
            </w:r>
          </w:p>
          <w:p w14:paraId="54BE5FE6">
            <w:r>
              <w:rPr>
                <w:rFonts w:hint="eastAsia"/>
              </w:rPr>
              <w:t>称5.24 g K</w:t>
            </w:r>
            <w:r>
              <w:rPr>
                <w:rFonts w:hint="eastAsia"/>
                <w:vertAlign w:val="subscript"/>
              </w:rPr>
              <w:t>2</w:t>
            </w:r>
            <w:r>
              <w:rPr>
                <w:rFonts w:hint="eastAsia"/>
              </w:rPr>
              <w:t>C</w:t>
            </w:r>
            <w:r>
              <w:rPr>
                <w:rFonts w:hint="eastAsia"/>
                <w:vertAlign w:val="subscript"/>
              </w:rPr>
              <w:t>2</w:t>
            </w:r>
            <w:r>
              <w:rPr>
                <w:rFonts w:hint="eastAsia"/>
              </w:rPr>
              <w:t>O</w:t>
            </w:r>
            <w:r>
              <w:rPr>
                <w:rFonts w:hint="eastAsia"/>
                <w:vertAlign w:val="subscript"/>
              </w:rPr>
              <w:t>4</w:t>
            </w:r>
            <w:r>
              <w:rPr>
                <w:rFonts w:hint="eastAsia"/>
              </w:rPr>
              <w:t>·H</w:t>
            </w:r>
            <w:r>
              <w:rPr>
                <w:rFonts w:hint="eastAsia"/>
                <w:vertAlign w:val="subscript"/>
              </w:rPr>
              <w:t>2</w:t>
            </w:r>
            <w:r>
              <w:rPr>
                <w:rFonts w:hint="eastAsia"/>
              </w:rPr>
              <w:t>O，加15.00 mL蒸馏水，微热使之溶解，所得K</w:t>
            </w:r>
            <w:r>
              <w:rPr>
                <w:rFonts w:hint="eastAsia"/>
                <w:vertAlign w:val="subscript"/>
              </w:rPr>
              <w:t>2</w:t>
            </w:r>
            <w:r>
              <w:rPr>
                <w:rFonts w:hint="eastAsia"/>
              </w:rPr>
              <w:t>C</w:t>
            </w:r>
            <w:r>
              <w:rPr>
                <w:rFonts w:hint="eastAsia"/>
                <w:vertAlign w:val="subscript"/>
              </w:rPr>
              <w:t>2</w:t>
            </w:r>
            <w:r>
              <w:rPr>
                <w:rFonts w:hint="eastAsia"/>
              </w:rPr>
              <w:t>O</w:t>
            </w:r>
            <w:r>
              <w:rPr>
                <w:rFonts w:hint="eastAsia"/>
                <w:vertAlign w:val="subscript"/>
              </w:rPr>
              <w:t>4</w:t>
            </w:r>
            <w:r>
              <w:rPr>
                <w:rFonts w:hint="eastAsia"/>
              </w:rPr>
              <w:t>溶液加到已洗净的FeC</w:t>
            </w:r>
            <w:r>
              <w:rPr>
                <w:rFonts w:hint="eastAsia"/>
                <w:vertAlign w:val="subscript"/>
              </w:rPr>
              <w:t>2</w:t>
            </w:r>
            <w:r>
              <w:rPr>
                <w:rFonts w:hint="eastAsia"/>
              </w:rPr>
              <w:t>O</w:t>
            </w:r>
            <w:r>
              <w:rPr>
                <w:rFonts w:hint="eastAsia"/>
                <w:vertAlign w:val="subscript"/>
              </w:rPr>
              <w:t>4</w:t>
            </w:r>
            <w:r>
              <w:rPr>
                <w:rFonts w:hint="eastAsia"/>
              </w:rPr>
              <w:t>·2H</w:t>
            </w:r>
            <w:r>
              <w:rPr>
                <w:rFonts w:hint="eastAsia"/>
                <w:vertAlign w:val="subscript"/>
              </w:rPr>
              <w:t>2</w:t>
            </w:r>
            <w:r>
              <w:rPr>
                <w:rFonts w:hint="eastAsia"/>
              </w:rPr>
              <w:t>O中，观察体系的变化。将盛混合物的容器置于40 ℃左右的热水中，慢慢滴加12.00 mL 6％ H</w:t>
            </w:r>
            <w:r>
              <w:rPr>
                <w:rFonts w:hint="eastAsia"/>
                <w:vertAlign w:val="subscript"/>
              </w:rPr>
              <w:t>2</w:t>
            </w:r>
            <w:r>
              <w:rPr>
                <w:rFonts w:hint="eastAsia"/>
              </w:rPr>
              <w:t>O</w:t>
            </w:r>
            <w:r>
              <w:rPr>
                <w:rFonts w:hint="eastAsia"/>
                <w:vertAlign w:val="subscript"/>
              </w:rPr>
              <w:t>2</w:t>
            </w:r>
            <w:r>
              <w:rPr>
                <w:rFonts w:hint="eastAsia"/>
              </w:rPr>
              <w:t>溶液，边加边充分搅拌。</w:t>
            </w:r>
          </w:p>
          <w:p w14:paraId="1174673C">
            <w:pPr>
              <w:ind w:firstLine="420" w:firstLineChars="200"/>
            </w:pPr>
            <w:r>
              <w:rPr>
                <w:rFonts w:hint="eastAsia"/>
              </w:rPr>
              <w:t>加完H</w:t>
            </w:r>
            <w:r>
              <w:rPr>
                <w:rFonts w:hint="eastAsia"/>
                <w:vertAlign w:val="subscript"/>
              </w:rPr>
              <w:t>2</w:t>
            </w:r>
            <w:r>
              <w:rPr>
                <w:rFonts w:hint="eastAsia"/>
              </w:rPr>
              <w:t>O</w:t>
            </w:r>
            <w:r>
              <w:rPr>
                <w:rFonts w:hint="eastAsia"/>
                <w:vertAlign w:val="subscript"/>
              </w:rPr>
              <w:t>2</w:t>
            </w:r>
            <w:r>
              <w:rPr>
                <w:rFonts w:hint="eastAsia"/>
              </w:rPr>
              <w:t>后，取一滴所得悬浊液于点滴板凹穴中，加一滴K</w:t>
            </w:r>
            <w:r>
              <w:rPr>
                <w:rFonts w:hint="eastAsia"/>
                <w:vertAlign w:val="subscript"/>
              </w:rPr>
              <w:t>3</w:t>
            </w:r>
            <w:r>
              <w:rPr>
                <w:rFonts w:hint="eastAsia"/>
              </w:rPr>
              <w:t>Fe(CN)</w:t>
            </w:r>
            <w:r>
              <w:rPr>
                <w:rFonts w:hint="eastAsia"/>
                <w:vertAlign w:val="subscript"/>
              </w:rPr>
              <w:t>6</w:t>
            </w:r>
            <w:r>
              <w:rPr>
                <w:rFonts w:hint="eastAsia"/>
              </w:rPr>
              <w:t>溶液，未出现蓝色。将上述加入足量H</w:t>
            </w:r>
            <w:r>
              <w:rPr>
                <w:rFonts w:hint="eastAsia"/>
                <w:vertAlign w:val="subscript"/>
              </w:rPr>
              <w:t>2</w:t>
            </w:r>
            <w:r>
              <w:rPr>
                <w:rFonts w:hint="eastAsia"/>
              </w:rPr>
              <w:t>O</w:t>
            </w:r>
            <w:r>
              <w:rPr>
                <w:rFonts w:hint="eastAsia"/>
                <w:vertAlign w:val="subscript"/>
              </w:rPr>
              <w:t>2</w:t>
            </w:r>
            <w:r>
              <w:rPr>
                <w:rFonts w:hint="eastAsia"/>
              </w:rPr>
              <w:t>的溶液加热至沸（加热过程要充分搅拌），先一次加入9.00 mL 0.5 mol·L</w:t>
            </w:r>
            <w:r>
              <w:rPr>
                <w:rFonts w:hint="eastAsia"/>
                <w:vertAlign w:val="superscript"/>
              </w:rPr>
              <w:t>-1</w:t>
            </w:r>
            <w:r>
              <w:rPr>
                <w:rFonts w:hint="eastAsia"/>
              </w:rPr>
              <w:t xml:space="preserve"> H</w:t>
            </w:r>
            <w:r>
              <w:rPr>
                <w:rFonts w:hint="eastAsia"/>
                <w:vertAlign w:val="subscript"/>
              </w:rPr>
              <w:t>2</w:t>
            </w:r>
            <w:r>
              <w:rPr>
                <w:rFonts w:hint="eastAsia"/>
              </w:rPr>
              <w:t>C</w:t>
            </w:r>
            <w:r>
              <w:rPr>
                <w:rFonts w:hint="eastAsia"/>
                <w:vertAlign w:val="subscript"/>
              </w:rPr>
              <w:t>2</w:t>
            </w:r>
            <w:r>
              <w:rPr>
                <w:rFonts w:hint="eastAsia"/>
              </w:rPr>
              <w:t>O</w:t>
            </w:r>
            <w:r>
              <w:rPr>
                <w:rFonts w:hint="eastAsia"/>
                <w:vertAlign w:val="subscript"/>
              </w:rPr>
              <w:t>4</w:t>
            </w:r>
            <w:r>
              <w:rPr>
                <w:rFonts w:hint="eastAsia"/>
              </w:rPr>
              <w:t>溶液，溶液恰好完全变为透明的绿色。</w:t>
            </w:r>
          </w:p>
          <w:p w14:paraId="4A858BFF">
            <w:r>
              <w:rPr>
                <w:rFonts w:hint="eastAsia"/>
              </w:rPr>
              <w:t>c. 用溶剂替换法析出结晶</w:t>
            </w:r>
          </w:p>
          <w:p w14:paraId="2B4371D9">
            <w:pPr>
              <w:ind w:firstLine="420" w:firstLineChars="200"/>
            </w:pPr>
            <w:r>
              <w:rPr>
                <w:rFonts w:hint="eastAsia"/>
              </w:rPr>
              <w:t>往所得透明的绿色溶液中加入10 mL乙醇，将一小段棉线悬挂在溶液中，棉线可固定在一段比烧杯口径稍大的塑料条上。将烧杯盖好，在暗处放置一周后，即有K</w:t>
            </w:r>
            <w:r>
              <w:rPr>
                <w:rFonts w:hint="eastAsia"/>
                <w:vertAlign w:val="subscript"/>
              </w:rPr>
              <w:t>3</w:t>
            </w:r>
            <w:r>
              <w:rPr>
                <w:rFonts w:hint="eastAsia"/>
              </w:rPr>
              <w:t>Fe(C</w:t>
            </w:r>
            <w:r>
              <w:rPr>
                <w:rFonts w:hint="eastAsia"/>
                <w:vertAlign w:val="subscript"/>
              </w:rPr>
              <w:t>2</w:t>
            </w:r>
            <w:r>
              <w:rPr>
                <w:rFonts w:hint="eastAsia"/>
              </w:rPr>
              <w:t>O</w:t>
            </w:r>
            <w:r>
              <w:rPr>
                <w:rFonts w:hint="eastAsia"/>
                <w:vertAlign w:val="subscript"/>
              </w:rPr>
              <w:t>4</w:t>
            </w:r>
            <w:r>
              <w:rPr>
                <w:rFonts w:hint="eastAsia"/>
              </w:rPr>
              <w:t>)</w:t>
            </w:r>
            <w:r>
              <w:rPr>
                <w:rFonts w:hint="eastAsia"/>
                <w:vertAlign w:val="subscript"/>
              </w:rPr>
              <w:t>3</w:t>
            </w:r>
            <w:r>
              <w:rPr>
                <w:rFonts w:hint="eastAsia"/>
              </w:rPr>
              <w:t>·3H</w:t>
            </w:r>
            <w:r>
              <w:rPr>
                <w:rFonts w:hint="eastAsia"/>
                <w:vertAlign w:val="subscript"/>
              </w:rPr>
              <w:t>2</w:t>
            </w:r>
            <w:r>
              <w:rPr>
                <w:rFonts w:hint="eastAsia"/>
              </w:rPr>
              <w:t>O晶体析出，减压过滤，往晶体上滴少量乙醇，继续抽干，置于表面皿上，放入烘箱内烘20 min，称重得3.06 g晶体，计算产率为32.5%。</w:t>
            </w:r>
          </w:p>
          <w:p w14:paraId="0D083ABB">
            <w:r>
              <w:rPr>
                <w:rFonts w:hint="eastAsia"/>
              </w:rPr>
              <w:t>2. 产品的光化学试验</w:t>
            </w:r>
          </w:p>
          <w:p w14:paraId="262EB812">
            <w:pPr>
              <w:ind w:firstLine="420" w:firstLineChars="200"/>
            </w:pPr>
            <w:r>
              <w:rPr>
                <w:rFonts w:hint="eastAsia"/>
              </w:rPr>
              <w:t>取0.5 mL抽滤所得母液与等体积的0.5 mol·L</w:t>
            </w:r>
            <w:r>
              <w:rPr>
                <w:rFonts w:hint="eastAsia"/>
                <w:vertAlign w:val="superscript"/>
              </w:rPr>
              <w:t>-1</w:t>
            </w:r>
            <w:r>
              <w:rPr>
                <w:rFonts w:hint="eastAsia"/>
              </w:rPr>
              <w:t xml:space="preserve"> K</w:t>
            </w:r>
            <w:r>
              <w:rPr>
                <w:rFonts w:hint="eastAsia"/>
                <w:vertAlign w:val="subscript"/>
              </w:rPr>
              <w:t>3</w:t>
            </w:r>
            <w:r>
              <w:rPr>
                <w:rFonts w:hint="eastAsia"/>
              </w:rPr>
              <w:t>Fe(CN)</w:t>
            </w:r>
            <w:r>
              <w:rPr>
                <w:rFonts w:hint="eastAsia"/>
                <w:vertAlign w:val="subscript"/>
              </w:rPr>
              <w:t>6</w:t>
            </w:r>
            <w:r>
              <w:rPr>
                <w:rFonts w:hint="eastAsia"/>
              </w:rPr>
              <w:t>溶液混合均匀。用毛笔蘸此混合液在白纸上写字，字迹经强光照射后，由浅黄色变为蓝色。</w:t>
            </w:r>
          </w:p>
          <w:p w14:paraId="59BCF512">
            <w:r>
              <w:rPr>
                <w:rFonts w:hint="eastAsia"/>
              </w:rPr>
              <w:t>3. 配合物的性质</w:t>
            </w:r>
          </w:p>
          <w:p w14:paraId="01B7DD8A">
            <w:r>
              <w:rPr>
                <w:rFonts w:hint="eastAsia"/>
              </w:rPr>
              <w:t>a. 确定配合物的内外界</w:t>
            </w:r>
          </w:p>
          <w:p w14:paraId="05BABA1F">
            <w:r>
              <w:rPr>
                <w:rFonts w:hint="eastAsia"/>
              </w:rPr>
              <w:t>（1）检定K</w:t>
            </w:r>
            <w:r>
              <w:rPr>
                <w:rFonts w:hint="eastAsia"/>
                <w:vertAlign w:val="superscript"/>
              </w:rPr>
              <w:t>+</w:t>
            </w:r>
            <w:r>
              <w:rPr>
                <w:rFonts w:hint="eastAsia"/>
              </w:rPr>
              <w:t>：</w:t>
            </w:r>
          </w:p>
          <w:p w14:paraId="19AB6129">
            <w:pPr>
              <w:ind w:firstLine="420" w:firstLineChars="200"/>
            </w:pPr>
            <w:r>
              <w:rPr>
                <w:rFonts w:hint="eastAsia"/>
              </w:rPr>
              <w:t>取少量0.1 mol·L</w:t>
            </w:r>
            <w:r>
              <w:rPr>
                <w:rFonts w:hint="eastAsia"/>
                <w:vertAlign w:val="superscript"/>
              </w:rPr>
              <w:t>-1</w:t>
            </w:r>
            <w:r>
              <w:rPr>
                <w:rFonts w:hint="eastAsia"/>
              </w:rPr>
              <w:t xml:space="preserve"> K</w:t>
            </w:r>
            <w:r>
              <w:rPr>
                <w:rFonts w:hint="eastAsia"/>
                <w:vertAlign w:val="subscript"/>
              </w:rPr>
              <w:t>2</w:t>
            </w:r>
            <w:r>
              <w:rPr>
                <w:rFonts w:hint="eastAsia"/>
              </w:rPr>
              <w:t>C</w:t>
            </w:r>
            <w:r>
              <w:rPr>
                <w:rFonts w:hint="eastAsia"/>
                <w:vertAlign w:val="subscript"/>
              </w:rPr>
              <w:t>2</w:t>
            </w:r>
            <w:r>
              <w:rPr>
                <w:rFonts w:hint="eastAsia"/>
              </w:rPr>
              <w:t>O</w:t>
            </w:r>
            <w:r>
              <w:rPr>
                <w:rFonts w:hint="eastAsia"/>
                <w:vertAlign w:val="subscript"/>
              </w:rPr>
              <w:t>4</w:t>
            </w:r>
            <w:r>
              <w:rPr>
                <w:rFonts w:hint="eastAsia"/>
              </w:rPr>
              <w:t>及产品溶液，分别与饱和酒石酸氢钠NaHC</w:t>
            </w:r>
            <w:r>
              <w:rPr>
                <w:rFonts w:hint="eastAsia"/>
                <w:vertAlign w:val="subscript"/>
              </w:rPr>
              <w:t>4</w:t>
            </w:r>
            <w:r>
              <w:rPr>
                <w:rFonts w:hint="eastAsia"/>
              </w:rPr>
              <w:t>H</w:t>
            </w:r>
            <w:r>
              <w:rPr>
                <w:rFonts w:hint="eastAsia"/>
                <w:vertAlign w:val="subscript"/>
              </w:rPr>
              <w:t>4</w:t>
            </w:r>
            <w:r>
              <w:rPr>
                <w:rFonts w:hint="eastAsia"/>
              </w:rPr>
              <w:t>O</w:t>
            </w:r>
            <w:r>
              <w:rPr>
                <w:rFonts w:hint="eastAsia"/>
                <w:vertAlign w:val="subscript"/>
              </w:rPr>
              <w:t>6</w:t>
            </w:r>
            <w:r>
              <w:rPr>
                <w:rFonts w:hint="eastAsia"/>
              </w:rPr>
              <w:t>溶液作用。充分摇匀，两试管中均出现白色絮状沉淀。</w:t>
            </w:r>
          </w:p>
          <w:p w14:paraId="36939CB0">
            <w:r>
              <w:rPr>
                <w:rFonts w:hint="eastAsia"/>
              </w:rPr>
              <w:t>（2）检定C</w:t>
            </w:r>
            <w:r>
              <w:rPr>
                <w:rFonts w:hint="eastAsia"/>
                <w:vertAlign w:val="subscript"/>
              </w:rPr>
              <w:t>2</w:t>
            </w:r>
            <w:r>
              <w:rPr>
                <w:rFonts w:hint="eastAsia"/>
              </w:rPr>
              <w:t>O</w:t>
            </w:r>
            <w:r>
              <w:rPr>
                <w:rFonts w:hint="eastAsia"/>
                <w:vertAlign w:val="subscript"/>
              </w:rPr>
              <w:t>4</w:t>
            </w:r>
            <w:r>
              <w:rPr>
                <w:rFonts w:hint="eastAsia"/>
                <w:vertAlign w:val="superscript"/>
              </w:rPr>
              <w:t>2-</w:t>
            </w:r>
            <w:r>
              <w:rPr>
                <w:rFonts w:hint="eastAsia"/>
              </w:rPr>
              <w:t>：</w:t>
            </w:r>
          </w:p>
          <w:p w14:paraId="6A44C86E">
            <w:pPr>
              <w:ind w:firstLine="420" w:firstLineChars="200"/>
            </w:pPr>
            <w:r>
              <w:rPr>
                <w:rFonts w:hint="eastAsia"/>
              </w:rPr>
              <w:t>在少量0.1 mol·L</w:t>
            </w:r>
            <w:r>
              <w:rPr>
                <w:rFonts w:hint="eastAsia"/>
                <w:vertAlign w:val="superscript"/>
              </w:rPr>
              <w:t>-1</w:t>
            </w:r>
            <w:r>
              <w:rPr>
                <w:rFonts w:hint="eastAsia"/>
              </w:rPr>
              <w:t xml:space="preserve"> K</w:t>
            </w:r>
            <w:r>
              <w:rPr>
                <w:rFonts w:hint="eastAsia"/>
                <w:vertAlign w:val="subscript"/>
              </w:rPr>
              <w:t>2</w:t>
            </w:r>
            <w:r>
              <w:rPr>
                <w:rFonts w:hint="eastAsia"/>
              </w:rPr>
              <w:t>C</w:t>
            </w:r>
            <w:r>
              <w:rPr>
                <w:rFonts w:hint="eastAsia"/>
                <w:vertAlign w:val="subscript"/>
              </w:rPr>
              <w:t>2</w:t>
            </w:r>
            <w:r>
              <w:rPr>
                <w:rFonts w:hint="eastAsia"/>
              </w:rPr>
              <w:t>O</w:t>
            </w:r>
            <w:r>
              <w:rPr>
                <w:rFonts w:hint="eastAsia"/>
                <w:vertAlign w:val="subscript"/>
              </w:rPr>
              <w:t>4</w:t>
            </w:r>
            <w:r>
              <w:rPr>
                <w:rFonts w:hint="eastAsia"/>
              </w:rPr>
              <w:t>及产品溶液中分别加入两滴0.5 mol·L</w:t>
            </w:r>
            <w:r>
              <w:rPr>
                <w:rFonts w:hint="eastAsia"/>
                <w:vertAlign w:val="superscript"/>
              </w:rPr>
              <w:t>-1</w:t>
            </w:r>
            <w:r>
              <w:rPr>
                <w:rFonts w:hint="eastAsia"/>
              </w:rPr>
              <w:t xml:space="preserve"> CaCl</w:t>
            </w:r>
            <w:r>
              <w:rPr>
                <w:rFonts w:hint="eastAsia"/>
                <w:vertAlign w:val="subscript"/>
              </w:rPr>
              <w:t>2</w:t>
            </w:r>
            <w:r>
              <w:rPr>
                <w:rFonts w:hint="eastAsia"/>
              </w:rPr>
              <w:t>溶液，前者试管中出现白色沉淀，后者无明显现象。</w:t>
            </w:r>
          </w:p>
          <w:p w14:paraId="3C21F094">
            <w:r>
              <w:rPr>
                <w:rFonts w:hint="eastAsia"/>
              </w:rPr>
              <w:t>（3）检定Fe</w:t>
            </w:r>
            <w:r>
              <w:rPr>
                <w:rFonts w:hint="eastAsia"/>
                <w:vertAlign w:val="superscript"/>
              </w:rPr>
              <w:t>3+</w:t>
            </w:r>
            <w:r>
              <w:rPr>
                <w:rFonts w:hint="eastAsia"/>
              </w:rPr>
              <w:t>：</w:t>
            </w:r>
          </w:p>
          <w:p w14:paraId="1E8658DE">
            <w:pPr>
              <w:ind w:firstLine="420" w:firstLineChars="200"/>
            </w:pPr>
            <w:r>
              <w:rPr>
                <w:rFonts w:hint="eastAsia"/>
              </w:rPr>
              <w:t>在少量0.2 mol·L</w:t>
            </w:r>
            <w:r>
              <w:rPr>
                <w:rFonts w:hint="eastAsia"/>
                <w:vertAlign w:val="superscript"/>
              </w:rPr>
              <w:t>-1</w:t>
            </w:r>
            <w:r>
              <w:rPr>
                <w:rFonts w:hint="eastAsia"/>
              </w:rPr>
              <w:t xml:space="preserve"> FeCl</w:t>
            </w:r>
            <w:r>
              <w:rPr>
                <w:rFonts w:hint="eastAsia"/>
                <w:vertAlign w:val="subscript"/>
              </w:rPr>
              <w:t>3</w:t>
            </w:r>
            <w:r>
              <w:rPr>
                <w:rFonts w:hint="eastAsia"/>
              </w:rPr>
              <w:t>及产品溶液中，分别加入一滴1 mol·L</w:t>
            </w:r>
            <w:r>
              <w:rPr>
                <w:rFonts w:hint="eastAsia"/>
                <w:vertAlign w:val="superscript"/>
              </w:rPr>
              <w:t>-1</w:t>
            </w:r>
            <w:r>
              <w:rPr>
                <w:rFonts w:hint="eastAsia"/>
              </w:rPr>
              <w:t xml:space="preserve"> KSCN溶液，前者试管中溶液变成血红色，后者无明显现象。</w:t>
            </w:r>
          </w:p>
          <w:p w14:paraId="5E5120F6">
            <w:pPr>
              <w:ind w:firstLine="420" w:firstLineChars="200"/>
            </w:pPr>
            <w:r>
              <w:rPr>
                <w:rFonts w:hint="eastAsia"/>
              </w:rPr>
              <w:t>综合以上实验现象，确定所制得的配合物中内界为</w:t>
            </w:r>
            <w:r>
              <w:t>[Fe(C</w:t>
            </w:r>
            <w:r>
              <w:rPr>
                <w:rFonts w:hint="eastAsia"/>
                <w:vertAlign w:val="subscript"/>
              </w:rPr>
              <w:t>2</w:t>
            </w:r>
            <w:r>
              <w:t>O</w:t>
            </w:r>
            <w:r>
              <w:rPr>
                <w:rFonts w:hint="eastAsia"/>
                <w:vertAlign w:val="subscript"/>
              </w:rPr>
              <w:t>4</w:t>
            </w:r>
            <w:r>
              <w:t>)</w:t>
            </w:r>
            <w:r>
              <w:rPr>
                <w:rFonts w:hint="eastAsia"/>
                <w:vertAlign w:val="subscript"/>
              </w:rPr>
              <w:t>3</w:t>
            </w:r>
            <w:r>
              <w:t>]</w:t>
            </w:r>
            <w:r>
              <w:rPr>
                <w:rFonts w:hint="eastAsia"/>
                <w:vertAlign w:val="superscript"/>
              </w:rPr>
              <w:t>3-</w:t>
            </w:r>
            <w:r>
              <w:rPr>
                <w:rFonts w:hint="eastAsia"/>
              </w:rPr>
              <w:t>，外界为</w:t>
            </w:r>
            <w:r>
              <w:t>K</w:t>
            </w:r>
            <w:r>
              <w:rPr>
                <w:rFonts w:hint="eastAsia"/>
                <w:vertAlign w:val="superscript"/>
              </w:rPr>
              <w:t>+</w:t>
            </w:r>
            <w:r>
              <w:rPr>
                <w:rFonts w:hint="eastAsia"/>
              </w:rPr>
              <w:t>。</w:t>
            </w:r>
          </w:p>
          <w:p w14:paraId="50057469">
            <w:r>
              <w:rPr>
                <w:rFonts w:hint="eastAsia"/>
              </w:rPr>
              <w:t>b. 酸度对配合平衡的影响</w:t>
            </w:r>
          </w:p>
          <w:p w14:paraId="1CE62475">
            <w:r>
              <w:rPr>
                <w:rFonts w:hint="eastAsia"/>
              </w:rPr>
              <w:t>（1）在两支盛少量产品溶液的试管中，各加一滴1 mol·L</w:t>
            </w:r>
            <w:r>
              <w:rPr>
                <w:rFonts w:hint="eastAsia"/>
                <w:vertAlign w:val="superscript"/>
              </w:rPr>
              <w:t>-1</w:t>
            </w:r>
            <w:r>
              <w:rPr>
                <w:rFonts w:hint="eastAsia"/>
              </w:rPr>
              <w:t xml:space="preserve"> KSCN溶液，然后分别滴加6 mol·L</w:t>
            </w:r>
            <w:r>
              <w:rPr>
                <w:rFonts w:hint="eastAsia"/>
                <w:vertAlign w:val="superscript"/>
              </w:rPr>
              <w:t>-1</w:t>
            </w:r>
            <w:r>
              <w:rPr>
                <w:rFonts w:hint="eastAsia"/>
              </w:rPr>
              <w:t>的HAc和3 mol·L</w:t>
            </w:r>
            <w:r>
              <w:rPr>
                <w:rFonts w:hint="eastAsia"/>
                <w:vertAlign w:val="superscript"/>
              </w:rPr>
              <w:t>-1</w:t>
            </w:r>
            <w:r>
              <w:rPr>
                <w:rFonts w:hint="eastAsia"/>
              </w:rPr>
              <w:t xml:space="preserve"> H</w:t>
            </w:r>
            <w:r>
              <w:rPr>
                <w:rFonts w:hint="eastAsia"/>
                <w:vertAlign w:val="subscript"/>
              </w:rPr>
              <w:t>2</w:t>
            </w:r>
            <w:r>
              <w:rPr>
                <w:rFonts w:hint="eastAsia"/>
              </w:rPr>
              <w:t>SO</w:t>
            </w:r>
            <w:r>
              <w:rPr>
                <w:rFonts w:hint="eastAsia"/>
                <w:vertAlign w:val="subscript"/>
              </w:rPr>
              <w:t>4</w:t>
            </w:r>
            <w:r>
              <w:rPr>
                <w:rFonts w:hint="eastAsia"/>
              </w:rPr>
              <w:t>，前者无明显现象，后者溶液变为血红色。</w:t>
            </w:r>
          </w:p>
          <w:p w14:paraId="6ACDF878">
            <w:r>
              <w:rPr>
                <w:rFonts w:hint="eastAsia"/>
              </w:rPr>
              <w:t>（2）在少量产品溶液中滴加2 mol·L</w:t>
            </w:r>
            <w:r>
              <w:rPr>
                <w:rFonts w:hint="eastAsia"/>
                <w:vertAlign w:val="superscript"/>
              </w:rPr>
              <w:t>-1</w:t>
            </w:r>
            <w:r>
              <w:rPr>
                <w:rFonts w:hint="eastAsia"/>
              </w:rPr>
              <w:t>氨水，试管中溶液变成黄色浊液。氨水提供</w:t>
            </w:r>
            <w:r>
              <w:t>OH</w:t>
            </w:r>
            <w:r>
              <w:rPr>
                <w:rFonts w:hint="eastAsia"/>
                <w:vertAlign w:val="superscript"/>
              </w:rPr>
              <w:t>-</w:t>
            </w:r>
            <w:r>
              <w:rPr>
                <w:rFonts w:hint="eastAsia"/>
              </w:rPr>
              <w:t>和</w:t>
            </w:r>
            <w:r>
              <w:t>NH</w:t>
            </w:r>
            <w:r>
              <w:rPr>
                <w:rFonts w:hint="eastAsia"/>
                <w:vertAlign w:val="subscript"/>
              </w:rPr>
              <w:t>3</w:t>
            </w:r>
            <w:r>
              <w:rPr>
                <w:rFonts w:hint="eastAsia"/>
              </w:rPr>
              <w:t>，</w:t>
            </w:r>
            <w:r>
              <w:t>OH</w:t>
            </w:r>
            <w:r>
              <w:rPr>
                <w:rFonts w:hint="eastAsia"/>
                <w:vertAlign w:val="superscript"/>
              </w:rPr>
              <w:t>-</w:t>
            </w:r>
            <w:r>
              <w:rPr>
                <w:rFonts w:hint="eastAsia"/>
              </w:rPr>
              <w:t>与</w:t>
            </w:r>
            <w:r>
              <w:t>Fe</w:t>
            </w:r>
            <w:r>
              <w:rPr>
                <w:rFonts w:hint="eastAsia"/>
                <w:vertAlign w:val="superscript"/>
              </w:rPr>
              <w:t>3+</w:t>
            </w:r>
            <w:r>
              <w:rPr>
                <w:rFonts w:hint="eastAsia"/>
              </w:rPr>
              <w:t>生成</w:t>
            </w:r>
            <w:r>
              <w:t>Fe(OH)</w:t>
            </w:r>
            <w:r>
              <w:rPr>
                <w:rFonts w:hint="eastAsia"/>
                <w:vertAlign w:val="subscript"/>
              </w:rPr>
              <w:t>3</w:t>
            </w:r>
            <w:r>
              <w:rPr>
                <w:rFonts w:hint="eastAsia"/>
              </w:rPr>
              <w:t>沉淀，同时</w:t>
            </w:r>
            <w:r>
              <w:t>NH</w:t>
            </w:r>
            <w:r>
              <w:rPr>
                <w:rFonts w:hint="eastAsia"/>
                <w:vertAlign w:val="subscript"/>
              </w:rPr>
              <w:t>3</w:t>
            </w:r>
            <w:r>
              <w:rPr>
                <w:rFonts w:hint="eastAsia"/>
              </w:rPr>
              <w:t>也能与</w:t>
            </w:r>
            <w:r>
              <w:t>H</w:t>
            </w:r>
            <w:r>
              <w:rPr>
                <w:rFonts w:hint="eastAsia"/>
                <w:vertAlign w:val="superscript"/>
              </w:rPr>
              <w:t>+</w:t>
            </w:r>
            <w:r>
              <w:rPr>
                <w:rFonts w:hint="eastAsia"/>
              </w:rPr>
              <w:t>结合，降低酸度，促进</w:t>
            </w:r>
            <w:r>
              <w:t>Fe</w:t>
            </w:r>
            <w:r>
              <w:rPr>
                <w:rFonts w:hint="eastAsia"/>
                <w:vertAlign w:val="superscript"/>
              </w:rPr>
              <w:t>3+</w:t>
            </w:r>
            <w:r>
              <w:rPr>
                <w:rFonts w:hint="eastAsia"/>
              </w:rPr>
              <w:t>水解。配位平衡向左移动，</w:t>
            </w:r>
            <w:r>
              <w:t>Fe</w:t>
            </w:r>
            <w:r>
              <w:rPr>
                <w:rFonts w:hint="eastAsia"/>
                <w:vertAlign w:val="superscript"/>
              </w:rPr>
              <w:t>3+</w:t>
            </w:r>
            <w:r>
              <w:rPr>
                <w:rFonts w:hint="eastAsia"/>
              </w:rPr>
              <w:t>被释放并沉淀。</w:t>
            </w:r>
          </w:p>
          <w:p w14:paraId="7AC204F5">
            <w:r>
              <w:rPr>
                <w:rFonts w:hint="eastAsia"/>
              </w:rPr>
              <w:t>c. 沉淀反应对配合平衡的影响</w:t>
            </w:r>
          </w:p>
          <w:p w14:paraId="2CF8023C">
            <w:pPr>
              <w:ind w:firstLine="420" w:firstLineChars="200"/>
            </w:pPr>
            <w:r>
              <w:rPr>
                <w:rFonts w:hint="eastAsia"/>
              </w:rPr>
              <w:t>在少量产品溶液中加一滴0.5 mol·L</w:t>
            </w:r>
            <w:r>
              <w:rPr>
                <w:rFonts w:hint="eastAsia"/>
                <w:vertAlign w:val="superscript"/>
              </w:rPr>
              <w:t>-1</w:t>
            </w:r>
            <w:r>
              <w:rPr>
                <w:rFonts w:hint="eastAsia"/>
              </w:rPr>
              <w:t xml:space="preserve"> Na</w:t>
            </w:r>
            <w:r>
              <w:rPr>
                <w:rFonts w:hint="eastAsia"/>
                <w:vertAlign w:val="subscript"/>
              </w:rPr>
              <w:t>2</w:t>
            </w:r>
            <w:r>
              <w:rPr>
                <w:rFonts w:hint="eastAsia"/>
              </w:rPr>
              <w:t>S溶液，试管中产生黑色沉淀。发生反应：</w:t>
            </w:r>
          </w:p>
          <w:p w14:paraId="240A717E">
            <w:pPr>
              <w:rPr>
                <w:iCs/>
              </w:rPr>
            </w:pPr>
            <m:oMathPara>
              <m:oMath>
                <m:r>
                  <m:rPr>
                    <m:sty m:val="p"/>
                  </m:rPr>
                  <w:rPr>
                    <w:rFonts w:ascii="Cambria Math" w:hAnsi="Cambria Math"/>
                  </w:rPr>
                  <m:t>2[Fe(</m:t>
                </m:r>
                <m:sSub>
                  <m:sSubPr>
                    <m:ctrlPr>
                      <w:rPr>
                        <w:rFonts w:ascii="Cambria Math" w:hAnsi="Cambria Math"/>
                        <w:iCs/>
                      </w:rPr>
                    </m:ctrlPr>
                  </m:sSubPr>
                  <m:e>
                    <m:r>
                      <m:rPr>
                        <m:sty m:val="p"/>
                      </m:rPr>
                      <w:rPr>
                        <w:rFonts w:ascii="Cambria Math" w:hAnsi="Cambria Math"/>
                      </w:rPr>
                      <m:t>C</m:t>
                    </m:r>
                    <m:ctrlPr>
                      <w:rPr>
                        <w:rFonts w:ascii="Cambria Math" w:hAnsi="Cambria Math"/>
                        <w:iCs/>
                      </w:rPr>
                    </m:ctrlPr>
                  </m:e>
                  <m:sub>
                    <m:r>
                      <m:rPr>
                        <m:sty m:val="p"/>
                      </m:rPr>
                      <w:rPr>
                        <w:rFonts w:ascii="Cambria Math" w:hAnsi="Cambria Math"/>
                      </w:rPr>
                      <m:t>2</m:t>
                    </m:r>
                    <m:ctrlPr>
                      <w:rPr>
                        <w:rFonts w:ascii="Cambria Math" w:hAnsi="Cambria Math"/>
                        <w:iCs/>
                      </w:rPr>
                    </m:ctrlPr>
                  </m:sub>
                </m:sSub>
                <m:sSub>
                  <m:sSubPr>
                    <m:ctrlPr>
                      <w:rPr>
                        <w:rFonts w:ascii="Cambria Math" w:hAnsi="Cambria Math"/>
                        <w:iCs/>
                      </w:rPr>
                    </m:ctrlPr>
                  </m:sSubPr>
                  <m:e>
                    <m:r>
                      <m:rPr>
                        <m:sty m:val="p"/>
                      </m:rPr>
                      <w:rPr>
                        <w:rFonts w:ascii="Cambria Math" w:hAnsi="Cambria Math"/>
                      </w:rPr>
                      <m:t>O</m:t>
                    </m:r>
                    <m:ctrlPr>
                      <w:rPr>
                        <w:rFonts w:ascii="Cambria Math" w:hAnsi="Cambria Math"/>
                        <w:iCs/>
                      </w:rPr>
                    </m:ctrlPr>
                  </m:e>
                  <m:sub>
                    <m:r>
                      <m:rPr>
                        <m:sty m:val="p"/>
                      </m:rPr>
                      <w:rPr>
                        <w:rFonts w:ascii="Cambria Math" w:hAnsi="Cambria Math"/>
                      </w:rPr>
                      <m:t>4</m:t>
                    </m:r>
                    <m:ctrlPr>
                      <w:rPr>
                        <w:rFonts w:ascii="Cambria Math" w:hAnsi="Cambria Math"/>
                        <w:iCs/>
                      </w:rPr>
                    </m:ctrlPr>
                  </m:sub>
                </m:sSub>
                <m:sSub>
                  <m:sSubPr>
                    <m:ctrlPr>
                      <w:rPr>
                        <w:rFonts w:ascii="Cambria Math" w:hAnsi="Cambria Math"/>
                        <w:iCs/>
                      </w:rPr>
                    </m:ctrlPr>
                  </m:sSubPr>
                  <m:e>
                    <m:r>
                      <m:rPr>
                        <m:sty m:val="p"/>
                      </m:rPr>
                      <w:rPr>
                        <w:rFonts w:ascii="Cambria Math" w:hAnsi="Cambria Math"/>
                      </w:rPr>
                      <m:t>)</m:t>
                    </m:r>
                    <m:ctrlPr>
                      <w:rPr>
                        <w:rFonts w:ascii="Cambria Math" w:hAnsi="Cambria Math"/>
                        <w:iCs/>
                      </w:rPr>
                    </m:ctrlPr>
                  </m:e>
                  <m:sub>
                    <m:r>
                      <m:rPr>
                        <m:sty m:val="p"/>
                      </m:rPr>
                      <w:rPr>
                        <w:rFonts w:ascii="Cambria Math" w:hAnsi="Cambria Math"/>
                      </w:rPr>
                      <m:t>3</m:t>
                    </m:r>
                    <m:ctrlPr>
                      <w:rPr>
                        <w:rFonts w:ascii="Cambria Math" w:hAnsi="Cambria Math"/>
                        <w:iCs/>
                      </w:rPr>
                    </m:ctrlPr>
                  </m:sub>
                </m:sSub>
                <m:sSup>
                  <m:sSupPr>
                    <m:ctrlPr>
                      <w:rPr>
                        <w:rFonts w:ascii="Cambria Math" w:hAnsi="Cambria Math"/>
                        <w:iCs/>
                      </w:rPr>
                    </m:ctrlPr>
                  </m:sSupPr>
                  <m:e>
                    <m:r>
                      <m:rPr>
                        <m:sty m:val="p"/>
                      </m:rPr>
                      <w:rPr>
                        <w:rFonts w:ascii="Cambria Math" w:hAnsi="Cambria Math"/>
                      </w:rPr>
                      <m:t>]</m:t>
                    </m:r>
                    <m:ctrlPr>
                      <w:rPr>
                        <w:rFonts w:ascii="Cambria Math" w:hAnsi="Cambria Math"/>
                        <w:iCs/>
                      </w:rPr>
                    </m:ctrlPr>
                  </m:e>
                  <m:sup>
                    <m:r>
                      <m:rPr>
                        <m:sty m:val="p"/>
                      </m:rPr>
                      <w:rPr>
                        <w:rFonts w:ascii="Cambria Math" w:hAnsi="Cambria Math"/>
                      </w:rPr>
                      <m:t>3−</m:t>
                    </m:r>
                    <m:ctrlPr>
                      <w:rPr>
                        <w:rFonts w:ascii="Cambria Math" w:hAnsi="Cambria Math"/>
                        <w:iCs/>
                      </w:rPr>
                    </m:ctrlPr>
                  </m:sup>
                </m:sSup>
                <m:r>
                  <m:rPr>
                    <m:sty m:val="p"/>
                  </m:rPr>
                  <w:rPr>
                    <w:rFonts w:ascii="Cambria Math" w:hAnsi="Cambria Math"/>
                  </w:rPr>
                  <m:t>+3</m:t>
                </m:r>
                <m:sSup>
                  <m:sSupPr>
                    <m:ctrlPr>
                      <w:rPr>
                        <w:rFonts w:ascii="Cambria Math" w:hAnsi="Cambria Math"/>
                        <w:iCs/>
                      </w:rPr>
                    </m:ctrlPr>
                  </m:sSupPr>
                  <m:e>
                    <m:r>
                      <m:rPr>
                        <m:sty m:val="p"/>
                      </m:rPr>
                      <w:rPr>
                        <w:rFonts w:hint="eastAsia" w:ascii="Cambria Math" w:hAnsi="Cambria Math"/>
                      </w:rPr>
                      <m:t>S</m:t>
                    </m:r>
                    <m:ctrlPr>
                      <w:rPr>
                        <w:rFonts w:ascii="Cambria Math" w:hAnsi="Cambria Math"/>
                        <w:iCs/>
                      </w:rPr>
                    </m:ctrlPr>
                  </m:e>
                  <m:sup>
                    <m:r>
                      <m:rPr>
                        <m:sty m:val="p"/>
                      </m:rPr>
                      <w:rPr>
                        <w:rFonts w:ascii="Cambria Math" w:hAnsi="Cambria Math"/>
                      </w:rPr>
                      <m:t>2−</m:t>
                    </m:r>
                    <m:ctrlPr>
                      <w:rPr>
                        <w:rFonts w:ascii="Cambria Math" w:hAnsi="Cambria Math"/>
                        <w:iCs/>
                      </w:rPr>
                    </m:ctrlPr>
                  </m:sup>
                </m:sSup>
                <m:r>
                  <m:rPr>
                    <m:sty m:val="p"/>
                  </m:rPr>
                  <w:rPr>
                    <w:rFonts w:ascii="Cambria Math" w:hAnsi="Cambria Math"/>
                  </w:rPr>
                  <m:t>=</m:t>
                </m:r>
                <m:sSub>
                  <m:sSubPr>
                    <m:ctrlPr>
                      <w:rPr>
                        <w:rFonts w:ascii="Cambria Math" w:hAnsi="Cambria Math"/>
                        <w:iCs/>
                      </w:rPr>
                    </m:ctrlPr>
                  </m:sSubPr>
                  <m:e>
                    <m:r>
                      <m:rPr>
                        <m:sty m:val="p"/>
                      </m:rPr>
                      <w:rPr>
                        <w:rFonts w:hint="eastAsia" w:ascii="Cambria Math" w:hAnsi="Cambria Math"/>
                      </w:rPr>
                      <m:t>Fe</m:t>
                    </m:r>
                    <m:ctrlPr>
                      <w:rPr>
                        <w:rFonts w:ascii="Cambria Math" w:hAnsi="Cambria Math"/>
                        <w:iCs/>
                      </w:rPr>
                    </m:ctrlPr>
                  </m:e>
                  <m:sub>
                    <m:r>
                      <m:rPr>
                        <m:sty m:val="p"/>
                      </m:rPr>
                      <w:rPr>
                        <w:rFonts w:ascii="Cambria Math" w:hAnsi="Cambria Math"/>
                      </w:rPr>
                      <m:t>2</m:t>
                    </m:r>
                    <m:ctrlPr>
                      <w:rPr>
                        <w:rFonts w:ascii="Cambria Math" w:hAnsi="Cambria Math"/>
                        <w:iCs/>
                      </w:rPr>
                    </m:ctrlPr>
                  </m:sub>
                </m:sSub>
                <m:sSub>
                  <m:sSubPr>
                    <m:ctrlPr>
                      <w:rPr>
                        <w:rFonts w:ascii="Cambria Math" w:hAnsi="Cambria Math"/>
                        <w:iCs/>
                      </w:rPr>
                    </m:ctrlPr>
                  </m:sSubPr>
                  <m:e>
                    <m:r>
                      <m:rPr>
                        <m:sty m:val="p"/>
                      </m:rPr>
                      <w:rPr>
                        <w:rFonts w:hint="eastAsia" w:ascii="Cambria Math" w:hAnsi="Cambria Math"/>
                      </w:rPr>
                      <m:t>S</m:t>
                    </m:r>
                    <m:ctrlPr>
                      <w:rPr>
                        <w:rFonts w:ascii="Cambria Math" w:hAnsi="Cambria Math"/>
                        <w:iCs/>
                      </w:rPr>
                    </m:ctrlPr>
                  </m:e>
                  <m:sub>
                    <m:r>
                      <m:rPr>
                        <m:sty m:val="p"/>
                      </m:rPr>
                      <w:rPr>
                        <w:rFonts w:ascii="Cambria Math" w:hAnsi="Cambria Math"/>
                      </w:rPr>
                      <m:t>3</m:t>
                    </m:r>
                    <m:ctrlPr>
                      <w:rPr>
                        <w:rFonts w:ascii="Cambria Math" w:hAnsi="Cambria Math"/>
                        <w:iCs/>
                      </w:rPr>
                    </m:ctrlPr>
                  </m:sub>
                </m:sSub>
                <m:r>
                  <m:rPr>
                    <m:sty m:val="p"/>
                  </m:rPr>
                  <w:rPr>
                    <w:rFonts w:ascii="Cambria Math" w:hAnsi="Cambria Math"/>
                  </w:rPr>
                  <m:t>↓+6</m:t>
                </m:r>
                <m:sSub>
                  <m:sSubPr>
                    <m:ctrlPr>
                      <w:rPr>
                        <w:rFonts w:ascii="Cambria Math" w:hAnsi="Cambria Math"/>
                        <w:iCs/>
                      </w:rPr>
                    </m:ctrlPr>
                  </m:sSubPr>
                  <m:e>
                    <m:r>
                      <m:rPr>
                        <m:sty m:val="p"/>
                      </m:rPr>
                      <w:rPr>
                        <w:rFonts w:hint="eastAsia" w:ascii="Cambria Math" w:hAnsi="Cambria Math"/>
                      </w:rPr>
                      <m:t>C</m:t>
                    </m:r>
                    <m:ctrlPr>
                      <w:rPr>
                        <w:rFonts w:ascii="Cambria Math" w:hAnsi="Cambria Math"/>
                        <w:iCs/>
                      </w:rPr>
                    </m:ctrlPr>
                  </m:e>
                  <m:sub>
                    <m:r>
                      <m:rPr>
                        <m:sty m:val="p"/>
                      </m:rPr>
                      <w:rPr>
                        <w:rFonts w:ascii="Cambria Math" w:hAnsi="Cambria Math"/>
                      </w:rPr>
                      <m:t>2</m:t>
                    </m:r>
                    <m:ctrlPr>
                      <w:rPr>
                        <w:rFonts w:ascii="Cambria Math" w:hAnsi="Cambria Math"/>
                        <w:iCs/>
                      </w:rPr>
                    </m:ctrlPr>
                  </m:sub>
                </m:sSub>
                <m:sSup>
                  <m:sSupPr>
                    <m:ctrlPr>
                      <w:rPr>
                        <w:rFonts w:ascii="Cambria Math" w:hAnsi="Cambria Math"/>
                        <w:iCs/>
                      </w:rPr>
                    </m:ctrlPr>
                  </m:sSupPr>
                  <m:e>
                    <m:sSub>
                      <m:sSubPr>
                        <m:ctrlPr>
                          <w:rPr>
                            <w:rFonts w:ascii="Cambria Math" w:hAnsi="Cambria Math"/>
                            <w:iCs/>
                          </w:rPr>
                        </m:ctrlPr>
                      </m:sSubPr>
                      <m:e>
                        <m:r>
                          <m:rPr>
                            <m:sty m:val="p"/>
                          </m:rPr>
                          <w:rPr>
                            <w:rFonts w:hint="eastAsia" w:ascii="Cambria Math" w:hAnsi="Cambria Math"/>
                          </w:rPr>
                          <m:t>O</m:t>
                        </m:r>
                        <m:ctrlPr>
                          <w:rPr>
                            <w:rFonts w:ascii="Cambria Math" w:hAnsi="Cambria Math"/>
                            <w:iCs/>
                          </w:rPr>
                        </m:ctrlPr>
                      </m:e>
                      <m:sub>
                        <m:r>
                          <m:rPr>
                            <m:sty m:val="p"/>
                          </m:rPr>
                          <w:rPr>
                            <w:rFonts w:ascii="Cambria Math" w:hAnsi="Cambria Math"/>
                          </w:rPr>
                          <m:t>4</m:t>
                        </m:r>
                        <m:ctrlPr>
                          <w:rPr>
                            <w:rFonts w:ascii="Cambria Math" w:hAnsi="Cambria Math"/>
                            <w:iCs/>
                          </w:rPr>
                        </m:ctrlPr>
                      </m:sub>
                    </m:sSub>
                    <m:ctrlPr>
                      <w:rPr>
                        <w:rFonts w:ascii="Cambria Math" w:hAnsi="Cambria Math"/>
                        <w:iCs/>
                      </w:rPr>
                    </m:ctrlPr>
                  </m:e>
                  <m:sup>
                    <m:r>
                      <m:rPr>
                        <m:sty m:val="p"/>
                      </m:rPr>
                      <w:rPr>
                        <w:rFonts w:ascii="Cambria Math" w:hAnsi="Cambria Math"/>
                      </w:rPr>
                      <m:t>2−</m:t>
                    </m:r>
                    <m:ctrlPr>
                      <w:rPr>
                        <w:rFonts w:ascii="Cambria Math" w:hAnsi="Cambria Math"/>
                        <w:iCs/>
                      </w:rPr>
                    </m:ctrlPr>
                  </m:sup>
                </m:sSup>
              </m:oMath>
            </m:oMathPara>
          </w:p>
          <w:p w14:paraId="3EC6F6C3">
            <w:pPr>
              <w:ind w:firstLine="420" w:firstLineChars="200"/>
              <w:rPr>
                <w:rFonts w:hint="default" w:eastAsiaTheme="minorEastAsia"/>
                <w:iCs/>
                <w:vertAlign w:val="baseline"/>
                <w:lang w:val="en-US" w:eastAsia="zh-CN"/>
                <w:rPrChange w:id="1" w:author="WPS_1559650426" w:date="2026-04-27T21:31:58Z">
                  <w:rPr>
                    <w:rFonts w:hint="default" w:eastAsiaTheme="minorEastAsia"/>
                    <w:iCs/>
                    <w:lang w:val="en-US" w:eastAsia="zh-CN"/>
                  </w:rPr>
                </w:rPrChange>
              </w:rPr>
            </w:pPr>
            <w:r>
              <w:rPr>
                <w:iCs/>
              </w:rPr>
              <w:t>S</w:t>
            </w:r>
            <w:r>
              <w:rPr>
                <w:rFonts w:hint="eastAsia"/>
                <w:iCs/>
                <w:vertAlign w:val="superscript"/>
              </w:rPr>
              <w:t>2-</w:t>
            </w:r>
            <w:r>
              <w:rPr>
                <w:rFonts w:hint="eastAsia"/>
                <w:iCs/>
              </w:rPr>
              <w:t>与</w:t>
            </w:r>
            <w:r>
              <w:rPr>
                <w:iCs/>
              </w:rPr>
              <w:t>Fe</w:t>
            </w:r>
            <w:r>
              <w:rPr>
                <w:rFonts w:hint="eastAsia"/>
                <w:iCs/>
                <w:vertAlign w:val="superscript"/>
              </w:rPr>
              <w:t>3+</w:t>
            </w:r>
            <w:r>
              <w:rPr>
                <w:rFonts w:hint="eastAsia"/>
                <w:iCs/>
              </w:rPr>
              <w:t>生成极难溶的</w:t>
            </w:r>
            <w:r>
              <w:rPr>
                <w:iCs/>
              </w:rPr>
              <w:t>Fe</w:t>
            </w:r>
            <w:r>
              <w:rPr>
                <w:rFonts w:hint="eastAsia"/>
                <w:iCs/>
                <w:vertAlign w:val="subscript"/>
              </w:rPr>
              <w:t>2</w:t>
            </w:r>
            <w:r>
              <w:rPr>
                <w:iCs/>
              </w:rPr>
              <w:t>S</w:t>
            </w:r>
            <w:r>
              <w:rPr>
                <w:rFonts w:hint="eastAsia"/>
                <w:iCs/>
                <w:vertAlign w:val="subscript"/>
              </w:rPr>
              <w:t>3</w:t>
            </w:r>
            <w:r>
              <w:rPr>
                <w:rFonts w:hint="eastAsia"/>
                <w:iCs/>
              </w:rPr>
              <w:t>黑色沉淀，强烈降低</w:t>
            </w:r>
            <w:r>
              <w:rPr>
                <w:iCs/>
              </w:rPr>
              <w:t>Fe</w:t>
            </w:r>
            <w:r>
              <w:rPr>
                <w:rFonts w:hint="eastAsia"/>
                <w:iCs/>
                <w:vertAlign w:val="superscript"/>
              </w:rPr>
              <w:t>3+</w:t>
            </w:r>
            <w:r>
              <w:rPr>
                <w:rFonts w:hint="eastAsia"/>
                <w:iCs/>
              </w:rPr>
              <w:t>浓度，使配位平衡不断向左移动，最终配合物被完全破坏。</w:t>
            </w:r>
            <w:ins w:id="2" w:author="WPS_1559650426" w:date="2026-04-27T21:31:44Z">
              <w:r>
                <w:rPr>
                  <w:iCs/>
                </w:rPr>
                <w:t>S</w:t>
              </w:r>
            </w:ins>
            <w:ins w:id="3" w:author="WPS_1559650426" w:date="2026-04-27T21:31:44Z">
              <w:r>
                <w:rPr>
                  <w:rFonts w:hint="eastAsia"/>
                  <w:iCs/>
                  <w:vertAlign w:val="superscript"/>
                </w:rPr>
                <w:t>2-</w:t>
              </w:r>
            </w:ins>
            <w:ins w:id="4" w:author="WPS_1559650426" w:date="2026-04-27T21:31:44Z">
              <w:r>
                <w:rPr>
                  <w:rFonts w:hint="eastAsia"/>
                  <w:iCs/>
                </w:rPr>
                <w:t>与</w:t>
              </w:r>
            </w:ins>
            <w:ins w:id="5" w:author="WPS_1559650426" w:date="2026-04-27T21:31:44Z">
              <w:r>
                <w:rPr>
                  <w:iCs/>
                </w:rPr>
                <w:t>Fe</w:t>
              </w:r>
            </w:ins>
            <w:ins w:id="6" w:author="WPS_1559650426" w:date="2026-04-27T21:31:44Z">
              <w:r>
                <w:rPr>
                  <w:rFonts w:hint="eastAsia"/>
                  <w:iCs/>
                  <w:vertAlign w:val="superscript"/>
                </w:rPr>
                <w:t>3+</w:t>
              </w:r>
            </w:ins>
            <w:ins w:id="7" w:author="WPS_1559650426" w:date="2026-04-27T21:31:48Z">
              <w:r>
                <w:rPr>
                  <w:rFonts w:hint="eastAsia"/>
                  <w:iCs/>
                  <w:lang w:val="en-US" w:eastAsia="zh-CN"/>
                </w:rPr>
                <w:t>两者会</w:t>
              </w:r>
            </w:ins>
            <w:ins w:id="8" w:author="WPS_1559650426" w:date="2026-04-27T21:31:53Z">
              <w:r>
                <w:rPr>
                  <w:rFonts w:hint="eastAsia"/>
                  <w:iCs/>
                  <w:lang w:val="en-US" w:eastAsia="zh-CN"/>
                </w:rPr>
                <w:t>进一步</w:t>
              </w:r>
            </w:ins>
            <w:ins w:id="9" w:author="WPS_1559650426" w:date="2026-04-27T21:31:56Z">
              <w:r>
                <w:rPr>
                  <w:rFonts w:hint="eastAsia"/>
                  <w:iCs/>
                  <w:lang w:val="en-US" w:eastAsia="zh-CN"/>
                </w:rPr>
                <w:t>氧化还原</w:t>
              </w:r>
            </w:ins>
            <w:ins w:id="10" w:author="WPS_1559650426" w:date="2026-04-27T21:31:57Z">
              <w:r>
                <w:rPr>
                  <w:rFonts w:hint="eastAsia"/>
                  <w:iCs/>
                  <w:lang w:val="en-US" w:eastAsia="zh-CN"/>
                </w:rPr>
                <w:t>Fe</w:t>
              </w:r>
            </w:ins>
            <w:ins w:id="11" w:author="WPS_1559650426" w:date="2026-04-27T21:31:58Z">
              <w:r>
                <w:rPr>
                  <w:rFonts w:hint="eastAsia"/>
                  <w:iCs/>
                  <w:vertAlign w:val="superscript"/>
                  <w:lang w:val="en-US" w:eastAsia="zh-CN"/>
                </w:rPr>
                <w:t>2+</w:t>
              </w:r>
            </w:ins>
            <w:ins w:id="12" w:author="WPS_1559650426" w:date="2026-04-27T21:32:01Z">
              <w:r>
                <w:rPr>
                  <w:rFonts w:hint="eastAsia"/>
                  <w:iCs/>
                  <w:vertAlign w:val="baseline"/>
                  <w:lang w:val="en-US" w:eastAsia="zh-CN"/>
                </w:rPr>
                <w:t>和</w:t>
              </w:r>
            </w:ins>
            <w:ins w:id="13" w:author="WPS_1559650426" w:date="2026-04-27T21:32:03Z">
              <w:r>
                <w:rPr>
                  <w:rFonts w:hint="eastAsia"/>
                  <w:iCs/>
                  <w:vertAlign w:val="baseline"/>
                  <w:lang w:val="en-US" w:eastAsia="zh-CN"/>
                </w:rPr>
                <w:t>S</w:t>
              </w:r>
            </w:ins>
            <w:ins w:id="14" w:author="WPS_1559650426" w:date="2026-04-27T21:32:05Z">
              <w:r>
                <w:rPr>
                  <w:rFonts w:hint="eastAsia"/>
                  <w:iCs/>
                  <w:vertAlign w:val="baseline"/>
                  <w:lang w:val="en-US" w:eastAsia="zh-CN"/>
                </w:rPr>
                <w:t>。</w:t>
              </w:r>
            </w:ins>
          </w:p>
          <w:p w14:paraId="1DD64034">
            <w:r>
              <w:rPr>
                <w:rFonts w:hint="eastAsia"/>
              </w:rPr>
              <w:t>d. 配合物相互转变及稳定性比较</w:t>
            </w:r>
          </w:p>
          <w:p w14:paraId="47E7C6A5">
            <w:r>
              <w:rPr>
                <w:rFonts w:hint="eastAsia"/>
              </w:rPr>
              <w:t>（1）往少量0.2 mol·L</w:t>
            </w:r>
            <w:r>
              <w:rPr>
                <w:rFonts w:hint="eastAsia"/>
                <w:vertAlign w:val="superscript"/>
              </w:rPr>
              <w:t>-1</w:t>
            </w:r>
            <w:r>
              <w:rPr>
                <w:rFonts w:hint="eastAsia"/>
              </w:rPr>
              <w:t xml:space="preserve"> FeCl</w:t>
            </w:r>
            <w:r>
              <w:rPr>
                <w:rFonts w:hint="eastAsia"/>
                <w:vertAlign w:val="subscript"/>
              </w:rPr>
              <w:t>3</w:t>
            </w:r>
            <w:r>
              <w:rPr>
                <w:rFonts w:hint="eastAsia"/>
              </w:rPr>
              <w:t>溶液中加一滴1 mol·L</w:t>
            </w:r>
            <w:r>
              <w:rPr>
                <w:rFonts w:hint="eastAsia"/>
                <w:vertAlign w:val="superscript"/>
              </w:rPr>
              <w:t>-1</w:t>
            </w:r>
            <w:r>
              <w:rPr>
                <w:rFonts w:hint="eastAsia"/>
              </w:rPr>
              <w:t xml:space="preserve"> KSCN，溶液立即变为血红色，再往溶液中滴入1 mol·L</w:t>
            </w:r>
            <w:r>
              <w:rPr>
                <w:rFonts w:hint="eastAsia"/>
                <w:vertAlign w:val="superscript"/>
              </w:rPr>
              <w:t>-1</w:t>
            </w:r>
            <w:r>
              <w:rPr>
                <w:rFonts w:hint="eastAsia"/>
              </w:rPr>
              <w:t xml:space="preserve"> NH</w:t>
            </w:r>
            <w:r>
              <w:rPr>
                <w:rFonts w:hint="eastAsia"/>
                <w:vertAlign w:val="subscript"/>
              </w:rPr>
              <w:t>4</w:t>
            </w:r>
            <w:r>
              <w:rPr>
                <w:rFonts w:hint="eastAsia"/>
              </w:rPr>
              <w:t>F，至血红色刚好褪去。将所得FeF</w:t>
            </w:r>
            <w:r>
              <w:rPr>
                <w:rFonts w:hint="eastAsia"/>
                <w:vertAlign w:val="superscript"/>
              </w:rPr>
              <w:t>2+</w:t>
            </w:r>
            <w:r>
              <w:rPr>
                <w:rFonts w:hint="eastAsia"/>
              </w:rPr>
              <w:t>溶液分为两份，往一份溶液中加入 1 mol·L</w:t>
            </w:r>
            <w:r>
              <w:rPr>
                <w:rFonts w:hint="eastAsia"/>
                <w:vertAlign w:val="superscript"/>
              </w:rPr>
              <w:t>-1</w:t>
            </w:r>
            <w:r>
              <w:rPr>
                <w:rFonts w:hint="eastAsia"/>
              </w:rPr>
              <w:t xml:space="preserve"> KSCN，观察血红色不容易重现。下述反应正向进行更容易：</w:t>
            </w:r>
          </w:p>
          <w:p w14:paraId="5ECC9E72">
            <m:oMathPara>
              <m:oMath>
                <m:r>
                  <m:rPr>
                    <m:sty m:val="p"/>
                  </m:rPr>
                  <w:rPr>
                    <w:rFonts w:hint="eastAsia" w:ascii="Cambria Math" w:hAnsi="Cambria Math"/>
                  </w:rPr>
                  <m:t>Fe</m:t>
                </m:r>
                <m:sSup>
                  <m:sSupPr>
                    <m:ctrlPr>
                      <w:rPr>
                        <w:rFonts w:ascii="Cambria Math" w:hAnsi="Cambria Math"/>
                        <w:iCs/>
                      </w:rPr>
                    </m:ctrlPr>
                  </m:sSupPr>
                  <m:e>
                    <m:r>
                      <m:rPr>
                        <m:sty m:val="p"/>
                      </m:rPr>
                      <w:rPr>
                        <w:rFonts w:hint="eastAsia" w:ascii="Cambria Math" w:hAnsi="Cambria Math"/>
                      </w:rPr>
                      <m:t>SCN</m:t>
                    </m:r>
                    <m:ctrlPr>
                      <w:rPr>
                        <w:rFonts w:ascii="Cambria Math" w:hAnsi="Cambria Math"/>
                        <w:iCs/>
                      </w:rPr>
                    </m:ctrlPr>
                  </m:e>
                  <m:sup>
                    <m:r>
                      <m:rPr>
                        <m:sty m:val="p"/>
                      </m:rPr>
                      <w:rPr>
                        <w:rFonts w:ascii="Cambria Math" w:hAnsi="Cambria Math"/>
                      </w:rPr>
                      <m:t>2+</m:t>
                    </m:r>
                    <m:ctrlPr>
                      <w:rPr>
                        <w:rFonts w:ascii="Cambria Math" w:hAnsi="Cambria Math"/>
                        <w:iCs/>
                      </w:rPr>
                    </m:ctrlPr>
                  </m:sup>
                </m:sSup>
                <m:m>
                  <m:mPr>
                    <m:mcs>
                      <m:mc>
                        <m:mcPr>
                          <m:count m:val="1"/>
                          <m:mcJc m:val="center"/>
                        </m:mcPr>
                      </m:mc>
                    </m:mcs>
                    <m:ctrlPr>
                      <w:rPr>
                        <w:rFonts w:ascii="Cambria Math" w:hAnsi="Cambria Math"/>
                        <w:iCs/>
                      </w:rPr>
                    </m:ctrlPr>
                  </m:mPr>
                  <m:mr>
                    <m:e>
                      <m:m>
                        <m:mPr>
                          <m:mcs>
                            <m:mc>
                              <m:mcPr>
                                <m:count m:val="1"/>
                                <m:mcJc m:val="center"/>
                              </m:mcPr>
                            </m:mc>
                          </m:mcs>
                          <m:ctrlPr>
                            <w:rPr>
                              <w:rFonts w:ascii="Cambria Math" w:hAnsi="Cambria Math"/>
                              <w:iCs/>
                            </w:rPr>
                          </m:ctrlPr>
                        </m:mPr>
                        <m:mr>
                          <m:e>
                            <m:sSup>
                              <m:sSupPr>
                                <m:ctrlPr>
                                  <w:rPr>
                                    <w:rFonts w:ascii="Cambria Math" w:hAnsi="Cambria Math"/>
                                    <w:iCs/>
                                  </w:rPr>
                                </m:ctrlPr>
                              </m:sSupPr>
                              <m:e>
                                <m:r>
                                  <m:rPr>
                                    <m:sty m:val="p"/>
                                  </m:rPr>
                                  <w:rPr>
                                    <w:rFonts w:hint="eastAsia" w:ascii="Cambria Math" w:hAnsi="Cambria Math"/>
                                  </w:rPr>
                                  <m:t>F</m:t>
                                </m:r>
                                <m:ctrlPr>
                                  <w:rPr>
                                    <w:rFonts w:ascii="Cambria Math" w:hAnsi="Cambria Math"/>
                                    <w:iCs/>
                                  </w:rPr>
                                </m:ctrlPr>
                              </m:e>
                              <m:sup>
                                <m:r>
                                  <m:rPr>
                                    <m:sty m:val="p"/>
                                  </m:rPr>
                                  <w:rPr>
                                    <w:rFonts w:ascii="Cambria Math" w:hAnsi="Cambria Math"/>
                                  </w:rPr>
                                  <m:t>−</m:t>
                                </m:r>
                                <m:ctrlPr>
                                  <w:rPr>
                                    <w:rFonts w:ascii="Cambria Math" w:hAnsi="Cambria Math"/>
                                    <w:iCs/>
                                  </w:rPr>
                                </m:ctrlPr>
                              </m:sup>
                            </m:sSup>
                            <m:ctrlPr>
                              <w:rPr>
                                <w:rFonts w:ascii="Cambria Math" w:hAnsi="Cambria Math"/>
                                <w:iCs/>
                              </w:rPr>
                            </m:ctrlPr>
                          </m:e>
                        </m:mr>
                        <m:mr>
                          <m:e>
                            <m:r>
                              <m:rPr>
                                <m:sty m:val="p"/>
                              </m:rPr>
                              <w:rPr>
                                <w:rFonts w:ascii="Cambria Math" w:hAnsi="Cambria Math"/>
                              </w:rPr>
                              <m:t>⇌</m:t>
                            </m:r>
                            <m:ctrlPr>
                              <w:rPr>
                                <w:rFonts w:ascii="Cambria Math" w:hAnsi="Cambria Math"/>
                                <w:iCs/>
                              </w:rPr>
                            </m:ctrlPr>
                          </m:e>
                        </m:mr>
                      </m:m>
                      <m:ctrlPr>
                        <w:rPr>
                          <w:rFonts w:ascii="Cambria Math" w:hAnsi="Cambria Math"/>
                          <w:iCs/>
                        </w:rPr>
                      </m:ctrlPr>
                    </m:e>
                  </m:mr>
                  <m:mr>
                    <m:e>
                      <m:sSup>
                        <m:sSupPr>
                          <m:ctrlPr>
                            <w:rPr>
                              <w:rFonts w:ascii="Cambria Math" w:hAnsi="Cambria Math"/>
                              <w:iCs/>
                            </w:rPr>
                          </m:ctrlPr>
                        </m:sSupPr>
                        <m:e>
                          <m:r>
                            <m:rPr>
                              <m:sty m:val="p"/>
                            </m:rPr>
                            <w:rPr>
                              <w:rFonts w:hint="eastAsia" w:ascii="Cambria Math" w:hAnsi="Cambria Math"/>
                            </w:rPr>
                            <m:t>SCN</m:t>
                          </m:r>
                          <m:ctrlPr>
                            <w:rPr>
                              <w:rFonts w:ascii="Cambria Math" w:hAnsi="Cambria Math"/>
                              <w:iCs/>
                            </w:rPr>
                          </m:ctrlPr>
                        </m:e>
                        <m:sup>
                          <m:r>
                            <m:rPr>
                              <m:sty m:val="p"/>
                            </m:rPr>
                            <w:rPr>
                              <w:rFonts w:ascii="Cambria Math" w:hAnsi="Cambria Math"/>
                            </w:rPr>
                            <m:t>−</m:t>
                          </m:r>
                          <m:ctrlPr>
                            <w:rPr>
                              <w:rFonts w:ascii="Cambria Math" w:hAnsi="Cambria Math"/>
                              <w:iCs/>
                            </w:rPr>
                          </m:ctrlPr>
                        </m:sup>
                      </m:sSup>
                      <m:ctrlPr>
                        <w:rPr>
                          <w:rFonts w:ascii="Cambria Math" w:hAnsi="Cambria Math"/>
                          <w:iCs/>
                        </w:rPr>
                      </m:ctrlPr>
                    </m:e>
                  </m:mr>
                </m:m>
                <m:sSup>
                  <m:sSupPr>
                    <m:ctrlPr>
                      <w:rPr>
                        <w:rFonts w:ascii="Cambria Math" w:hAnsi="Cambria Math"/>
                        <w:iCs/>
                      </w:rPr>
                    </m:ctrlPr>
                  </m:sSupPr>
                  <m:e>
                    <m:r>
                      <m:rPr>
                        <m:sty m:val="p"/>
                      </m:rPr>
                      <w:rPr>
                        <w:rFonts w:hint="eastAsia" w:ascii="Cambria Math" w:hAnsi="Cambria Math"/>
                      </w:rPr>
                      <m:t>FeF</m:t>
                    </m:r>
                    <m:ctrlPr>
                      <w:rPr>
                        <w:rFonts w:ascii="Cambria Math" w:hAnsi="Cambria Math"/>
                        <w:iCs/>
                      </w:rPr>
                    </m:ctrlPr>
                  </m:e>
                  <m:sup>
                    <m:r>
                      <m:rPr>
                        <m:sty m:val="p"/>
                      </m:rPr>
                      <w:rPr>
                        <w:rFonts w:ascii="Cambria Math" w:hAnsi="Cambria Math"/>
                      </w:rPr>
                      <m:t>2+</m:t>
                    </m:r>
                    <m:ctrlPr>
                      <w:rPr>
                        <w:rFonts w:ascii="Cambria Math" w:hAnsi="Cambria Math"/>
                        <w:iCs/>
                      </w:rPr>
                    </m:ctrlPr>
                  </m:sup>
                </m:sSup>
              </m:oMath>
            </m:oMathPara>
          </w:p>
          <w:p w14:paraId="0F9943CC">
            <w:pPr>
              <w:ind w:firstLine="420" w:firstLineChars="200"/>
              <w:rPr>
                <w:iCs/>
              </w:rPr>
            </w:pPr>
            <w:r>
              <w:rPr>
                <w:rFonts w:hint="eastAsia"/>
                <w:iCs/>
              </w:rPr>
              <w:t>往另一份FeF</w:t>
            </w:r>
            <w:r>
              <w:rPr>
                <w:rFonts w:hint="eastAsia"/>
                <w:iCs/>
                <w:vertAlign w:val="superscript"/>
              </w:rPr>
              <w:t>2+</w:t>
            </w:r>
            <w:r>
              <w:rPr>
                <w:rFonts w:hint="eastAsia"/>
                <w:iCs/>
              </w:rPr>
              <w:t>溶液中滴入8滴1 mol·L</w:t>
            </w:r>
            <w:r>
              <w:rPr>
                <w:rFonts w:hint="eastAsia"/>
                <w:iCs/>
                <w:vertAlign w:val="superscript"/>
              </w:rPr>
              <w:t>-1</w:t>
            </w:r>
            <w:r>
              <w:rPr>
                <w:rFonts w:hint="eastAsia"/>
                <w:iCs/>
              </w:rPr>
              <w:t xml:space="preserve"> K</w:t>
            </w:r>
            <w:r>
              <w:rPr>
                <w:rFonts w:hint="eastAsia"/>
                <w:iCs/>
                <w:vertAlign w:val="subscript"/>
              </w:rPr>
              <w:t>2</w:t>
            </w:r>
            <w:r>
              <w:rPr>
                <w:rFonts w:hint="eastAsia"/>
                <w:iCs/>
              </w:rPr>
              <w:t>C</w:t>
            </w:r>
            <w:r>
              <w:rPr>
                <w:rFonts w:hint="eastAsia"/>
                <w:iCs/>
                <w:vertAlign w:val="subscript"/>
              </w:rPr>
              <w:t>2</w:t>
            </w:r>
            <w:r>
              <w:rPr>
                <w:rFonts w:hint="eastAsia"/>
                <w:iCs/>
              </w:rPr>
              <w:t>O</w:t>
            </w:r>
            <w:r>
              <w:rPr>
                <w:rFonts w:hint="eastAsia"/>
                <w:iCs/>
                <w:vertAlign w:val="subscript"/>
              </w:rPr>
              <w:t>4</w:t>
            </w:r>
            <w:r>
              <w:rPr>
                <w:rFonts w:hint="eastAsia"/>
                <w:iCs/>
              </w:rPr>
              <w:t>，溶液刚好转为黄绿色，再往此溶液中滴入20滴1mol·L</w:t>
            </w:r>
            <w:r>
              <w:rPr>
                <w:rFonts w:hint="eastAsia"/>
                <w:iCs/>
                <w:vertAlign w:val="superscript"/>
              </w:rPr>
              <w:t>-1</w:t>
            </w:r>
            <w:r>
              <w:rPr>
                <w:rFonts w:hint="eastAsia"/>
                <w:iCs/>
              </w:rPr>
              <w:t xml:space="preserve"> NH</w:t>
            </w:r>
            <w:r>
              <w:rPr>
                <w:rFonts w:hint="eastAsia"/>
                <w:iCs/>
                <w:vertAlign w:val="subscript"/>
              </w:rPr>
              <w:t>4</w:t>
            </w:r>
            <w:r>
              <w:rPr>
                <w:rFonts w:hint="eastAsia"/>
                <w:iCs/>
              </w:rPr>
              <w:t>F，黄绿色刚好褪去。下述反应正向进行更容易：</w:t>
            </w:r>
          </w:p>
          <w:p w14:paraId="563C402B">
            <w:pPr>
              <w:rPr>
                <w:iCs/>
              </w:rPr>
            </w:pPr>
            <m:oMathPara>
              <m:oMath>
                <m:r>
                  <m:rPr>
                    <m:sty m:val="p"/>
                  </m:rPr>
                  <w:rPr>
                    <w:rFonts w:hint="eastAsia" w:ascii="Cambria Math" w:hAnsi="Cambria Math"/>
                  </w:rPr>
                  <m:t>Fe</m:t>
                </m:r>
                <m:sSup>
                  <m:sSupPr>
                    <m:ctrlPr>
                      <w:rPr>
                        <w:rFonts w:ascii="Cambria Math" w:hAnsi="Cambria Math"/>
                        <w:iCs/>
                      </w:rPr>
                    </m:ctrlPr>
                  </m:sSupPr>
                  <m:e>
                    <m:r>
                      <m:rPr>
                        <m:sty m:val="p"/>
                      </m:rPr>
                      <w:rPr>
                        <w:rFonts w:hint="eastAsia" w:ascii="Cambria Math" w:hAnsi="Cambria Math"/>
                      </w:rPr>
                      <m:t>F</m:t>
                    </m:r>
                    <m:ctrlPr>
                      <w:rPr>
                        <w:rFonts w:ascii="Cambria Math" w:hAnsi="Cambria Math"/>
                        <w:iCs/>
                      </w:rPr>
                    </m:ctrlPr>
                  </m:e>
                  <m:sup>
                    <m:r>
                      <m:rPr>
                        <m:sty m:val="p"/>
                      </m:rPr>
                      <w:rPr>
                        <w:rFonts w:ascii="Cambria Math" w:hAnsi="Cambria Math"/>
                      </w:rPr>
                      <m:t>2+</m:t>
                    </m:r>
                    <m:ctrlPr>
                      <w:rPr>
                        <w:rFonts w:ascii="Cambria Math" w:hAnsi="Cambria Math"/>
                        <w:iCs/>
                      </w:rPr>
                    </m:ctrlPr>
                  </m:sup>
                </m:sSup>
                <m:m>
                  <m:mPr>
                    <m:mcs>
                      <m:mc>
                        <m:mcPr>
                          <m:count m:val="1"/>
                          <m:mcJc m:val="center"/>
                        </m:mcPr>
                      </m:mc>
                    </m:mcs>
                    <m:ctrlPr>
                      <w:rPr>
                        <w:rFonts w:ascii="Cambria Math" w:hAnsi="Cambria Math"/>
                        <w:iCs/>
                      </w:rPr>
                    </m:ctrlPr>
                  </m:mPr>
                  <m:mr>
                    <m:e>
                      <m:m>
                        <m:mPr>
                          <m:mcs>
                            <m:mc>
                              <m:mcPr>
                                <m:count m:val="1"/>
                                <m:mcJc m:val="center"/>
                              </m:mcPr>
                            </m:mc>
                          </m:mcs>
                          <m:ctrlPr>
                            <w:rPr>
                              <w:rFonts w:ascii="Cambria Math" w:hAnsi="Cambria Math"/>
                              <w:iCs/>
                            </w:rPr>
                          </m:ctrlPr>
                        </m:mPr>
                        <m:mr>
                          <m:e>
                            <m:sSub>
                              <m:sSubPr>
                                <m:ctrlPr>
                                  <w:rPr>
                                    <w:rFonts w:ascii="Cambria Math" w:hAnsi="Cambria Math"/>
                                    <w:iCs/>
                                  </w:rPr>
                                </m:ctrlPr>
                              </m:sSubPr>
                              <m:e>
                                <m:r>
                                  <m:rPr>
                                    <m:sty m:val="p"/>
                                  </m:rPr>
                                  <w:rPr>
                                    <w:rFonts w:hint="eastAsia" w:ascii="Cambria Math" w:hAnsi="Cambria Math"/>
                                  </w:rPr>
                                  <m:t>C</m:t>
                                </m:r>
                                <m:ctrlPr>
                                  <w:rPr>
                                    <w:rFonts w:ascii="Cambria Math" w:hAnsi="Cambria Math"/>
                                    <w:iCs/>
                                  </w:rPr>
                                </m:ctrlPr>
                              </m:e>
                              <m:sub>
                                <m:r>
                                  <m:rPr>
                                    <m:sty m:val="p"/>
                                  </m:rPr>
                                  <w:rPr>
                                    <w:rFonts w:ascii="Cambria Math" w:hAnsi="Cambria Math"/>
                                  </w:rPr>
                                  <m:t>2</m:t>
                                </m:r>
                                <m:ctrlPr>
                                  <w:rPr>
                                    <w:rFonts w:ascii="Cambria Math" w:hAnsi="Cambria Math"/>
                                    <w:iCs/>
                                  </w:rPr>
                                </m:ctrlPr>
                              </m:sub>
                            </m:sSub>
                            <m:sSup>
                              <m:sSupPr>
                                <m:ctrlPr>
                                  <w:rPr>
                                    <w:rFonts w:ascii="Cambria Math" w:hAnsi="Cambria Math"/>
                                    <w:iCs/>
                                  </w:rPr>
                                </m:ctrlPr>
                              </m:sSupPr>
                              <m:e>
                                <m:sSub>
                                  <m:sSubPr>
                                    <m:ctrlPr>
                                      <w:rPr>
                                        <w:rFonts w:ascii="Cambria Math" w:hAnsi="Cambria Math"/>
                                        <w:iCs/>
                                      </w:rPr>
                                    </m:ctrlPr>
                                  </m:sSubPr>
                                  <m:e>
                                    <m:r>
                                      <m:rPr>
                                        <m:sty m:val="p"/>
                                      </m:rPr>
                                      <w:rPr>
                                        <w:rFonts w:hint="eastAsia" w:ascii="Cambria Math" w:hAnsi="Cambria Math"/>
                                      </w:rPr>
                                      <m:t>O</m:t>
                                    </m:r>
                                    <m:ctrlPr>
                                      <w:rPr>
                                        <w:rFonts w:ascii="Cambria Math" w:hAnsi="Cambria Math"/>
                                        <w:iCs/>
                                      </w:rPr>
                                    </m:ctrlPr>
                                  </m:e>
                                  <m:sub>
                                    <m:r>
                                      <m:rPr>
                                        <m:sty m:val="p"/>
                                      </m:rPr>
                                      <w:rPr>
                                        <w:rFonts w:ascii="Cambria Math" w:hAnsi="Cambria Math"/>
                                      </w:rPr>
                                      <m:t>4</m:t>
                                    </m:r>
                                    <m:ctrlPr>
                                      <w:rPr>
                                        <w:rFonts w:ascii="Cambria Math" w:hAnsi="Cambria Math"/>
                                        <w:iCs/>
                                      </w:rPr>
                                    </m:ctrlPr>
                                  </m:sub>
                                </m:sSub>
                                <m:ctrlPr>
                                  <w:rPr>
                                    <w:rFonts w:ascii="Cambria Math" w:hAnsi="Cambria Math"/>
                                    <w:iCs/>
                                  </w:rPr>
                                </m:ctrlPr>
                              </m:e>
                              <m:sup>
                                <m:r>
                                  <m:rPr>
                                    <m:sty m:val="p"/>
                                  </m:rPr>
                                  <w:rPr>
                                    <w:rFonts w:ascii="Cambria Math" w:hAnsi="Cambria Math"/>
                                  </w:rPr>
                                  <m:t>2−</m:t>
                                </m:r>
                                <m:ctrlPr>
                                  <w:rPr>
                                    <w:rFonts w:ascii="Cambria Math" w:hAnsi="Cambria Math"/>
                                    <w:iCs/>
                                  </w:rPr>
                                </m:ctrlPr>
                              </m:sup>
                            </m:sSup>
                            <m:ctrlPr>
                              <w:rPr>
                                <w:rFonts w:ascii="Cambria Math" w:hAnsi="Cambria Math"/>
                                <w:iCs/>
                              </w:rPr>
                            </m:ctrlPr>
                          </m:e>
                        </m:mr>
                        <m:mr>
                          <m:e>
                            <m:r>
                              <m:rPr>
                                <m:sty m:val="p"/>
                              </m:rPr>
                              <w:rPr>
                                <w:rFonts w:ascii="Cambria Math" w:hAnsi="Cambria Math"/>
                              </w:rPr>
                              <m:t>⇌</m:t>
                            </m:r>
                            <m:ctrlPr>
                              <w:rPr>
                                <w:rFonts w:ascii="Cambria Math" w:hAnsi="Cambria Math"/>
                                <w:iCs/>
                              </w:rPr>
                            </m:ctrlPr>
                          </m:e>
                        </m:mr>
                      </m:m>
                      <m:ctrlPr>
                        <w:rPr>
                          <w:rFonts w:ascii="Cambria Math" w:hAnsi="Cambria Math"/>
                          <w:iCs/>
                        </w:rPr>
                      </m:ctrlPr>
                    </m:e>
                  </m:mr>
                  <m:mr>
                    <m:e>
                      <m:sSup>
                        <m:sSupPr>
                          <m:ctrlPr>
                            <w:rPr>
                              <w:rFonts w:ascii="Cambria Math" w:hAnsi="Cambria Math"/>
                              <w:iCs/>
                            </w:rPr>
                          </m:ctrlPr>
                        </m:sSupPr>
                        <m:e>
                          <m:r>
                            <m:rPr>
                              <m:sty m:val="p"/>
                            </m:rPr>
                            <w:rPr>
                              <w:rFonts w:hint="eastAsia" w:ascii="Cambria Math" w:hAnsi="Cambria Math"/>
                            </w:rPr>
                            <m:t>F</m:t>
                          </m:r>
                          <m:ctrlPr>
                            <w:rPr>
                              <w:rFonts w:ascii="Cambria Math" w:hAnsi="Cambria Math"/>
                              <w:iCs/>
                            </w:rPr>
                          </m:ctrlPr>
                        </m:e>
                        <m:sup>
                          <m:r>
                            <m:rPr>
                              <m:sty m:val="p"/>
                            </m:rPr>
                            <w:rPr>
                              <w:rFonts w:ascii="Cambria Math" w:hAnsi="Cambria Math"/>
                            </w:rPr>
                            <m:t>−</m:t>
                          </m:r>
                          <m:ctrlPr>
                            <w:rPr>
                              <w:rFonts w:ascii="Cambria Math" w:hAnsi="Cambria Math"/>
                              <w:iCs/>
                            </w:rPr>
                          </m:ctrlPr>
                        </m:sup>
                      </m:sSup>
                      <m:ctrlPr>
                        <w:rPr>
                          <w:rFonts w:ascii="Cambria Math" w:hAnsi="Cambria Math"/>
                          <w:iCs/>
                        </w:rPr>
                      </m:ctrlPr>
                    </m:e>
                  </m:mr>
                </m:m>
                <m:r>
                  <m:rPr>
                    <m:sty m:val="p"/>
                  </m:rPr>
                  <w:rPr>
                    <w:rFonts w:ascii="Cambria Math" w:hAnsi="Cambria Math"/>
                  </w:rPr>
                  <m:t>[Fe(</m:t>
                </m:r>
                <m:sSub>
                  <m:sSubPr>
                    <m:ctrlPr>
                      <w:rPr>
                        <w:rFonts w:ascii="Cambria Math" w:hAnsi="Cambria Math"/>
                        <w:iCs/>
                      </w:rPr>
                    </m:ctrlPr>
                  </m:sSubPr>
                  <m:e>
                    <m:r>
                      <m:rPr>
                        <m:sty m:val="p"/>
                      </m:rPr>
                      <w:rPr>
                        <w:rFonts w:ascii="Cambria Math" w:hAnsi="Cambria Math"/>
                      </w:rPr>
                      <m:t>C</m:t>
                    </m:r>
                    <m:ctrlPr>
                      <w:rPr>
                        <w:rFonts w:ascii="Cambria Math" w:hAnsi="Cambria Math"/>
                        <w:iCs/>
                      </w:rPr>
                    </m:ctrlPr>
                  </m:e>
                  <m:sub>
                    <m:r>
                      <m:rPr>
                        <m:sty m:val="p"/>
                      </m:rPr>
                      <w:rPr>
                        <w:rFonts w:ascii="Cambria Math" w:hAnsi="Cambria Math"/>
                      </w:rPr>
                      <m:t>2</m:t>
                    </m:r>
                    <m:ctrlPr>
                      <w:rPr>
                        <w:rFonts w:ascii="Cambria Math" w:hAnsi="Cambria Math"/>
                        <w:iCs/>
                      </w:rPr>
                    </m:ctrlPr>
                  </m:sub>
                </m:sSub>
                <m:sSub>
                  <m:sSubPr>
                    <m:ctrlPr>
                      <w:rPr>
                        <w:rFonts w:ascii="Cambria Math" w:hAnsi="Cambria Math"/>
                        <w:iCs/>
                      </w:rPr>
                    </m:ctrlPr>
                  </m:sSubPr>
                  <m:e>
                    <m:r>
                      <m:rPr>
                        <m:sty m:val="p"/>
                      </m:rPr>
                      <w:rPr>
                        <w:rFonts w:ascii="Cambria Math" w:hAnsi="Cambria Math"/>
                      </w:rPr>
                      <m:t>O</m:t>
                    </m:r>
                    <m:ctrlPr>
                      <w:rPr>
                        <w:rFonts w:ascii="Cambria Math" w:hAnsi="Cambria Math"/>
                        <w:iCs/>
                      </w:rPr>
                    </m:ctrlPr>
                  </m:e>
                  <m:sub>
                    <m:r>
                      <m:rPr>
                        <m:sty m:val="p"/>
                      </m:rPr>
                      <w:rPr>
                        <w:rFonts w:ascii="Cambria Math" w:hAnsi="Cambria Math"/>
                      </w:rPr>
                      <m:t>4</m:t>
                    </m:r>
                    <m:ctrlPr>
                      <w:rPr>
                        <w:rFonts w:ascii="Cambria Math" w:hAnsi="Cambria Math"/>
                        <w:iCs/>
                      </w:rPr>
                    </m:ctrlPr>
                  </m:sub>
                </m:sSub>
                <m:sSub>
                  <m:sSubPr>
                    <m:ctrlPr>
                      <w:rPr>
                        <w:rFonts w:ascii="Cambria Math" w:hAnsi="Cambria Math"/>
                        <w:iCs/>
                      </w:rPr>
                    </m:ctrlPr>
                  </m:sSubPr>
                  <m:e>
                    <m:r>
                      <m:rPr>
                        <m:sty m:val="p"/>
                      </m:rPr>
                      <w:rPr>
                        <w:rFonts w:ascii="Cambria Math" w:hAnsi="Cambria Math"/>
                      </w:rPr>
                      <m:t>)</m:t>
                    </m:r>
                    <m:ctrlPr>
                      <w:rPr>
                        <w:rFonts w:ascii="Cambria Math" w:hAnsi="Cambria Math"/>
                        <w:iCs/>
                      </w:rPr>
                    </m:ctrlPr>
                  </m:e>
                  <m:sub>
                    <m:r>
                      <m:rPr>
                        <m:sty m:val="p"/>
                      </m:rPr>
                      <w:rPr>
                        <w:rFonts w:ascii="Cambria Math" w:hAnsi="Cambria Math"/>
                      </w:rPr>
                      <m:t>3</m:t>
                    </m:r>
                    <m:ctrlPr>
                      <w:rPr>
                        <w:rFonts w:ascii="Cambria Math" w:hAnsi="Cambria Math"/>
                        <w:iCs/>
                      </w:rPr>
                    </m:ctrlPr>
                  </m:sub>
                </m:sSub>
                <m:sSup>
                  <m:sSupPr>
                    <m:ctrlPr>
                      <w:rPr>
                        <w:rFonts w:ascii="Cambria Math" w:hAnsi="Cambria Math"/>
                        <w:iCs/>
                      </w:rPr>
                    </m:ctrlPr>
                  </m:sSupPr>
                  <m:e>
                    <m:r>
                      <m:rPr>
                        <m:sty m:val="p"/>
                      </m:rPr>
                      <w:rPr>
                        <w:rFonts w:ascii="Cambria Math" w:hAnsi="Cambria Math"/>
                      </w:rPr>
                      <m:t>]</m:t>
                    </m:r>
                    <m:ctrlPr>
                      <w:rPr>
                        <w:rFonts w:ascii="Cambria Math" w:hAnsi="Cambria Math"/>
                        <w:iCs/>
                      </w:rPr>
                    </m:ctrlPr>
                  </m:e>
                  <m:sup>
                    <m:r>
                      <m:rPr>
                        <m:sty m:val="p"/>
                      </m:rPr>
                      <w:rPr>
                        <w:rFonts w:ascii="Cambria Math" w:hAnsi="Cambria Math"/>
                      </w:rPr>
                      <m:t>3−</m:t>
                    </m:r>
                    <m:ctrlPr>
                      <w:rPr>
                        <w:rFonts w:ascii="Cambria Math" w:hAnsi="Cambria Math"/>
                        <w:iCs/>
                      </w:rPr>
                    </m:ctrlPr>
                  </m:sup>
                </m:sSup>
              </m:oMath>
            </m:oMathPara>
          </w:p>
          <w:p w14:paraId="0BD2BCAD">
            <w:pPr>
              <w:rPr>
                <w:iCs/>
              </w:rPr>
            </w:pPr>
            <w:r>
              <w:rPr>
                <w:rFonts w:hint="eastAsia"/>
                <w:iCs/>
              </w:rPr>
              <w:t>（2）在0.5 mol·L</w:t>
            </w:r>
            <w:r>
              <w:rPr>
                <w:rFonts w:hint="eastAsia"/>
                <w:iCs/>
                <w:vertAlign w:val="superscript"/>
              </w:rPr>
              <w:t>-1</w:t>
            </w:r>
            <w:r>
              <w:rPr>
                <w:rFonts w:hint="eastAsia"/>
                <w:iCs/>
              </w:rPr>
              <w:t xml:space="preserve"> K</w:t>
            </w:r>
            <w:r>
              <w:rPr>
                <w:rFonts w:hint="eastAsia"/>
                <w:iCs/>
                <w:vertAlign w:val="subscript"/>
              </w:rPr>
              <w:t>3</w:t>
            </w:r>
            <w:r>
              <w:rPr>
                <w:rFonts w:hint="eastAsia"/>
                <w:iCs/>
              </w:rPr>
              <w:t>[Fe(CN)</w:t>
            </w:r>
            <w:r>
              <w:rPr>
                <w:rFonts w:hint="eastAsia"/>
                <w:iCs/>
                <w:vertAlign w:val="subscript"/>
              </w:rPr>
              <w:t>6</w:t>
            </w:r>
            <w:r>
              <w:rPr>
                <w:rFonts w:hint="eastAsia"/>
                <w:iCs/>
              </w:rPr>
              <w:t>]和产品溶液中分别滴入2 mol·L</w:t>
            </w:r>
            <w:r>
              <w:rPr>
                <w:rFonts w:hint="eastAsia"/>
                <w:iCs/>
                <w:vertAlign w:val="superscript"/>
              </w:rPr>
              <w:t>-1</w:t>
            </w:r>
            <w:r>
              <w:rPr>
                <w:rFonts w:hint="eastAsia"/>
                <w:iCs/>
              </w:rPr>
              <w:t xml:space="preserve"> NaOH，前者无明显现象，后者试管中溶液变为棕红色。</w:t>
            </w:r>
            <w:r>
              <w:rPr>
                <w:iCs/>
              </w:rPr>
              <w:t>[Fe(CN)</w:t>
            </w:r>
            <w:r>
              <w:rPr>
                <w:rFonts w:hint="eastAsia"/>
                <w:iCs/>
                <w:vertAlign w:val="subscript"/>
              </w:rPr>
              <w:t>6</w:t>
            </w:r>
            <w:r>
              <w:rPr>
                <w:iCs/>
              </w:rPr>
              <w:t>]</w:t>
            </w:r>
            <w:r>
              <w:rPr>
                <w:rFonts w:hint="eastAsia"/>
                <w:iCs/>
                <w:vertAlign w:val="superscript"/>
              </w:rPr>
              <w:t>3-</w:t>
            </w:r>
            <w:r>
              <w:rPr>
                <w:rFonts w:hint="eastAsia"/>
                <w:iCs/>
              </w:rPr>
              <w:t>比</w:t>
            </w:r>
            <w:r>
              <w:rPr>
                <w:iCs/>
              </w:rPr>
              <w:t>[Fe(C</w:t>
            </w:r>
            <w:r>
              <w:rPr>
                <w:rFonts w:hint="eastAsia"/>
                <w:iCs/>
                <w:vertAlign w:val="subscript"/>
              </w:rPr>
              <w:t>2</w:t>
            </w:r>
            <w:r>
              <w:rPr>
                <w:iCs/>
              </w:rPr>
              <w:t>O</w:t>
            </w:r>
            <w:r>
              <w:rPr>
                <w:rFonts w:hint="eastAsia"/>
                <w:iCs/>
                <w:vertAlign w:val="subscript"/>
              </w:rPr>
              <w:t>4</w:t>
            </w:r>
            <w:r>
              <w:rPr>
                <w:iCs/>
              </w:rPr>
              <w:t>)</w:t>
            </w:r>
            <w:r>
              <w:rPr>
                <w:rFonts w:hint="eastAsia"/>
                <w:iCs/>
                <w:vertAlign w:val="subscript"/>
              </w:rPr>
              <w:t>3</w:t>
            </w:r>
            <w:r>
              <w:rPr>
                <w:iCs/>
              </w:rPr>
              <w:t>]</w:t>
            </w:r>
            <w:r>
              <w:rPr>
                <w:rFonts w:hint="eastAsia"/>
                <w:iCs/>
                <w:vertAlign w:val="superscript"/>
              </w:rPr>
              <w:t>3-</w:t>
            </w:r>
            <w:r>
              <w:rPr>
                <w:rFonts w:hint="eastAsia"/>
                <w:iCs/>
              </w:rPr>
              <w:t>更稳定，即</w:t>
            </w:r>
            <w:r>
              <w:rPr>
                <w:iCs/>
              </w:rPr>
              <w:t>CN</w:t>
            </w:r>
            <w:r>
              <w:rPr>
                <w:rFonts w:hint="eastAsia"/>
                <w:iCs/>
                <w:vertAlign w:val="superscript"/>
              </w:rPr>
              <w:t>-</w:t>
            </w:r>
            <w:r>
              <w:rPr>
                <w:rFonts w:hint="eastAsia"/>
                <w:iCs/>
              </w:rPr>
              <w:t>与</w:t>
            </w:r>
            <w:r>
              <w:rPr>
                <w:iCs/>
              </w:rPr>
              <w:t>Fe</w:t>
            </w:r>
            <w:r>
              <w:rPr>
                <w:rFonts w:hint="eastAsia"/>
                <w:iCs/>
                <w:vertAlign w:val="superscript"/>
              </w:rPr>
              <w:t>3+</w:t>
            </w:r>
            <w:r>
              <w:rPr>
                <w:rFonts w:hint="eastAsia"/>
                <w:iCs/>
              </w:rPr>
              <w:t>的配位能力强于</w:t>
            </w:r>
            <w:r>
              <w:rPr>
                <w:iCs/>
              </w:rPr>
              <w:t>C</w:t>
            </w:r>
            <w:r>
              <w:rPr>
                <w:rFonts w:hint="eastAsia"/>
                <w:iCs/>
                <w:vertAlign w:val="subscript"/>
              </w:rPr>
              <w:t>2</w:t>
            </w:r>
            <w:r>
              <w:rPr>
                <w:iCs/>
              </w:rPr>
              <w:t>O</w:t>
            </w:r>
            <w:r>
              <w:rPr>
                <w:rFonts w:hint="eastAsia"/>
                <w:iCs/>
                <w:vertAlign w:val="subscript"/>
              </w:rPr>
              <w:t>4</w:t>
            </w:r>
            <w:r>
              <w:rPr>
                <w:rFonts w:hint="eastAsia"/>
                <w:iCs/>
                <w:vertAlign w:val="superscript"/>
              </w:rPr>
              <w:t>2-</w:t>
            </w:r>
            <w:r>
              <w:rPr>
                <w:rFonts w:hint="eastAsia"/>
                <w:iCs/>
              </w:rPr>
              <w:t>。</w:t>
            </w:r>
          </w:p>
          <w:p w14:paraId="1DA587EF">
            <w:pPr>
              <w:rPr>
                <w:iCs/>
              </w:rPr>
            </w:pPr>
            <w:r>
              <w:rPr>
                <w:rFonts w:hint="eastAsia"/>
                <w:iCs/>
              </w:rPr>
              <w:t>综合以上实验现象，定性判断配位体SCN</w:t>
            </w:r>
            <w:r>
              <w:rPr>
                <w:rFonts w:hint="eastAsia"/>
                <w:iCs/>
                <w:vertAlign w:val="superscript"/>
              </w:rPr>
              <w:t>-</w:t>
            </w:r>
            <w:r>
              <w:rPr>
                <w:rFonts w:hint="eastAsia"/>
                <w:iCs/>
              </w:rPr>
              <w:t>、F</w:t>
            </w:r>
            <w:r>
              <w:rPr>
                <w:rFonts w:hint="eastAsia"/>
                <w:iCs/>
                <w:vertAlign w:val="superscript"/>
              </w:rPr>
              <w:t>-</w:t>
            </w:r>
            <w:r>
              <w:rPr>
                <w:rFonts w:hint="eastAsia"/>
                <w:iCs/>
              </w:rPr>
              <w:t>、C</w:t>
            </w:r>
            <w:r>
              <w:rPr>
                <w:rFonts w:hint="eastAsia"/>
                <w:iCs/>
                <w:vertAlign w:val="subscript"/>
              </w:rPr>
              <w:t>2</w:t>
            </w:r>
            <w:r>
              <w:rPr>
                <w:rFonts w:hint="eastAsia"/>
                <w:iCs/>
              </w:rPr>
              <w:t>O</w:t>
            </w:r>
            <w:r>
              <w:rPr>
                <w:rFonts w:hint="eastAsia"/>
                <w:iCs/>
                <w:vertAlign w:val="subscript"/>
              </w:rPr>
              <w:t>4</w:t>
            </w:r>
            <w:r>
              <w:rPr>
                <w:rFonts w:hint="eastAsia"/>
                <w:iCs/>
                <w:vertAlign w:val="superscript"/>
              </w:rPr>
              <w:t>2-</w:t>
            </w:r>
            <w:r>
              <w:rPr>
                <w:rFonts w:hint="eastAsia"/>
                <w:iCs/>
              </w:rPr>
              <w:t>、CN</w:t>
            </w:r>
            <w:r>
              <w:rPr>
                <w:rFonts w:hint="eastAsia"/>
                <w:iCs/>
                <w:vertAlign w:val="superscript"/>
              </w:rPr>
              <w:t>-</w:t>
            </w:r>
            <w:r>
              <w:rPr>
                <w:rFonts w:hint="eastAsia"/>
                <w:iCs/>
              </w:rPr>
              <w:t>与Fe</w:t>
            </w:r>
            <w:r>
              <w:rPr>
                <w:rFonts w:hint="eastAsia"/>
                <w:iCs/>
                <w:vertAlign w:val="superscript"/>
              </w:rPr>
              <w:t>3=</w:t>
            </w:r>
            <w:r>
              <w:rPr>
                <w:rFonts w:hint="eastAsia"/>
                <w:iCs/>
              </w:rPr>
              <w:t>配位能力</w:t>
            </w:r>
            <w:r>
              <w:rPr>
                <w:iCs/>
              </w:rPr>
              <w:t>CN</w:t>
            </w:r>
            <w:r>
              <w:rPr>
                <w:rFonts w:hint="eastAsia"/>
                <w:iCs/>
                <w:vertAlign w:val="superscript"/>
              </w:rPr>
              <w:t>-</w:t>
            </w:r>
            <w:r>
              <w:rPr>
                <w:iCs/>
              </w:rPr>
              <w:t>&gt;C</w:t>
            </w:r>
            <w:r>
              <w:rPr>
                <w:rFonts w:hint="eastAsia"/>
                <w:iCs/>
                <w:vertAlign w:val="subscript"/>
              </w:rPr>
              <w:t>2</w:t>
            </w:r>
            <w:r>
              <w:rPr>
                <w:iCs/>
              </w:rPr>
              <w:t>O</w:t>
            </w:r>
            <w:r>
              <w:rPr>
                <w:rFonts w:hint="eastAsia"/>
                <w:iCs/>
                <w:vertAlign w:val="subscript"/>
              </w:rPr>
              <w:t>4</w:t>
            </w:r>
            <w:r>
              <w:rPr>
                <w:rFonts w:hint="eastAsia"/>
                <w:iCs/>
                <w:vertAlign w:val="superscript"/>
              </w:rPr>
              <w:t>2-</w:t>
            </w:r>
            <w:r>
              <w:rPr>
                <w:iCs/>
              </w:rPr>
              <w:t>&gt;F</w:t>
            </w:r>
            <w:r>
              <w:rPr>
                <w:rFonts w:hint="eastAsia"/>
                <w:iCs/>
                <w:vertAlign w:val="superscript"/>
              </w:rPr>
              <w:t>-</w:t>
            </w:r>
            <w:r>
              <w:rPr>
                <w:iCs/>
              </w:rPr>
              <w:t>&gt;SCN</w:t>
            </w:r>
            <w:r>
              <w:rPr>
                <w:rFonts w:hint="eastAsia"/>
                <w:iCs/>
                <w:vertAlign w:val="superscript"/>
              </w:rPr>
              <w:t>-</w:t>
            </w:r>
            <w:r>
              <w:rPr>
                <w:rFonts w:hint="eastAsia"/>
                <w:iCs/>
              </w:rPr>
              <w:t>。</w:t>
            </w:r>
          </w:p>
          <w:p w14:paraId="6426BE2F">
            <w:pPr>
              <w:rPr>
                <w:iCs/>
              </w:rPr>
            </w:pPr>
          </w:p>
          <w:p w14:paraId="763B2118">
            <w:r>
              <w:rPr>
                <w:rFonts w:hint="eastAsia"/>
              </w:rPr>
              <w:t>四、数据记录和处理</w:t>
            </w:r>
          </w:p>
          <w:p w14:paraId="1F5E53F4">
            <w:r>
              <w:rPr>
                <w:rFonts w:hint="eastAsia"/>
              </w:rPr>
              <w:t>制备三草酸合铁（Ⅲ）酸钾</w:t>
            </w:r>
          </w:p>
          <w:p w14:paraId="51D70DB6">
            <w:pPr>
              <w:ind w:firstLine="420" w:firstLineChars="200"/>
            </w:pPr>
            <w:r>
              <w:rPr>
                <w:rFonts w:hint="eastAsia"/>
              </w:rPr>
              <w:t>理论产量基于铁元素守恒计算。摩尔盐的M</w:t>
            </w:r>
            <w:r>
              <w:rPr>
                <w:rFonts w:hint="eastAsia"/>
                <w:vertAlign w:val="subscript"/>
              </w:rPr>
              <w:t>r</w:t>
            </w:r>
            <w:r>
              <w:rPr>
                <w:rFonts w:hint="eastAsia"/>
              </w:rPr>
              <w:t>=</w:t>
            </w:r>
            <w:r>
              <w:t>392.14 g·mol</w:t>
            </w:r>
            <w:r>
              <w:rPr>
                <w:rFonts w:hint="eastAsia"/>
                <w:vertAlign w:val="superscript"/>
              </w:rPr>
              <w:t>-1</w:t>
            </w:r>
            <w:r>
              <w:rPr>
                <w:rFonts w:hint="eastAsia"/>
              </w:rPr>
              <w:t>，称取</w:t>
            </w:r>
            <w:r>
              <w:t>7.52 g</w:t>
            </w:r>
            <w:r>
              <w:rPr>
                <w:rFonts w:hint="eastAsia"/>
              </w:rPr>
              <w:t>，其物质的量为：</w:t>
            </w:r>
          </w:p>
          <w:p w14:paraId="776275BF">
            <m:oMathPara>
              <m:oMath>
                <m:sSub>
                  <m:sSubPr>
                    <m:ctrlPr>
                      <w:rPr>
                        <w:rFonts w:ascii="Cambria Math" w:hAnsi="Cambria Math"/>
                        <w:i/>
                      </w:rPr>
                    </m:ctrlPr>
                  </m:sSubPr>
                  <m:e>
                    <m:r>
                      <m:rPr/>
                      <w:rPr>
                        <w:rFonts w:hint="eastAsia" w:ascii="Cambria Math" w:hAnsi="Cambria Math"/>
                      </w:rPr>
                      <m:t>n</m:t>
                    </m:r>
                    <m:ctrlPr>
                      <w:rPr>
                        <w:rFonts w:ascii="Cambria Math" w:hAnsi="Cambria Math"/>
                        <w:i/>
                      </w:rPr>
                    </m:ctrlPr>
                  </m:e>
                  <m:sub>
                    <m:r>
                      <m:rPr>
                        <m:sty m:val="p"/>
                      </m:rPr>
                      <w:rPr>
                        <w:rFonts w:hint="eastAsia" w:ascii="Cambria Math" w:hAnsi="Cambria Math"/>
                      </w:rPr>
                      <m:t>Fe</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m</m:t>
                        </m:r>
                        <m:ctrlPr>
                          <w:rPr>
                            <w:rFonts w:ascii="Cambria Math" w:hAnsi="Cambria Math"/>
                            <w:i/>
                          </w:rPr>
                        </m:ctrlPr>
                      </m:e>
                      <m:sub>
                        <m:r>
                          <m:rPr>
                            <m:sty m:val="p"/>
                          </m:rPr>
                          <w:rPr>
                            <w:rFonts w:ascii="Cambria Math" w:hAnsi="Cambria Math"/>
                          </w:rPr>
                          <m:t>(N</m:t>
                        </m:r>
                        <m:sSub>
                          <m:sSubPr>
                            <m:ctrlPr>
                              <w:rPr>
                                <w:rFonts w:ascii="Cambria Math" w:hAnsi="Cambria Math"/>
                                <w:iCs/>
                              </w:rPr>
                            </m:ctrlPr>
                          </m:sSubPr>
                          <m:e>
                            <m:r>
                              <m:rPr>
                                <m:sty m:val="p"/>
                              </m:rPr>
                              <w:rPr>
                                <w:rFonts w:ascii="Cambria Math" w:hAnsi="Cambria Math"/>
                              </w:rPr>
                              <m:t>H</m:t>
                            </m:r>
                            <m:ctrlPr>
                              <w:rPr>
                                <w:rFonts w:ascii="Cambria Math" w:hAnsi="Cambria Math"/>
                                <w:iCs/>
                              </w:rPr>
                            </m:ctrlPr>
                          </m:e>
                          <m:sub>
                            <m:r>
                              <m:rPr>
                                <m:sty m:val="p"/>
                              </m:rPr>
                              <w:rPr>
                                <w:rFonts w:ascii="Cambria Math" w:hAnsi="Cambria Math"/>
                              </w:rPr>
                              <m:t>4</m:t>
                            </m:r>
                            <m:ctrlPr>
                              <w:rPr>
                                <w:rFonts w:ascii="Cambria Math" w:hAnsi="Cambria Math"/>
                                <w:iCs/>
                              </w:rPr>
                            </m:ctrlPr>
                          </m:sub>
                        </m:sSub>
                        <m:sSub>
                          <m:sSubPr>
                            <m:ctrlPr>
                              <w:rPr>
                                <w:rFonts w:ascii="Cambria Math" w:hAnsi="Cambria Math"/>
                                <w:iCs/>
                              </w:rPr>
                            </m:ctrlPr>
                          </m:sSubPr>
                          <m:e>
                            <m:r>
                              <m:rPr>
                                <m:sty m:val="p"/>
                              </m:rPr>
                              <w:rPr>
                                <w:rFonts w:ascii="Cambria Math" w:hAnsi="Cambria Math"/>
                              </w:rPr>
                              <m:t>)</m:t>
                            </m:r>
                            <m:ctrlPr>
                              <w:rPr>
                                <w:rFonts w:ascii="Cambria Math" w:hAnsi="Cambria Math"/>
                                <w:iCs/>
                              </w:rPr>
                            </m:ctrlPr>
                          </m:e>
                          <m:sub>
                            <m:r>
                              <m:rPr>
                                <m:sty m:val="p"/>
                              </m:rPr>
                              <w:rPr>
                                <w:rFonts w:ascii="Cambria Math" w:hAnsi="Cambria Math"/>
                              </w:rPr>
                              <m:t>2</m:t>
                            </m:r>
                            <m:ctrlPr>
                              <w:rPr>
                                <w:rFonts w:ascii="Cambria Math" w:hAnsi="Cambria Math"/>
                                <w:iCs/>
                              </w:rPr>
                            </m:ctrlPr>
                          </m:sub>
                        </m:sSub>
                        <m:r>
                          <m:rPr>
                            <m:sty m:val="p"/>
                          </m:rPr>
                          <w:rPr>
                            <w:rFonts w:ascii="Cambria Math" w:hAnsi="Cambria Math"/>
                          </w:rPr>
                          <m:t>S</m:t>
                        </m:r>
                        <m:sSub>
                          <m:sSubPr>
                            <m:ctrlPr>
                              <w:rPr>
                                <w:rFonts w:ascii="Cambria Math" w:hAnsi="Cambria Math"/>
                                <w:iCs/>
                              </w:rPr>
                            </m:ctrlPr>
                          </m:sSubPr>
                          <m:e>
                            <m:r>
                              <m:rPr>
                                <m:sty m:val="p"/>
                              </m:rPr>
                              <w:rPr>
                                <w:rFonts w:ascii="Cambria Math" w:hAnsi="Cambria Math"/>
                              </w:rPr>
                              <m:t>O</m:t>
                            </m:r>
                            <m:ctrlPr>
                              <w:rPr>
                                <w:rFonts w:ascii="Cambria Math" w:hAnsi="Cambria Math"/>
                                <w:iCs/>
                              </w:rPr>
                            </m:ctrlPr>
                          </m:e>
                          <m:sub>
                            <m:r>
                              <m:rPr>
                                <m:sty m:val="p"/>
                              </m:rPr>
                              <w:rPr>
                                <w:rFonts w:ascii="Cambria Math" w:hAnsi="Cambria Math"/>
                              </w:rPr>
                              <m:t>4</m:t>
                            </m:r>
                            <m:ctrlPr>
                              <w:rPr>
                                <w:rFonts w:ascii="Cambria Math" w:hAnsi="Cambria Math"/>
                                <w:iCs/>
                              </w:rPr>
                            </m:ctrlPr>
                          </m:sub>
                        </m:sSub>
                        <m:r>
                          <m:rPr>
                            <m:sty m:val="p"/>
                          </m:rPr>
                          <w:rPr>
                            <w:rFonts w:hint="eastAsia" w:ascii="Cambria Math" w:hAnsi="Cambria Math"/>
                          </w:rPr>
                          <m:t>·</m:t>
                        </m:r>
                        <m:r>
                          <m:rPr>
                            <m:sty m:val="p"/>
                          </m:rPr>
                          <w:rPr>
                            <w:rFonts w:ascii="Cambria Math" w:hAnsi="Cambria Math"/>
                          </w:rPr>
                          <m:t>FeS</m:t>
                        </m:r>
                        <m:sSub>
                          <m:sSubPr>
                            <m:ctrlPr>
                              <w:rPr>
                                <w:rFonts w:ascii="Cambria Math" w:hAnsi="Cambria Math"/>
                                <w:iCs/>
                              </w:rPr>
                            </m:ctrlPr>
                          </m:sSubPr>
                          <m:e>
                            <m:r>
                              <m:rPr>
                                <m:sty m:val="p"/>
                              </m:rPr>
                              <w:rPr>
                                <w:rFonts w:ascii="Cambria Math" w:hAnsi="Cambria Math"/>
                              </w:rPr>
                              <m:t>O</m:t>
                            </m:r>
                            <m:ctrlPr>
                              <w:rPr>
                                <w:rFonts w:ascii="Cambria Math" w:hAnsi="Cambria Math"/>
                                <w:iCs/>
                              </w:rPr>
                            </m:ctrlPr>
                          </m:e>
                          <m:sub>
                            <m:r>
                              <m:rPr>
                                <m:sty m:val="p"/>
                              </m:rPr>
                              <w:rPr>
                                <w:rFonts w:ascii="Cambria Math" w:hAnsi="Cambria Math"/>
                              </w:rPr>
                              <m:t>4</m:t>
                            </m:r>
                            <m:ctrlPr>
                              <w:rPr>
                                <w:rFonts w:ascii="Cambria Math" w:hAnsi="Cambria Math"/>
                                <w:iCs/>
                              </w:rPr>
                            </m:ctrlPr>
                          </m:sub>
                        </m:sSub>
                        <m:r>
                          <m:rPr>
                            <m:sty m:val="p"/>
                          </m:rPr>
                          <w:rPr>
                            <w:rFonts w:hint="eastAsia" w:ascii="Cambria Math" w:hAnsi="Cambria Math"/>
                          </w:rPr>
                          <m:t>·</m:t>
                        </m:r>
                        <m:r>
                          <m:rPr>
                            <m:sty m:val="p"/>
                          </m:rPr>
                          <w:rPr>
                            <w:rFonts w:ascii="Cambria Math" w:hAnsi="Cambria Math"/>
                          </w:rPr>
                          <m:t>6</m:t>
                        </m:r>
                        <m:sSub>
                          <m:sSubPr>
                            <m:ctrlPr>
                              <w:rPr>
                                <w:rFonts w:ascii="Cambria Math" w:hAnsi="Cambria Math"/>
                                <w:iCs/>
                              </w:rPr>
                            </m:ctrlPr>
                          </m:sSubPr>
                          <m:e>
                            <m:r>
                              <m:rPr>
                                <m:sty m:val="p"/>
                              </m:rPr>
                              <w:rPr>
                                <w:rFonts w:ascii="Cambria Math" w:hAnsi="Cambria Math"/>
                              </w:rPr>
                              <m:t>H</m:t>
                            </m:r>
                            <m:ctrlPr>
                              <w:rPr>
                                <w:rFonts w:ascii="Cambria Math" w:hAnsi="Cambria Math"/>
                                <w:iCs/>
                              </w:rPr>
                            </m:ctrlPr>
                          </m:e>
                          <m:sub>
                            <m:r>
                              <m:rPr>
                                <m:sty m:val="p"/>
                              </m:rPr>
                              <w:rPr>
                                <w:rFonts w:ascii="Cambria Math" w:hAnsi="Cambria Math"/>
                              </w:rPr>
                              <m:t>2</m:t>
                            </m:r>
                            <m:ctrlPr>
                              <w:rPr>
                                <w:rFonts w:ascii="Cambria Math" w:hAnsi="Cambria Math"/>
                                <w:iCs/>
                              </w:rPr>
                            </m:ctrlPr>
                          </m:sub>
                        </m:sSub>
                        <m:r>
                          <m:rPr>
                            <m:sty m:val="p"/>
                          </m:rPr>
                          <w:rPr>
                            <w:rFonts w:ascii="Cambria Math" w:hAnsi="Cambria Math"/>
                          </w:rPr>
                          <m:t>O</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hint="eastAsia" w:ascii="Cambria Math" w:hAnsi="Cambria Math"/>
                          </w:rPr>
                          <m:t>M</m:t>
                        </m:r>
                        <m:ctrlPr>
                          <w:rPr>
                            <w:rFonts w:ascii="Cambria Math" w:hAnsi="Cambria Math"/>
                            <w:i/>
                          </w:rPr>
                        </m:ctrlPr>
                      </m:e>
                      <m:sub>
                        <m:r>
                          <m:rPr>
                            <m:sty m:val="p"/>
                          </m:rPr>
                          <w:rPr>
                            <w:rFonts w:ascii="Cambria Math" w:hAnsi="Cambria Math"/>
                          </w:rPr>
                          <m:t>(N</m:t>
                        </m:r>
                        <m:sSub>
                          <m:sSubPr>
                            <m:ctrlPr>
                              <w:rPr>
                                <w:rFonts w:ascii="Cambria Math" w:hAnsi="Cambria Math"/>
                                <w:iCs/>
                              </w:rPr>
                            </m:ctrlPr>
                          </m:sSubPr>
                          <m:e>
                            <m:r>
                              <m:rPr>
                                <m:sty m:val="p"/>
                              </m:rPr>
                              <w:rPr>
                                <w:rFonts w:ascii="Cambria Math" w:hAnsi="Cambria Math"/>
                              </w:rPr>
                              <m:t>H</m:t>
                            </m:r>
                            <m:ctrlPr>
                              <w:rPr>
                                <w:rFonts w:ascii="Cambria Math" w:hAnsi="Cambria Math"/>
                                <w:iCs/>
                              </w:rPr>
                            </m:ctrlPr>
                          </m:e>
                          <m:sub>
                            <m:r>
                              <m:rPr>
                                <m:sty m:val="p"/>
                              </m:rPr>
                              <w:rPr>
                                <w:rFonts w:ascii="Cambria Math" w:hAnsi="Cambria Math"/>
                              </w:rPr>
                              <m:t>4</m:t>
                            </m:r>
                            <m:ctrlPr>
                              <w:rPr>
                                <w:rFonts w:ascii="Cambria Math" w:hAnsi="Cambria Math"/>
                                <w:iCs/>
                              </w:rPr>
                            </m:ctrlPr>
                          </m:sub>
                        </m:sSub>
                        <m:sSub>
                          <m:sSubPr>
                            <m:ctrlPr>
                              <w:rPr>
                                <w:rFonts w:ascii="Cambria Math" w:hAnsi="Cambria Math"/>
                                <w:iCs/>
                              </w:rPr>
                            </m:ctrlPr>
                          </m:sSubPr>
                          <m:e>
                            <m:r>
                              <m:rPr>
                                <m:sty m:val="p"/>
                              </m:rPr>
                              <w:rPr>
                                <w:rFonts w:ascii="Cambria Math" w:hAnsi="Cambria Math"/>
                              </w:rPr>
                              <m:t>)</m:t>
                            </m:r>
                            <m:ctrlPr>
                              <w:rPr>
                                <w:rFonts w:ascii="Cambria Math" w:hAnsi="Cambria Math"/>
                                <w:iCs/>
                              </w:rPr>
                            </m:ctrlPr>
                          </m:e>
                          <m:sub>
                            <m:r>
                              <m:rPr>
                                <m:sty m:val="p"/>
                              </m:rPr>
                              <w:rPr>
                                <w:rFonts w:ascii="Cambria Math" w:hAnsi="Cambria Math"/>
                              </w:rPr>
                              <m:t>2</m:t>
                            </m:r>
                            <m:ctrlPr>
                              <w:rPr>
                                <w:rFonts w:ascii="Cambria Math" w:hAnsi="Cambria Math"/>
                                <w:iCs/>
                              </w:rPr>
                            </m:ctrlPr>
                          </m:sub>
                        </m:sSub>
                        <m:r>
                          <m:rPr>
                            <m:sty m:val="p"/>
                          </m:rPr>
                          <w:rPr>
                            <w:rFonts w:ascii="Cambria Math" w:hAnsi="Cambria Math"/>
                          </w:rPr>
                          <m:t>S</m:t>
                        </m:r>
                        <m:sSub>
                          <m:sSubPr>
                            <m:ctrlPr>
                              <w:rPr>
                                <w:rFonts w:ascii="Cambria Math" w:hAnsi="Cambria Math"/>
                                <w:iCs/>
                              </w:rPr>
                            </m:ctrlPr>
                          </m:sSubPr>
                          <m:e>
                            <m:r>
                              <m:rPr>
                                <m:sty m:val="p"/>
                              </m:rPr>
                              <w:rPr>
                                <w:rFonts w:ascii="Cambria Math" w:hAnsi="Cambria Math"/>
                              </w:rPr>
                              <m:t>O</m:t>
                            </m:r>
                            <m:ctrlPr>
                              <w:rPr>
                                <w:rFonts w:ascii="Cambria Math" w:hAnsi="Cambria Math"/>
                                <w:iCs/>
                              </w:rPr>
                            </m:ctrlPr>
                          </m:e>
                          <m:sub>
                            <m:r>
                              <m:rPr>
                                <m:sty m:val="p"/>
                              </m:rPr>
                              <w:rPr>
                                <w:rFonts w:ascii="Cambria Math" w:hAnsi="Cambria Math"/>
                              </w:rPr>
                              <m:t>4</m:t>
                            </m:r>
                            <m:ctrlPr>
                              <w:rPr>
                                <w:rFonts w:ascii="Cambria Math" w:hAnsi="Cambria Math"/>
                                <w:iCs/>
                              </w:rPr>
                            </m:ctrlPr>
                          </m:sub>
                        </m:sSub>
                        <m:r>
                          <m:rPr>
                            <m:sty m:val="p"/>
                          </m:rPr>
                          <w:rPr>
                            <w:rFonts w:hint="eastAsia" w:ascii="Cambria Math" w:hAnsi="Cambria Math"/>
                          </w:rPr>
                          <m:t>·</m:t>
                        </m:r>
                        <m:r>
                          <m:rPr>
                            <m:sty m:val="p"/>
                          </m:rPr>
                          <w:rPr>
                            <w:rFonts w:ascii="Cambria Math" w:hAnsi="Cambria Math"/>
                          </w:rPr>
                          <m:t>FeS</m:t>
                        </m:r>
                        <m:sSub>
                          <m:sSubPr>
                            <m:ctrlPr>
                              <w:rPr>
                                <w:rFonts w:ascii="Cambria Math" w:hAnsi="Cambria Math"/>
                                <w:iCs/>
                              </w:rPr>
                            </m:ctrlPr>
                          </m:sSubPr>
                          <m:e>
                            <m:r>
                              <m:rPr>
                                <m:sty m:val="p"/>
                              </m:rPr>
                              <w:rPr>
                                <w:rFonts w:ascii="Cambria Math" w:hAnsi="Cambria Math"/>
                              </w:rPr>
                              <m:t>O</m:t>
                            </m:r>
                            <m:ctrlPr>
                              <w:rPr>
                                <w:rFonts w:ascii="Cambria Math" w:hAnsi="Cambria Math"/>
                                <w:iCs/>
                              </w:rPr>
                            </m:ctrlPr>
                          </m:e>
                          <m:sub>
                            <m:r>
                              <m:rPr>
                                <m:sty m:val="p"/>
                              </m:rPr>
                              <w:rPr>
                                <w:rFonts w:ascii="Cambria Math" w:hAnsi="Cambria Math"/>
                              </w:rPr>
                              <m:t>4</m:t>
                            </m:r>
                            <m:ctrlPr>
                              <w:rPr>
                                <w:rFonts w:ascii="Cambria Math" w:hAnsi="Cambria Math"/>
                                <w:iCs/>
                              </w:rPr>
                            </m:ctrlPr>
                          </m:sub>
                        </m:sSub>
                        <m:r>
                          <m:rPr>
                            <m:sty m:val="p"/>
                          </m:rPr>
                          <w:rPr>
                            <w:rFonts w:hint="eastAsia" w:ascii="Cambria Math" w:hAnsi="Cambria Math"/>
                          </w:rPr>
                          <m:t>·</m:t>
                        </m:r>
                        <m:r>
                          <m:rPr>
                            <m:sty m:val="p"/>
                          </m:rPr>
                          <w:rPr>
                            <w:rFonts w:ascii="Cambria Math" w:hAnsi="Cambria Math"/>
                          </w:rPr>
                          <m:t>6</m:t>
                        </m:r>
                        <m:sSub>
                          <m:sSubPr>
                            <m:ctrlPr>
                              <w:rPr>
                                <w:rFonts w:ascii="Cambria Math" w:hAnsi="Cambria Math"/>
                                <w:iCs/>
                              </w:rPr>
                            </m:ctrlPr>
                          </m:sSubPr>
                          <m:e>
                            <m:r>
                              <m:rPr>
                                <m:sty m:val="p"/>
                              </m:rPr>
                              <w:rPr>
                                <w:rFonts w:ascii="Cambria Math" w:hAnsi="Cambria Math"/>
                              </w:rPr>
                              <m:t>H</m:t>
                            </m:r>
                            <m:ctrlPr>
                              <w:rPr>
                                <w:rFonts w:ascii="Cambria Math" w:hAnsi="Cambria Math"/>
                                <w:iCs/>
                              </w:rPr>
                            </m:ctrlPr>
                          </m:e>
                          <m:sub>
                            <m:r>
                              <m:rPr>
                                <m:sty m:val="p"/>
                              </m:rPr>
                              <w:rPr>
                                <w:rFonts w:ascii="Cambria Math" w:hAnsi="Cambria Math"/>
                              </w:rPr>
                              <m:t>2</m:t>
                            </m:r>
                            <m:ctrlPr>
                              <w:rPr>
                                <w:rFonts w:ascii="Cambria Math" w:hAnsi="Cambria Math"/>
                                <w:iCs/>
                              </w:rPr>
                            </m:ctrlPr>
                          </m:sub>
                        </m:sSub>
                        <m:r>
                          <m:rPr>
                            <m:sty m:val="p"/>
                          </m:rPr>
                          <w:rPr>
                            <w:rFonts w:ascii="Cambria Math" w:hAnsi="Cambria Math"/>
                          </w:rPr>
                          <m:t>O</m:t>
                        </m:r>
                        <m:ctrlPr>
                          <w:rPr>
                            <w:rFonts w:ascii="Cambria Math" w:hAnsi="Cambria Math"/>
                            <w:i/>
                          </w:rPr>
                        </m:ctrlPr>
                      </m:sub>
                    </m:sSub>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7.52g</m:t>
                    </m:r>
                    <m:ctrlPr>
                      <w:rPr>
                        <w:rFonts w:ascii="Cambria Math" w:hAnsi="Cambria Math"/>
                        <w:i/>
                      </w:rPr>
                    </m:ctrlPr>
                  </m:num>
                  <m:den>
                    <m:r>
                      <m:rPr/>
                      <w:rPr>
                        <w:rFonts w:ascii="Cambria Math" w:hAnsi="Cambria Math"/>
                      </w:rPr>
                      <m:t>392.14g</m:t>
                    </m:r>
                    <m:r>
                      <m:rPr/>
                      <w:rPr>
                        <w:rFonts w:hint="eastAsia" w:ascii="Cambria Math" w:hAnsi="Cambria Math"/>
                      </w:rPr>
                      <m:t>·</m:t>
                    </m:r>
                    <m:sSup>
                      <m:sSupPr>
                        <m:ctrlPr>
                          <w:rPr>
                            <w:rFonts w:ascii="Cambria Math" w:hAnsi="Cambria Math"/>
                            <w:i/>
                          </w:rPr>
                        </m:ctrlPr>
                      </m:sSupPr>
                      <m:e>
                        <m:r>
                          <m:rPr/>
                          <w:rPr>
                            <w:rFonts w:hint="eastAsia" w:ascii="Cambria Math" w:hAnsi="Cambria Math"/>
                          </w:rPr>
                          <m:t>mol</m:t>
                        </m:r>
                        <m:ctrlPr>
                          <w:rPr>
                            <w:rFonts w:ascii="Cambria Math" w:hAnsi="Cambria Math"/>
                            <w:i/>
                          </w:rPr>
                        </m:ctrlPr>
                      </m:e>
                      <m:sup>
                        <m:r>
                          <m:rPr/>
                          <w:rPr>
                            <w:rFonts w:ascii="Cambria Math" w:hAnsi="Cambria Math"/>
                          </w:rPr>
                          <m:t>−1</m:t>
                        </m:r>
                        <m:ctrlPr>
                          <w:rPr>
                            <w:rFonts w:ascii="Cambria Math" w:hAnsi="Cambria Math"/>
                            <w:i/>
                          </w:rPr>
                        </m:ctrlPr>
                      </m:sup>
                    </m:sSup>
                    <m:ctrlPr>
                      <w:rPr>
                        <w:rFonts w:ascii="Cambria Math" w:hAnsi="Cambria Math"/>
                        <w:i/>
                      </w:rPr>
                    </m:ctrlPr>
                  </m:den>
                </m:f>
                <m:r>
                  <m:rPr/>
                  <w:rPr>
                    <w:rFonts w:ascii="Cambria Math" w:hAnsi="Cambria Math"/>
                  </w:rPr>
                  <m:t>=0.0192</m:t>
                </m:r>
                <m:r>
                  <m:rPr/>
                  <w:rPr>
                    <w:rFonts w:hint="eastAsia" w:ascii="Cambria Math" w:hAnsi="Cambria Math"/>
                  </w:rPr>
                  <m:t>mol</m:t>
                </m:r>
              </m:oMath>
            </m:oMathPara>
          </w:p>
          <w:p w14:paraId="0EEEBBBF">
            <w:pPr>
              <w:ind w:firstLine="420" w:firstLineChars="200"/>
            </w:pPr>
            <w:r>
              <w:t>K</w:t>
            </w:r>
            <w:r>
              <w:rPr>
                <w:rFonts w:hint="eastAsia"/>
                <w:vertAlign w:val="subscript"/>
              </w:rPr>
              <w:t>3</w:t>
            </w:r>
            <w:r>
              <w:t>[Fe(C</w:t>
            </w:r>
            <w:r>
              <w:rPr>
                <w:rFonts w:hint="eastAsia"/>
                <w:vertAlign w:val="subscript"/>
              </w:rPr>
              <w:t>2</w:t>
            </w:r>
            <w:r>
              <w:t>O</w:t>
            </w:r>
            <w:r>
              <w:rPr>
                <w:rFonts w:hint="eastAsia"/>
                <w:vertAlign w:val="subscript"/>
              </w:rPr>
              <w:t>4</w:t>
            </w:r>
            <w:r>
              <w:t>)</w:t>
            </w:r>
            <w:r>
              <w:rPr>
                <w:rFonts w:hint="eastAsia"/>
                <w:vertAlign w:val="subscript"/>
              </w:rPr>
              <w:t>3</w:t>
            </w:r>
            <w:r>
              <w:t>]</w:t>
            </w:r>
            <w:r>
              <w:rPr>
                <w:rFonts w:hint="eastAsia"/>
              </w:rPr>
              <w:t>·</w:t>
            </w:r>
            <w:r>
              <w:t>3H</w:t>
            </w:r>
            <w:r>
              <w:rPr>
                <w:rFonts w:hint="eastAsia"/>
                <w:vertAlign w:val="subscript"/>
              </w:rPr>
              <w:t>2</w:t>
            </w:r>
            <w:r>
              <w:t>O</w:t>
            </w:r>
            <w:r>
              <w:rPr>
                <w:rFonts w:hint="eastAsia"/>
              </w:rPr>
              <w:t>的M</w:t>
            </w:r>
            <w:r>
              <w:rPr>
                <w:rFonts w:hint="eastAsia"/>
                <w:vertAlign w:val="subscript"/>
              </w:rPr>
              <w:t>r</w:t>
            </w:r>
            <w:r>
              <w:rPr>
                <w:rFonts w:hint="eastAsia"/>
              </w:rPr>
              <w:t>=</w:t>
            </w:r>
            <w:r>
              <w:t>491.24 g·mol⁻¹</w:t>
            </w:r>
            <w:r>
              <w:rPr>
                <w:rFonts w:hint="eastAsia"/>
              </w:rPr>
              <w:t>，理论产量为：</w:t>
            </w:r>
          </w:p>
          <w:p w14:paraId="1B800970">
            <m:oMathPara>
              <m:oMath>
                <m:sSub>
                  <m:sSubPr>
                    <m:ctrlPr>
                      <w:rPr>
                        <w:rFonts w:ascii="Cambria Math" w:hAnsi="Cambria Math"/>
                        <w:i/>
                      </w:rPr>
                    </m:ctrlPr>
                  </m:sSubPr>
                  <m:e>
                    <m:r>
                      <m:rPr/>
                      <w:rPr>
                        <w:rFonts w:hint="eastAsia" w:ascii="Cambria Math" w:hAnsi="Cambria Math"/>
                      </w:rPr>
                      <m:t>m</m:t>
                    </m:r>
                    <m:ctrlPr>
                      <w:rPr>
                        <w:rFonts w:ascii="Cambria Math" w:hAnsi="Cambria Math"/>
                        <w:i/>
                      </w:rPr>
                    </m:ctrlPr>
                  </m:e>
                  <m:sub>
                    <m:r>
                      <m:rPr>
                        <m:sty m:val="p"/>
                      </m:rPr>
                      <w:rPr>
                        <w:rFonts w:hint="eastAsia" w:ascii="Cambria Math" w:hAnsi="Cambria Math"/>
                      </w:rPr>
                      <m:t>理论</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n</m:t>
                    </m:r>
                    <m:ctrlPr>
                      <w:rPr>
                        <w:rFonts w:ascii="Cambria Math" w:hAnsi="Cambria Math"/>
                        <w:i/>
                      </w:rPr>
                    </m:ctrlPr>
                  </m:e>
                  <m:sub>
                    <m:r>
                      <m:rPr>
                        <m:sty m:val="p"/>
                      </m:rPr>
                      <w:rPr>
                        <w:rFonts w:hint="eastAsia" w:ascii="Cambria Math" w:hAnsi="Cambria Math"/>
                      </w:rPr>
                      <m:t>Fe</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M</m:t>
                    </m:r>
                    <m:ctrlPr>
                      <w:rPr>
                        <w:rFonts w:ascii="Cambria Math" w:hAnsi="Cambria Math"/>
                        <w:i/>
                      </w:rPr>
                    </m:ctrlPr>
                  </m:e>
                  <m:sub>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[Fe(</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2</m:t>
                        </m:r>
                        <m:ctrlPr>
                          <w:rPr>
                            <w:rFonts w:ascii="Cambria Math" w:hAnsi="Cambria Math"/>
                          </w:rPr>
                        </m:ctrlPr>
                      </m:sub>
                    </m:sSub>
                    <m:sSub>
                      <m:sSubPr>
                        <m:ctrlPr>
                          <w:rPr>
                            <w:rFonts w:ascii="Cambria Math" w:hAnsi="Cambria Math"/>
                          </w:rPr>
                        </m:ctrlPr>
                      </m:sSubPr>
                      <m:e>
                        <m:r>
                          <m:rPr>
                            <m:sty m:val="p"/>
                          </m:rPr>
                          <w:rPr>
                            <w:rFonts w:ascii="Cambria Math" w:hAnsi="Cambria Math"/>
                          </w:rPr>
                          <m:t>O</m:t>
                        </m:r>
                        <m:ctrlPr>
                          <w:rPr>
                            <w:rFonts w:ascii="Cambria Math" w:hAnsi="Cambria Math"/>
                          </w:rPr>
                        </m:ctrlPr>
                      </m:e>
                      <m:sub>
                        <m:r>
                          <m:rPr>
                            <m:sty m:val="p"/>
                          </m:rPr>
                          <w:rPr>
                            <w:rFonts w:ascii="Cambria Math" w:hAnsi="Cambria Math"/>
                          </w:rPr>
                          <m:t>4</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ctrlPr>
                      <w:rPr>
                        <w:rFonts w:ascii="Cambria Math" w:hAnsi="Cambria Math"/>
                        <w:i/>
                      </w:rPr>
                    </m:ctrlPr>
                  </m:sub>
                </m:sSub>
                <m:r>
                  <m:rPr/>
                  <w:rPr>
                    <w:rFonts w:ascii="Cambria Math" w:hAnsi="Cambria Math"/>
                  </w:rPr>
                  <m:t>=0.0192×491.24=9.43g</m:t>
                </m:r>
              </m:oMath>
            </m:oMathPara>
          </w:p>
          <w:p w14:paraId="0C1CA0CE">
            <w:pPr>
              <w:ind w:firstLine="420" w:firstLineChars="200"/>
            </w:pPr>
            <w:r>
              <w:rPr>
                <w:rFonts w:hint="eastAsia"/>
              </w:rPr>
              <w:t>实际得到晶体3.06 g，产率为：</w:t>
            </w:r>
          </w:p>
          <w:p w14:paraId="0FB6D539">
            <m:oMathPara>
              <m:oMath>
                <m:r>
                  <m:rPr/>
                  <w:rPr>
                    <w:rFonts w:ascii="Cambria Math" w:hAnsi="Cambria Math"/>
                  </w:rPr>
                  <m:t>Y=</m:t>
                </m:r>
                <m:f>
                  <m:fPr>
                    <m:ctrlPr>
                      <w:rPr>
                        <w:rFonts w:ascii="Cambria Math" w:hAnsi="Cambria Math"/>
                        <w:i/>
                      </w:rPr>
                    </m:ctrlPr>
                  </m:fPr>
                  <m:num>
                    <m:sSub>
                      <m:sSubPr>
                        <m:ctrlPr>
                          <w:rPr>
                            <w:rFonts w:ascii="Cambria Math" w:hAnsi="Cambria Math"/>
                            <w:i/>
                          </w:rPr>
                        </m:ctrlPr>
                      </m:sSubPr>
                      <m:e>
                        <m:r>
                          <m:rPr/>
                          <w:rPr>
                            <w:rFonts w:ascii="Cambria Math" w:hAnsi="Cambria Math"/>
                          </w:rPr>
                          <m:t>m</m:t>
                        </m:r>
                        <m:ctrlPr>
                          <w:rPr>
                            <w:rFonts w:ascii="Cambria Math" w:hAnsi="Cambria Math"/>
                            <w:i/>
                          </w:rPr>
                        </m:ctrlPr>
                      </m:e>
                      <m:sub>
                        <m:r>
                          <m:rPr>
                            <m:sty m:val="p"/>
                          </m:rPr>
                          <w:rPr>
                            <w:rFonts w:hint="eastAsia" w:ascii="Cambria Math" w:hAnsi="Cambria Math"/>
                          </w:rPr>
                          <m:t>实际</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hint="eastAsia" w:ascii="Cambria Math" w:hAnsi="Cambria Math"/>
                          </w:rPr>
                          <m:t>m</m:t>
                        </m:r>
                        <m:ctrlPr>
                          <w:rPr>
                            <w:rFonts w:ascii="Cambria Math" w:hAnsi="Cambria Math"/>
                            <w:i/>
                          </w:rPr>
                        </m:ctrlPr>
                      </m:e>
                      <m:sub>
                        <m:r>
                          <m:rPr>
                            <m:sty m:val="p"/>
                          </m:rPr>
                          <w:rPr>
                            <w:rFonts w:hint="eastAsia" w:ascii="Cambria Math" w:hAnsi="Cambria Math"/>
                          </w:rPr>
                          <m:t>理论</m:t>
                        </m:r>
                        <m:ctrlPr>
                          <w:rPr>
                            <w:rFonts w:ascii="Cambria Math" w:hAnsi="Cambria Math"/>
                            <w:i/>
                          </w:rPr>
                        </m:ctrlPr>
                      </m:sub>
                    </m:sSub>
                    <m:ctrlPr>
                      <w:rPr>
                        <w:rFonts w:ascii="Cambria Math" w:hAnsi="Cambria Math"/>
                        <w:i/>
                      </w:rPr>
                    </m:ctrlPr>
                  </m:den>
                </m:f>
                <m:r>
                  <m:rPr/>
                  <w:rPr>
                    <w:rFonts w:ascii="Cambria Math" w:hAnsi="Cambria Math"/>
                  </w:rPr>
                  <m:t>×100%=</m:t>
                </m:r>
                <m:f>
                  <m:fPr>
                    <m:ctrlPr>
                      <w:rPr>
                        <w:rFonts w:ascii="Cambria Math" w:hAnsi="Cambria Math"/>
                        <w:i/>
                      </w:rPr>
                    </m:ctrlPr>
                  </m:fPr>
                  <m:num>
                    <m:r>
                      <m:rPr/>
                      <w:rPr>
                        <w:rFonts w:ascii="Cambria Math" w:hAnsi="Cambria Math"/>
                      </w:rPr>
                      <m:t>3.06</m:t>
                    </m:r>
                    <m:r>
                      <m:rPr/>
                      <w:rPr>
                        <w:rFonts w:hint="eastAsia" w:ascii="Cambria Math" w:hAnsi="Cambria Math"/>
                      </w:rPr>
                      <m:t>g</m:t>
                    </m:r>
                    <m:ctrlPr>
                      <w:rPr>
                        <w:rFonts w:ascii="Cambria Math" w:hAnsi="Cambria Math"/>
                        <w:i/>
                      </w:rPr>
                    </m:ctrlPr>
                  </m:num>
                  <m:den>
                    <m:r>
                      <m:rPr/>
                      <w:rPr>
                        <w:rFonts w:ascii="Cambria Math" w:hAnsi="Cambria Math"/>
                      </w:rPr>
                      <m:t>9.43</m:t>
                    </m:r>
                    <m:r>
                      <m:rPr/>
                      <w:rPr>
                        <w:rFonts w:hint="eastAsia" w:ascii="Cambria Math" w:hAnsi="Cambria Math"/>
                      </w:rPr>
                      <m:t>g</m:t>
                    </m:r>
                    <m:ctrlPr>
                      <w:rPr>
                        <w:rFonts w:ascii="Cambria Math" w:hAnsi="Cambria Math"/>
                        <w:i/>
                      </w:rPr>
                    </m:ctrlPr>
                  </m:den>
                </m:f>
                <m:r>
                  <m:rPr/>
                  <w:rPr>
                    <w:rFonts w:ascii="Cambria Math" w:hAnsi="Cambria Math"/>
                  </w:rPr>
                  <m:t>×100%=32.5%</m:t>
                </m:r>
              </m:oMath>
            </m:oMathPara>
          </w:p>
          <w:p w14:paraId="31279AED"/>
          <w:p w14:paraId="693FA7A3">
            <w:r>
              <w:rPr>
                <w:rFonts w:hint="eastAsia"/>
              </w:rPr>
              <w:t>五、结论、问题和讨论</w:t>
            </w:r>
          </w:p>
          <w:p w14:paraId="56E10A5C">
            <w:r>
              <w:rPr>
                <w:rFonts w:hint="eastAsia"/>
              </w:rPr>
              <w:t>1. 结论</w:t>
            </w:r>
          </w:p>
          <w:p w14:paraId="6A6F2AC9">
            <w:pPr>
              <w:ind w:firstLine="420" w:firstLineChars="200"/>
            </w:pPr>
            <w:r>
              <w:rPr>
                <w:rFonts w:hint="eastAsia"/>
              </w:rPr>
              <w:t>本实验以摩尔盐(NH</w:t>
            </w:r>
            <w:r>
              <w:rPr>
                <w:rFonts w:hint="eastAsia"/>
                <w:vertAlign w:val="subscript"/>
              </w:rPr>
              <w:t>4</w:t>
            </w:r>
            <w:r>
              <w:rPr>
                <w:rFonts w:hint="eastAsia"/>
              </w:rPr>
              <w:t>)</w:t>
            </w:r>
            <w:r>
              <w:rPr>
                <w:rFonts w:hint="eastAsia"/>
                <w:vertAlign w:val="subscript"/>
              </w:rPr>
              <w:t>2</w:t>
            </w:r>
            <w:r>
              <w:rPr>
                <w:rFonts w:hint="eastAsia"/>
              </w:rPr>
              <w:t>SO</w:t>
            </w:r>
            <w:r>
              <w:rPr>
                <w:rFonts w:hint="eastAsia"/>
                <w:vertAlign w:val="subscript"/>
              </w:rPr>
              <w:t>4</w:t>
            </w:r>
            <w:r>
              <w:rPr>
                <w:rFonts w:hint="eastAsia"/>
              </w:rPr>
              <w:t>·FeSO</w:t>
            </w:r>
            <w:r>
              <w:rPr>
                <w:rFonts w:hint="eastAsia"/>
                <w:vertAlign w:val="subscript"/>
              </w:rPr>
              <w:t>4</w:t>
            </w:r>
            <w:r>
              <w:rPr>
                <w:rFonts w:hint="eastAsia"/>
              </w:rPr>
              <w:t>·6H</w:t>
            </w:r>
            <w:r>
              <w:rPr>
                <w:rFonts w:hint="eastAsia"/>
                <w:vertAlign w:val="subscript"/>
              </w:rPr>
              <w:t>2</w:t>
            </w:r>
            <w:r>
              <w:rPr>
                <w:rFonts w:hint="eastAsia"/>
              </w:rPr>
              <w:t>O为铁源，经草酸沉淀、过氧化氢氧化及草酸配位转化，成功制备出翠绿色的三草酸合铁（Ⅲ）酸钾晶体 K</w:t>
            </w:r>
            <w:r>
              <w:rPr>
                <w:rFonts w:hint="eastAsia"/>
                <w:vertAlign w:val="subscript"/>
              </w:rPr>
              <w:t>3</w:t>
            </w:r>
            <w:r>
              <w:rPr>
                <w:rFonts w:hint="eastAsia"/>
              </w:rPr>
              <w:t>[Fe(C</w:t>
            </w:r>
            <w:r>
              <w:rPr>
                <w:rFonts w:hint="eastAsia"/>
                <w:vertAlign w:val="subscript"/>
              </w:rPr>
              <w:t>2</w:t>
            </w:r>
            <w:r>
              <w:rPr>
                <w:rFonts w:hint="eastAsia"/>
              </w:rPr>
              <w:t>O</w:t>
            </w:r>
            <w:r>
              <w:rPr>
                <w:rFonts w:hint="eastAsia"/>
                <w:vertAlign w:val="subscript"/>
              </w:rPr>
              <w:t>4</w:t>
            </w:r>
            <w:r>
              <w:rPr>
                <w:rFonts w:hint="eastAsia"/>
              </w:rPr>
              <w:t>)</w:t>
            </w:r>
            <w:r>
              <w:rPr>
                <w:rFonts w:hint="eastAsia"/>
                <w:vertAlign w:val="subscript"/>
              </w:rPr>
              <w:t>3</w:t>
            </w:r>
            <w:r>
              <w:rPr>
                <w:rFonts w:hint="eastAsia"/>
              </w:rPr>
              <w:t>]·</w:t>
            </w:r>
            <w:r>
              <w:t>3H</w:t>
            </w:r>
            <w:r>
              <w:rPr>
                <w:rFonts w:hint="eastAsia"/>
                <w:vertAlign w:val="subscript"/>
              </w:rPr>
              <w:t>2</w:t>
            </w:r>
            <w:r>
              <w:t>O</w:t>
            </w:r>
            <w:r>
              <w:rPr>
                <w:rFonts w:hint="eastAsia"/>
              </w:rPr>
              <w:t>，实际产量</w:t>
            </w:r>
            <w:r>
              <w:t>3.06 g</w:t>
            </w:r>
            <w:r>
              <w:rPr>
                <w:rFonts w:hint="eastAsia"/>
              </w:rPr>
              <w:t>，产率为</w:t>
            </w:r>
            <w:r>
              <w:t>32.5%</w:t>
            </w:r>
            <w:r>
              <w:rPr>
                <w:rFonts w:hint="eastAsia"/>
              </w:rPr>
              <w:t>。</w:t>
            </w:r>
          </w:p>
          <w:p w14:paraId="5861A7DD">
            <w:pPr>
              <w:ind w:firstLine="420" w:firstLineChars="200"/>
            </w:pPr>
            <w:r>
              <w:rPr>
                <w:rFonts w:hint="eastAsia"/>
              </w:rPr>
              <w:t>通过产品性质实验得出以下结论：</w:t>
            </w:r>
          </w:p>
          <w:p w14:paraId="63A89300">
            <w:r>
              <w:rPr>
                <w:rFonts w:hint="eastAsia"/>
              </w:rPr>
              <w:t>（1）内外界组成：</w:t>
            </w:r>
            <w:r>
              <w:t>K</w:t>
            </w:r>
            <w:r>
              <w:rPr>
                <w:rFonts w:hint="eastAsia"/>
                <w:vertAlign w:val="superscript"/>
              </w:rPr>
              <w:t>+</w:t>
            </w:r>
            <w:r>
              <w:rPr>
                <w:rFonts w:hint="eastAsia"/>
              </w:rPr>
              <w:t>存在于外界，</w:t>
            </w:r>
            <w:r>
              <w:t>[Fe(C</w:t>
            </w:r>
            <w:r>
              <w:rPr>
                <w:rFonts w:hint="eastAsia"/>
                <w:vertAlign w:val="subscript"/>
              </w:rPr>
              <w:t>2</w:t>
            </w:r>
            <w:r>
              <w:t>O</w:t>
            </w:r>
            <w:r>
              <w:rPr>
                <w:rFonts w:hint="eastAsia"/>
                <w:vertAlign w:val="subscript"/>
              </w:rPr>
              <w:t>4</w:t>
            </w:r>
            <w:r>
              <w:t>)</w:t>
            </w:r>
            <w:r>
              <w:rPr>
                <w:rFonts w:hint="eastAsia"/>
                <w:vertAlign w:val="subscript"/>
              </w:rPr>
              <w:t>3</w:t>
            </w:r>
            <w:r>
              <w:t>]</w:t>
            </w:r>
            <w:r>
              <w:rPr>
                <w:rFonts w:hint="eastAsia"/>
                <w:vertAlign w:val="superscript"/>
              </w:rPr>
              <w:t>3-</w:t>
            </w:r>
            <w:r>
              <w:rPr>
                <w:rFonts w:hint="eastAsia"/>
              </w:rPr>
              <w:t>为内界。</w:t>
            </w:r>
          </w:p>
          <w:p w14:paraId="3D318D41">
            <w:r>
              <w:rPr>
                <w:rFonts w:hint="eastAsia"/>
              </w:rPr>
              <w:t>（2）酸度影响：强酸（</w:t>
            </w:r>
            <w:r>
              <w:t>H</w:t>
            </w:r>
            <w:r>
              <w:rPr>
                <w:rFonts w:hint="eastAsia"/>
                <w:vertAlign w:val="subscript"/>
              </w:rPr>
              <w:t>2</w:t>
            </w:r>
            <w:r>
              <w:t>SO</w:t>
            </w:r>
            <w:r>
              <w:rPr>
                <w:rFonts w:hint="eastAsia"/>
                <w:vertAlign w:val="subscript"/>
              </w:rPr>
              <w:t>4</w:t>
            </w:r>
            <w:r>
              <w:rPr>
                <w:rFonts w:hint="eastAsia"/>
              </w:rPr>
              <w:t>）能与</w:t>
            </w:r>
            <w:r>
              <w:t>C</w:t>
            </w:r>
            <w:r>
              <w:rPr>
                <w:rFonts w:hint="eastAsia"/>
                <w:vertAlign w:val="subscript"/>
              </w:rPr>
              <w:t>2</w:t>
            </w:r>
            <w:r>
              <w:t>O</w:t>
            </w:r>
            <w:r>
              <w:rPr>
                <w:rFonts w:hint="eastAsia"/>
                <w:vertAlign w:val="subscript"/>
              </w:rPr>
              <w:t>4</w:t>
            </w:r>
            <w:r>
              <w:rPr>
                <w:rFonts w:hint="eastAsia"/>
                <w:vertAlign w:val="superscript"/>
              </w:rPr>
              <w:t>2-</w:t>
            </w:r>
            <w:r>
              <w:rPr>
                <w:rFonts w:hint="eastAsia"/>
              </w:rPr>
              <w:t>结合，</w:t>
            </w:r>
            <w:ins w:id="15" w:author="WPS_1559650426" w:date="2026-04-27T21:31:15Z">
              <w:r>
                <w:rPr>
                  <w:rFonts w:hint="eastAsia"/>
                  <w:lang w:val="en-US" w:eastAsia="zh-CN"/>
                </w:rPr>
                <w:t>弱酸</w:t>
              </w:r>
            </w:ins>
            <w:ins w:id="16" w:author="WPS_1559650426" w:date="2026-04-27T21:31:17Z">
              <w:r>
                <w:rPr>
                  <w:rFonts w:hint="eastAsia"/>
                  <w:lang w:val="en-US" w:eastAsia="zh-CN"/>
                </w:rPr>
                <w:t>HAc</w:t>
              </w:r>
            </w:ins>
            <w:ins w:id="17" w:author="WPS_1559650426" w:date="2026-04-27T21:31:19Z">
              <w:r>
                <w:rPr>
                  <w:rFonts w:hint="eastAsia"/>
                  <w:lang w:val="en-US" w:eastAsia="zh-CN"/>
                </w:rPr>
                <w:t>。</w:t>
              </w:r>
            </w:ins>
            <w:ins w:id="18" w:author="WPS_1559650426" w:date="2026-04-27T21:31:20Z">
              <w:r>
                <w:rPr>
                  <w:rFonts w:hint="eastAsia"/>
                  <w:lang w:val="en-US" w:eastAsia="zh-CN"/>
                </w:rPr>
                <w:t>。。。</w:t>
              </w:r>
            </w:ins>
            <w:r>
              <w:rPr>
                <w:rFonts w:hint="eastAsia"/>
              </w:rPr>
              <w:t>使配位平衡左移释放</w:t>
            </w:r>
            <w:r>
              <w:t>Fe</w:t>
            </w:r>
            <w:r>
              <w:rPr>
                <w:rFonts w:hint="eastAsia"/>
                <w:vertAlign w:val="superscript"/>
              </w:rPr>
              <w:t>3+</w:t>
            </w:r>
            <w:r>
              <w:rPr>
                <w:rFonts w:hint="eastAsia"/>
              </w:rPr>
              <w:t>；氨水则通过</w:t>
            </w:r>
            <w:r>
              <w:t>OH</w:t>
            </w:r>
            <w:r>
              <w:rPr>
                <w:rFonts w:hint="eastAsia"/>
                <w:vertAlign w:val="superscript"/>
              </w:rPr>
              <w:t>-</w:t>
            </w:r>
            <w:r>
              <w:rPr>
                <w:rFonts w:hint="eastAsia"/>
              </w:rPr>
              <w:t>沉淀</w:t>
            </w:r>
            <w:r>
              <w:t>Fe</w:t>
            </w:r>
            <w:r>
              <w:rPr>
                <w:rFonts w:hint="eastAsia"/>
                <w:vertAlign w:val="superscript"/>
              </w:rPr>
              <w:t>3+</w:t>
            </w:r>
            <w:r>
              <w:rPr>
                <w:rFonts w:hint="eastAsia"/>
              </w:rPr>
              <w:t>破坏配合物。</w:t>
            </w:r>
          </w:p>
          <w:p w14:paraId="1F1A16B2">
            <w:pPr>
              <w:rPr>
                <w:rFonts w:hint="eastAsia" w:eastAsiaTheme="minorEastAsia"/>
                <w:lang w:val="en-US" w:eastAsia="zh-CN"/>
              </w:rPr>
            </w:pPr>
            <w:r>
              <w:rPr>
                <w:rFonts w:hint="eastAsia"/>
              </w:rPr>
              <w:t>（3）沉淀反应：</w:t>
            </w:r>
            <w:r>
              <w:t>S</w:t>
            </w:r>
            <w:r>
              <w:rPr>
                <w:rFonts w:hint="eastAsia"/>
                <w:vertAlign w:val="superscript"/>
              </w:rPr>
              <w:t>2-</w:t>
            </w:r>
            <w:r>
              <w:rPr>
                <w:rFonts w:hint="eastAsia"/>
              </w:rPr>
              <w:t>与</w:t>
            </w:r>
            <w:r>
              <w:t>Fe</w:t>
            </w:r>
            <w:r>
              <w:rPr>
                <w:rFonts w:hint="eastAsia"/>
                <w:vertAlign w:val="superscript"/>
              </w:rPr>
              <w:t>3+</w:t>
            </w:r>
            <w:r>
              <w:rPr>
                <w:rFonts w:hint="eastAsia"/>
              </w:rPr>
              <w:t>生成</w:t>
            </w:r>
            <w:r>
              <w:t>Fe</w:t>
            </w:r>
            <w:r>
              <w:rPr>
                <w:rFonts w:hint="eastAsia"/>
                <w:vertAlign w:val="subscript"/>
              </w:rPr>
              <w:t>2</w:t>
            </w:r>
            <w:r>
              <w:t>S</w:t>
            </w:r>
            <w:r>
              <w:rPr>
                <w:rFonts w:hint="eastAsia"/>
                <w:vertAlign w:val="subscript"/>
              </w:rPr>
              <w:t>3</w:t>
            </w:r>
            <w:r>
              <w:rPr>
                <w:rFonts w:hint="eastAsia"/>
              </w:rPr>
              <w:t>黑色沉淀，彻底破坏配合物。</w:t>
            </w:r>
          </w:p>
          <w:p w14:paraId="75E65586">
            <w:r>
              <w:rPr>
                <w:rFonts w:hint="eastAsia"/>
              </w:rPr>
              <w:t>（4）配体稳定顺序：通过相互转化实验及</w:t>
            </w:r>
            <w:r>
              <w:t>NaOH</w:t>
            </w:r>
            <w:r>
              <w:rPr>
                <w:rFonts w:hint="eastAsia"/>
              </w:rPr>
              <w:t>稳定性测试，确定配体与</w:t>
            </w:r>
            <w:r>
              <w:t>Fe</w:t>
            </w:r>
            <w:r>
              <w:rPr>
                <w:rFonts w:hint="eastAsia"/>
                <w:vertAlign w:val="superscript"/>
              </w:rPr>
              <w:t>3+</w:t>
            </w:r>
            <w:r>
              <w:rPr>
                <w:rFonts w:hint="eastAsia"/>
              </w:rPr>
              <w:t>的配位能力强弱顺序为：</w:t>
            </w:r>
            <w:r>
              <w:t>CN</w:t>
            </w:r>
            <w:r>
              <w:rPr>
                <w:rFonts w:hint="eastAsia"/>
                <w:vertAlign w:val="superscript"/>
              </w:rPr>
              <w:t>-</w:t>
            </w:r>
            <w:r>
              <w:t>&gt;C</w:t>
            </w:r>
            <w:r>
              <w:rPr>
                <w:rFonts w:hint="eastAsia"/>
                <w:vertAlign w:val="subscript"/>
              </w:rPr>
              <w:t>2</w:t>
            </w:r>
            <w:r>
              <w:t>O</w:t>
            </w:r>
            <w:r>
              <w:rPr>
                <w:rFonts w:hint="eastAsia"/>
                <w:vertAlign w:val="subscript"/>
              </w:rPr>
              <w:t>4</w:t>
            </w:r>
            <w:r>
              <w:rPr>
                <w:rFonts w:hint="eastAsia"/>
                <w:vertAlign w:val="superscript"/>
              </w:rPr>
              <w:t>2-</w:t>
            </w:r>
            <w:r>
              <w:t>&gt;F</w:t>
            </w:r>
            <w:r>
              <w:rPr>
                <w:rFonts w:hint="eastAsia"/>
                <w:vertAlign w:val="superscript"/>
              </w:rPr>
              <w:t>-</w:t>
            </w:r>
            <w:r>
              <w:t>&gt;SCN</w:t>
            </w:r>
            <w:r>
              <w:rPr>
                <w:rFonts w:hint="eastAsia"/>
                <w:vertAlign w:val="superscript"/>
              </w:rPr>
              <w:t>-</w:t>
            </w:r>
            <w:r>
              <w:rPr>
                <w:rFonts w:hint="eastAsia"/>
              </w:rPr>
              <w:t>。</w:t>
            </w:r>
          </w:p>
          <w:p w14:paraId="3D484AD3">
            <w:r>
              <w:rPr>
                <w:rFonts w:hint="eastAsia"/>
              </w:rPr>
              <w:t>（5）光化学性质：产品与铁氰化钾混合液经光照后由浅黄色变为蓝色，证实三草酸合铁（Ⅲ）酸钾具有光敏性，可发生光还原反应。</w:t>
            </w:r>
          </w:p>
          <w:p w14:paraId="285711AC">
            <w:pPr>
              <w:ind w:firstLine="420" w:firstLineChars="200"/>
            </w:pPr>
            <w:r>
              <w:rPr>
                <w:rFonts w:hint="eastAsia"/>
              </w:rPr>
              <w:t>综上，本实验掌握了配合物的制备、溶剂替换法结晶、配位平衡移动规律及稳定性比较方法，达到了预期实验目的。</w:t>
            </w:r>
          </w:p>
          <w:p w14:paraId="00191D2D">
            <w:r>
              <w:rPr>
                <w:rFonts w:hint="eastAsia"/>
              </w:rPr>
              <w:t>2. 问题</w:t>
            </w:r>
          </w:p>
          <w:p w14:paraId="0CF4144C">
            <w:r>
              <w:rPr>
                <w:rFonts w:hint="eastAsia"/>
              </w:rPr>
              <w:t>（1）在三草酸合铁（Ⅲ）酸钾制备的实验中：</w:t>
            </w:r>
          </w:p>
          <w:p w14:paraId="0ABB6CB2">
            <w:r>
              <w:rPr>
                <w:rFonts w:hint="eastAsia"/>
              </w:rPr>
              <w:t>①加入过氧化氢溶液的速度过慢或过快各有何缺点？用过氧化氢作氧化剂有何优越之处？</w:t>
            </w:r>
          </w:p>
          <w:p w14:paraId="73A095AF">
            <w:pPr>
              <w:ind w:firstLine="420" w:firstLineChars="200"/>
            </w:pPr>
            <w:r>
              <w:rPr>
                <w:rFonts w:hint="eastAsia"/>
              </w:rPr>
              <w:t>若滴速太慢，溶液中</w:t>
            </w:r>
            <w:r>
              <w:t>H</w:t>
            </w:r>
            <w:r>
              <w:rPr>
                <w:rFonts w:hint="eastAsia"/>
                <w:vertAlign w:val="subscript"/>
              </w:rPr>
              <w:t>2</w:t>
            </w:r>
            <w:r>
              <w:t>O</w:t>
            </w:r>
            <w:r>
              <w:rPr>
                <w:rFonts w:hint="eastAsia"/>
                <w:vertAlign w:val="subscript"/>
              </w:rPr>
              <w:t>2</w:t>
            </w:r>
            <w:r>
              <w:rPr>
                <w:rFonts w:hint="eastAsia"/>
              </w:rPr>
              <w:t>浓度偏低，反应速率太慢；若滴速太快，</w:t>
            </w:r>
            <w:r>
              <w:t>H</w:t>
            </w:r>
            <w:r>
              <w:rPr>
                <w:rFonts w:hint="eastAsia"/>
                <w:vertAlign w:val="subscript"/>
              </w:rPr>
              <w:t>2</w:t>
            </w:r>
            <w:r>
              <w:t>O</w:t>
            </w:r>
            <w:r>
              <w:rPr>
                <w:rFonts w:hint="eastAsia"/>
                <w:vertAlign w:val="subscript"/>
              </w:rPr>
              <w:t>2</w:t>
            </w:r>
            <w:r>
              <w:rPr>
                <w:rFonts w:hint="eastAsia"/>
              </w:rPr>
              <w:t>会因局部过浓而迅速发生分解，导致氧化效率下降，使</w:t>
            </w:r>
            <w:r>
              <w:t>Fe</w:t>
            </w:r>
            <w:r>
              <w:rPr>
                <w:rFonts w:hint="eastAsia"/>
              </w:rPr>
              <w:t>（Ⅱ）未被充分氧化为</w:t>
            </w:r>
            <w:r>
              <w:t>Fe</w:t>
            </w:r>
            <w:r>
              <w:rPr>
                <w:rFonts w:hint="eastAsia"/>
              </w:rPr>
              <w:t>（Ⅲ），最终产率降低。</w:t>
            </w:r>
          </w:p>
          <w:p w14:paraId="3292F1F6">
            <w:pPr>
              <w:ind w:firstLine="420" w:firstLineChars="200"/>
            </w:pPr>
            <w:r>
              <w:rPr>
                <w:rFonts w:hint="eastAsia"/>
              </w:rPr>
              <w:t>过氧化氢的分解产物是水和氧气，不会引入其他杂质离子，且氧化能力适中，易于控制反应速率。</w:t>
            </w:r>
          </w:p>
          <w:p w14:paraId="5345AE46">
            <w:r>
              <w:rPr>
                <w:rFonts w:hint="eastAsia"/>
              </w:rPr>
              <w:t>②最后一步能否用蒸干溶液的办法来提高产率？</w:t>
            </w:r>
          </w:p>
          <w:p w14:paraId="5FAF7E97">
            <w:pPr>
              <w:ind w:firstLine="420" w:firstLineChars="200"/>
            </w:pPr>
            <w:r>
              <w:rPr>
                <w:rFonts w:hint="eastAsia"/>
              </w:rPr>
              <w:t>不能。三草酸合铁（Ⅲ）酸钾对热不稳定，在110 ℃以上会失去结晶水，并在230 ℃时分解。蒸干溶液会直接导致产物分解。</w:t>
            </w:r>
          </w:p>
          <w:p w14:paraId="333B8374">
            <w:r>
              <w:rPr>
                <w:rFonts w:hint="eastAsia"/>
              </w:rPr>
              <w:t>③制得草酸亚铁后，要洗去哪些杂质？</w:t>
            </w:r>
          </w:p>
          <w:p w14:paraId="7312A37D">
            <w:pPr>
              <w:ind w:firstLine="420" w:firstLineChars="200"/>
            </w:pPr>
            <w:r>
              <w:rPr>
                <w:rFonts w:hint="eastAsia"/>
              </w:rPr>
              <w:t>洗涤的主要目的是去除沉淀表面吸附的</w:t>
            </w:r>
            <w:r>
              <w:t>SO</w:t>
            </w:r>
            <w:r>
              <w:rPr>
                <w:rFonts w:hint="eastAsia"/>
                <w:vertAlign w:val="subscript"/>
              </w:rPr>
              <w:t>4</w:t>
            </w:r>
            <w:r>
              <w:rPr>
                <w:rFonts w:hint="eastAsia"/>
                <w:vertAlign w:val="superscript"/>
              </w:rPr>
              <w:t>2-</w:t>
            </w:r>
            <w:r>
              <w:rPr>
                <w:rFonts w:hint="eastAsia"/>
              </w:rPr>
              <w:t>杂质离子。</w:t>
            </w:r>
          </w:p>
          <w:p w14:paraId="0D2ED2AF">
            <w:r>
              <w:rPr>
                <w:rFonts w:hint="eastAsia"/>
              </w:rPr>
              <w:t>④能否直接由Fe</w:t>
            </w:r>
            <w:r>
              <w:rPr>
                <w:rFonts w:hint="eastAsia"/>
                <w:vertAlign w:val="superscript"/>
              </w:rPr>
              <w:t>3+</w:t>
            </w:r>
            <w:r>
              <w:rPr>
                <w:rFonts w:hint="eastAsia"/>
              </w:rPr>
              <w:t>制备K</w:t>
            </w:r>
            <w:r>
              <w:rPr>
                <w:rFonts w:hint="eastAsia"/>
                <w:vertAlign w:val="subscript"/>
              </w:rPr>
              <w:t>3</w:t>
            </w:r>
            <w:r>
              <w:rPr>
                <w:rFonts w:hint="eastAsia"/>
              </w:rPr>
              <w:t>[Fe(C</w:t>
            </w:r>
            <w:r>
              <w:rPr>
                <w:rFonts w:hint="eastAsia"/>
                <w:vertAlign w:val="subscript"/>
              </w:rPr>
              <w:t>2</w:t>
            </w:r>
            <w:r>
              <w:rPr>
                <w:rFonts w:hint="eastAsia"/>
              </w:rPr>
              <w:t>O</w:t>
            </w:r>
            <w:r>
              <w:rPr>
                <w:rFonts w:hint="eastAsia"/>
                <w:vertAlign w:val="subscript"/>
              </w:rPr>
              <w:t>4</w:t>
            </w:r>
            <w:r>
              <w:rPr>
                <w:rFonts w:hint="eastAsia"/>
              </w:rPr>
              <w:t>)</w:t>
            </w:r>
            <w:r>
              <w:rPr>
                <w:rFonts w:hint="eastAsia"/>
                <w:vertAlign w:val="subscript"/>
              </w:rPr>
              <w:t>3</w:t>
            </w:r>
            <w:r>
              <w:rPr>
                <w:rFonts w:hint="eastAsia"/>
              </w:rPr>
              <w:t>]？有无更佳制备方法？查阅资料后回答。</w:t>
            </w:r>
          </w:p>
          <w:p w14:paraId="502E30C6">
            <w:pPr>
              <w:ind w:firstLine="420" w:firstLineChars="200"/>
            </w:pPr>
            <w:r>
              <w:rPr>
                <w:rFonts w:hint="eastAsia"/>
              </w:rPr>
              <w:t>能。存在直接以</w:t>
            </w:r>
            <w:r>
              <w:t>Fe</w:t>
            </w:r>
            <w:r>
              <w:rPr>
                <w:rFonts w:hint="eastAsia"/>
                <w:vertAlign w:val="superscript"/>
              </w:rPr>
              <w:t>3+</w:t>
            </w:r>
            <w:r>
              <w:rPr>
                <w:rFonts w:hint="eastAsia"/>
              </w:rPr>
              <w:t>盐为原料的制备方法。例如，以FeCl</w:t>
            </w:r>
            <w:r>
              <w:rPr>
                <w:rFonts w:hint="eastAsia"/>
                <w:vertAlign w:val="subscript"/>
              </w:rPr>
              <w:t>3</w:t>
            </w:r>
            <w:r>
              <w:rPr>
                <w:rFonts w:hint="eastAsia"/>
              </w:rPr>
              <w:t>或</w:t>
            </w:r>
            <w:r>
              <w:t>Fe</w:t>
            </w:r>
            <w:r>
              <w:rPr>
                <w:rFonts w:hint="eastAsia"/>
                <w:vertAlign w:val="subscript"/>
              </w:rPr>
              <w:t>2</w:t>
            </w:r>
            <w:r>
              <w:t>(SO</w:t>
            </w:r>
            <w:r>
              <w:rPr>
                <w:rFonts w:hint="eastAsia"/>
                <w:vertAlign w:val="subscript"/>
              </w:rPr>
              <w:t>4</w:t>
            </w:r>
            <w:r>
              <w:t>)</w:t>
            </w:r>
            <w:r>
              <w:rPr>
                <w:rFonts w:hint="eastAsia"/>
                <w:vertAlign w:val="subscript"/>
              </w:rPr>
              <w:t>3</w:t>
            </w:r>
            <w:r>
              <w:rPr>
                <w:rFonts w:hint="eastAsia"/>
              </w:rPr>
              <w:t>与</w:t>
            </w:r>
            <w:r>
              <w:t>K</w:t>
            </w:r>
            <w:r>
              <w:rPr>
                <w:rFonts w:hint="eastAsia"/>
                <w:vertAlign w:val="subscript"/>
              </w:rPr>
              <w:t>2</w:t>
            </w:r>
            <w:r>
              <w:t>C</w:t>
            </w:r>
            <w:r>
              <w:rPr>
                <w:rFonts w:hint="eastAsia"/>
                <w:vertAlign w:val="subscript"/>
              </w:rPr>
              <w:t>2</w:t>
            </w:r>
            <w:r>
              <w:t>O</w:t>
            </w:r>
            <w:r>
              <w:rPr>
                <w:rFonts w:hint="eastAsia"/>
                <w:vertAlign w:val="subscript"/>
              </w:rPr>
              <w:t>4</w:t>
            </w:r>
            <w:r>
              <w:rPr>
                <w:rFonts w:hint="eastAsia"/>
              </w:rPr>
              <w:t>为原料，可以直接合成目标产物，此方法步骤更短。</w:t>
            </w:r>
          </w:p>
          <w:p w14:paraId="5855395F">
            <w:r>
              <w:rPr>
                <w:rFonts w:hint="eastAsia"/>
              </w:rPr>
              <w:t>⑤哪些试剂不可以过量？为什么最后加入草酸溶液要逐滴滴加？</w:t>
            </w:r>
          </w:p>
          <w:p w14:paraId="58DD2CE2">
            <w:pPr>
              <w:ind w:firstLine="420" w:firstLineChars="200"/>
            </w:pPr>
            <w:r>
              <w:rPr>
                <w:rFonts w:hint="eastAsia"/>
              </w:rPr>
              <w:t>草酸。加入过多会与Fe</w:t>
            </w:r>
            <w:r>
              <w:rPr>
                <w:rFonts w:hint="eastAsia"/>
                <w:vertAlign w:val="superscript"/>
              </w:rPr>
              <w:t>3+</w:t>
            </w:r>
            <w:r>
              <w:rPr>
                <w:rFonts w:hint="eastAsia"/>
              </w:rPr>
              <w:t>发生氧化还原反应导致产率下降。</w:t>
            </w:r>
          </w:p>
          <w:p w14:paraId="5CEED88F">
            <w:pPr>
              <w:ind w:firstLine="420" w:firstLineChars="200"/>
            </w:pPr>
            <w:r>
              <w:rPr>
                <w:rFonts w:hint="eastAsia"/>
              </w:rPr>
              <w:t>逐滴加入草酸是因为在氧化配位反应后，体系中存在生成的</w:t>
            </w:r>
            <w:r>
              <w:t>Fe(OH)</w:t>
            </w:r>
            <w:r>
              <w:rPr>
                <w:rFonts w:hint="eastAsia"/>
                <w:vertAlign w:val="subscript"/>
              </w:rPr>
              <w:t>3</w:t>
            </w:r>
            <w:r>
              <w:rPr>
                <w:rFonts w:hint="eastAsia"/>
              </w:rPr>
              <w:t>，逐滴加入可以防止草酸局部过量，避免因局部过酸导致Fe</w:t>
            </w:r>
            <w:r>
              <w:rPr>
                <w:rFonts w:hint="eastAsia"/>
                <w:vertAlign w:val="superscript"/>
              </w:rPr>
              <w:t>3+</w:t>
            </w:r>
            <w:r>
              <w:rPr>
                <w:rFonts w:hint="eastAsia"/>
              </w:rPr>
              <w:t>被草酸还原，从而保证产率。</w:t>
            </w:r>
          </w:p>
          <w:p w14:paraId="5886DB62">
            <w:r>
              <w:rPr>
                <w:rFonts w:hint="eastAsia"/>
              </w:rPr>
              <w:t>⑥应根据哪种试剂的用量计算产率？</w:t>
            </w:r>
          </w:p>
          <w:p w14:paraId="5692FBC5">
            <w:pPr>
              <w:ind w:firstLine="420" w:firstLineChars="200"/>
            </w:pPr>
            <w:r>
              <w:rPr>
                <w:rFonts w:hint="eastAsia"/>
              </w:rPr>
              <w:t>应根据摩尔盐的用量计算产率。</w:t>
            </w:r>
          </w:p>
          <w:p w14:paraId="021F397B">
            <w:r>
              <w:rPr>
                <w:rFonts w:hint="eastAsia"/>
              </w:rPr>
              <w:t>（2）影响配合物稳定性的因素有哪些？</w:t>
            </w:r>
          </w:p>
          <w:p w14:paraId="7B9E6DE4">
            <w:r>
              <w:rPr>
                <w:rFonts w:hint="eastAsia"/>
              </w:rPr>
              <w:t>内在因素：</w:t>
            </w:r>
          </w:p>
          <w:p w14:paraId="144C65E5">
            <w:r>
              <w:rPr>
                <w:rFonts w:hint="eastAsia"/>
              </w:rPr>
              <w:t>①中心原子电荷越高、半径越小，与配体形成的配位键越强，配合物越稳定。</w:t>
            </w:r>
          </w:p>
          <w:p w14:paraId="51EDC64D">
            <w:r>
              <w:rPr>
                <w:rFonts w:hint="eastAsia"/>
              </w:rPr>
              <w:t>②配体的给电子能力、螯合效应、空间位阻等都会显著影响稳定性。</w:t>
            </w:r>
          </w:p>
          <w:p w14:paraId="29DD5616">
            <w:r>
              <w:rPr>
                <w:rFonts w:hint="eastAsia"/>
              </w:rPr>
              <w:t>③当中心原子与配体形成反馈π键时，可以增加电子云密度，使配合物更稳定。</w:t>
            </w:r>
          </w:p>
          <w:p w14:paraId="2B3C42DD">
            <w:r>
              <w:rPr>
                <w:rFonts w:hint="eastAsia"/>
              </w:rPr>
              <w:t>外在因素：</w:t>
            </w:r>
          </w:p>
          <w:p w14:paraId="79D83038">
            <w:r>
              <w:rPr>
                <w:rFonts w:hint="eastAsia"/>
              </w:rPr>
              <w:t>①改变</w:t>
            </w:r>
            <w:r>
              <w:t>pH</w:t>
            </w:r>
            <w:r>
              <w:rPr>
                <w:rFonts w:hint="eastAsia"/>
              </w:rPr>
              <w:t>值会影响弱酸根配体的存在形式，从而破坏配位平衡。</w:t>
            </w:r>
          </w:p>
          <w:p w14:paraId="75BEBD8A">
            <w:r>
              <w:rPr>
                <w:rFonts w:hint="eastAsia"/>
              </w:rPr>
              <w:t>②改变反应物的浓度会影响配位平衡。</w:t>
            </w:r>
          </w:p>
          <w:p w14:paraId="317A583C">
            <w:r>
              <w:rPr>
                <w:rFonts w:hint="eastAsia"/>
              </w:rPr>
              <w:t>③如果溶液中有能与中心离子生成难溶物的阴离子，会极大降低金属离子浓度，导致配位反应平衡左移。</w:t>
            </w:r>
          </w:p>
          <w:p w14:paraId="28B07657">
            <w:r>
              <w:rPr>
                <w:rFonts w:hint="eastAsia"/>
              </w:rPr>
              <w:t>④存在配位能力更强的配体时，会发生副反应，使原配合物转化为更稳定的新配合物。</w:t>
            </w:r>
          </w:p>
          <w:p w14:paraId="1DFF5896">
            <w:r>
              <w:rPr>
                <w:rFonts w:hint="eastAsia"/>
              </w:rPr>
              <w:t>3. 讨论</w:t>
            </w:r>
          </w:p>
          <w:p w14:paraId="0F5F0936">
            <w:r>
              <w:rPr>
                <w:rFonts w:hint="eastAsia"/>
              </w:rPr>
              <w:t>（1）产率分析</w:t>
            </w:r>
          </w:p>
          <w:p w14:paraId="4E08A209">
            <w:pPr>
              <w:ind w:firstLine="420" w:firstLineChars="200"/>
            </w:pPr>
            <w:r>
              <w:rPr>
                <w:rFonts w:hint="eastAsia"/>
              </w:rPr>
              <w:t>本次实验制备的三草酸合铁（Ⅲ）酸钾的产率仅有32.5%，试分析制备过程中产物的损耗如何产生。</w:t>
            </w:r>
          </w:p>
          <w:p w14:paraId="1CE9CB13">
            <w:pPr>
              <w:ind w:firstLine="420" w:firstLineChars="200"/>
            </w:pPr>
            <w:r>
              <w:rPr>
                <w:rFonts w:hint="eastAsia"/>
              </w:rPr>
              <w:t>在制备实验步骤a洗涤草酸亚铁沉淀时使用热的蒸馏水洗涤时，可以观察到试管中所装液体为浅黄色，其中浅黄色成分为极细小的草酸亚铁固体分散于溶液中，洗涤多次导致其部分流失损耗，使得后续所得三草酸合铁（Ⅲ）酸钾溶液并不饱和，制得产物质量偏低，产率偏低。</w:t>
            </w:r>
          </w:p>
          <w:p w14:paraId="53563048">
            <w:pPr>
              <w:ind w:firstLine="420" w:firstLineChars="200"/>
              <w:rPr>
                <w:ins w:id="19" w:author="WPS_1559650426" w:date="2026-04-27T21:30:07Z"/>
                <w:rFonts w:hint="eastAsia"/>
              </w:rPr>
            </w:pPr>
            <w:r>
              <w:rPr>
                <w:rFonts w:hint="eastAsia"/>
              </w:rPr>
              <w:t>除洗涤损失外，产率偏低还可能与结晶母液中产物的溶解残留有关。</w:t>
            </w:r>
            <w:r>
              <w:t>25 </w:t>
            </w:r>
            <w:r>
              <w:rPr>
                <w:rFonts w:hint="eastAsia"/>
              </w:rPr>
              <w:t>℃时，</w:t>
            </w:r>
            <w:r>
              <w:t>K</w:t>
            </w:r>
            <w:r>
              <w:rPr>
                <w:rFonts w:hint="eastAsia"/>
                <w:vertAlign w:val="subscript"/>
              </w:rPr>
              <w:t>3</w:t>
            </w:r>
            <w:r>
              <w:t>[Fe(C</w:t>
            </w:r>
            <w:r>
              <w:rPr>
                <w:rFonts w:hint="eastAsia"/>
                <w:vertAlign w:val="subscript"/>
              </w:rPr>
              <w:t>2</w:t>
            </w:r>
            <w:r>
              <w:t>O</w:t>
            </w:r>
            <w:r>
              <w:rPr>
                <w:rFonts w:hint="eastAsia"/>
                <w:vertAlign w:val="subscript"/>
              </w:rPr>
              <w:t>4</w:t>
            </w:r>
            <w:r>
              <w:t>)</w:t>
            </w:r>
            <w:r>
              <w:rPr>
                <w:rFonts w:hint="eastAsia"/>
                <w:vertAlign w:val="subscript"/>
              </w:rPr>
              <w:t>3</w:t>
            </w:r>
            <w:r>
              <w:t>]</w:t>
            </w:r>
            <w:r>
              <w:rPr>
                <w:rFonts w:hint="eastAsia"/>
              </w:rPr>
              <w:t>·</w:t>
            </w:r>
            <w:r>
              <w:t>3H</w:t>
            </w:r>
            <w:r>
              <w:rPr>
                <w:rFonts w:hint="eastAsia"/>
                <w:vertAlign w:val="subscript"/>
              </w:rPr>
              <w:t>2</w:t>
            </w:r>
            <w:r>
              <w:t>O</w:t>
            </w:r>
            <w:r>
              <w:rPr>
                <w:rFonts w:hint="eastAsia"/>
              </w:rPr>
              <w:t>在水中的溶解度约为</w:t>
            </w:r>
            <w:r>
              <w:t>4.7 g/100 g</w:t>
            </w:r>
            <w:r>
              <w:rPr>
                <w:rFonts w:hint="eastAsia"/>
              </w:rPr>
              <w:t>水，加入</w:t>
            </w:r>
            <w:r>
              <w:t>10 mL</w:t>
            </w:r>
            <w:r>
              <w:rPr>
                <w:rFonts w:hint="eastAsia"/>
              </w:rPr>
              <w:t>乙醇后溶解度虽显著降低，但母液体积约</w:t>
            </w:r>
            <w:r>
              <w:t>40~50 mL</w:t>
            </w:r>
            <w:r>
              <w:rPr>
                <w:rFonts w:hint="eastAsia"/>
              </w:rPr>
              <w:t>，仍可能溶解约</w:t>
            </w:r>
            <w:r>
              <w:t>1~2 g</w:t>
            </w:r>
            <w:r>
              <w:rPr>
                <w:rFonts w:hint="eastAsia"/>
              </w:rPr>
              <w:t>产物，使得产率偏低。</w:t>
            </w:r>
          </w:p>
          <w:p w14:paraId="0564A71C">
            <w:pPr>
              <w:ind w:firstLine="420" w:firstLineChars="200"/>
              <w:rPr>
                <w:rFonts w:hint="default" w:eastAsiaTheme="minorEastAsia"/>
                <w:lang w:val="en-US" w:eastAsia="zh-CN"/>
              </w:rPr>
            </w:pPr>
            <w:ins w:id="20" w:author="WPS_1559650426" w:date="2026-04-27T21:30:14Z">
              <w:r>
                <w:rPr>
                  <w:rFonts w:hint="eastAsia"/>
                  <w:lang w:val="en-US" w:eastAsia="zh-CN"/>
                </w:rPr>
                <w:t>这里</w:t>
              </w:r>
            </w:ins>
            <w:ins w:id="21" w:author="WPS_1559650426" w:date="2026-04-27T21:30:22Z">
              <w:r>
                <w:rPr>
                  <w:rFonts w:hint="eastAsia"/>
                  <w:lang w:val="en-US" w:eastAsia="zh-CN"/>
                </w:rPr>
                <w:t>母液</w:t>
              </w:r>
            </w:ins>
            <w:ins w:id="22" w:author="WPS_1559650426" w:date="2026-04-27T21:30:23Z">
              <w:r>
                <w:rPr>
                  <w:rFonts w:hint="eastAsia"/>
                  <w:lang w:val="en-US" w:eastAsia="zh-CN"/>
                </w:rPr>
                <w:t>中</w:t>
              </w:r>
            </w:ins>
            <w:ins w:id="23" w:author="WPS_1559650426" w:date="2026-04-27T21:30:33Z">
              <w:r>
                <w:rPr>
                  <w:rFonts w:hint="eastAsia"/>
                  <w:lang w:val="en-US" w:eastAsia="zh-CN"/>
                </w:rPr>
                <w:t>残余</w:t>
              </w:r>
            </w:ins>
            <w:ins w:id="24" w:author="WPS_1559650426" w:date="2026-04-27T21:30:34Z">
              <w:r>
                <w:rPr>
                  <w:rFonts w:hint="eastAsia"/>
                  <w:lang w:val="en-US" w:eastAsia="zh-CN"/>
                </w:rPr>
                <w:t>的</w:t>
              </w:r>
            </w:ins>
            <w:ins w:id="25" w:author="WPS_1559650426" w:date="2026-04-27T21:30:38Z">
              <w:r>
                <w:rPr>
                  <w:rFonts w:hint="eastAsia"/>
                  <w:lang w:val="en-US" w:eastAsia="zh-CN"/>
                </w:rPr>
                <w:t>溶质</w:t>
              </w:r>
            </w:ins>
            <w:ins w:id="26" w:author="WPS_1559650426" w:date="2026-04-27T21:30:39Z">
              <w:r>
                <w:rPr>
                  <w:rFonts w:hint="eastAsia"/>
                  <w:lang w:val="en-US" w:eastAsia="zh-CN"/>
                </w:rPr>
                <w:t>应该</w:t>
              </w:r>
            </w:ins>
            <w:ins w:id="27" w:author="WPS_1559650426" w:date="2026-04-27T21:30:40Z">
              <w:r>
                <w:rPr>
                  <w:rFonts w:hint="eastAsia"/>
                  <w:lang w:val="en-US" w:eastAsia="zh-CN"/>
                </w:rPr>
                <w:t>是</w:t>
              </w:r>
            </w:ins>
            <w:ins w:id="28" w:author="WPS_1559650426" w:date="2026-04-27T21:30:41Z">
              <w:r>
                <w:rPr>
                  <w:rFonts w:hint="eastAsia"/>
                  <w:lang w:val="en-US" w:eastAsia="zh-CN"/>
                </w:rPr>
                <w:t>产率</w:t>
              </w:r>
            </w:ins>
            <w:ins w:id="29" w:author="WPS_1559650426" w:date="2026-04-27T21:30:43Z">
              <w:r>
                <w:rPr>
                  <w:rFonts w:hint="eastAsia"/>
                  <w:lang w:val="en-US" w:eastAsia="zh-CN"/>
                </w:rPr>
                <w:t>偏低的</w:t>
              </w:r>
            </w:ins>
            <w:ins w:id="30" w:author="WPS_1559650426" w:date="2026-04-27T21:30:44Z">
              <w:r>
                <w:rPr>
                  <w:rFonts w:hint="eastAsia"/>
                  <w:lang w:val="en-US" w:eastAsia="zh-CN"/>
                </w:rPr>
                <w:t>主要</w:t>
              </w:r>
            </w:ins>
            <w:ins w:id="31" w:author="WPS_1559650426" w:date="2026-04-27T21:30:45Z">
              <w:r>
                <w:rPr>
                  <w:rFonts w:hint="eastAsia"/>
                  <w:lang w:val="en-US" w:eastAsia="zh-CN"/>
                </w:rPr>
                <w:t>原因。</w:t>
              </w:r>
            </w:ins>
          </w:p>
          <w:p w14:paraId="27CBA567">
            <w:r>
              <w:rPr>
                <w:rFonts w:hint="eastAsia"/>
              </w:rPr>
              <w:t>（2）配位反应与氧化还原反应的竞争</w:t>
            </w:r>
          </w:p>
          <w:p w14:paraId="5A89F879">
            <w:pPr>
              <w:ind w:firstLine="420" w:firstLineChars="200"/>
            </w:pPr>
            <w:r>
              <w:rPr>
                <w:rFonts w:hint="eastAsia"/>
              </w:rPr>
              <w:t>本实验中，</w:t>
            </w:r>
            <w:r>
              <w:t>Fe</w:t>
            </w:r>
            <w:r>
              <w:rPr>
                <w:rFonts w:hint="eastAsia"/>
                <w:vertAlign w:val="superscript"/>
              </w:rPr>
              <w:t>3+</w:t>
            </w:r>
            <w:r>
              <w:rPr>
                <w:rFonts w:hint="eastAsia"/>
              </w:rPr>
              <w:t>与</w:t>
            </w:r>
            <w:r>
              <w:t>C</w:t>
            </w:r>
            <w:r>
              <w:rPr>
                <w:rFonts w:hint="eastAsia"/>
                <w:vertAlign w:val="subscript"/>
              </w:rPr>
              <w:t>2</w:t>
            </w:r>
            <w:r>
              <w:t>O</w:t>
            </w:r>
            <w:r>
              <w:rPr>
                <w:rFonts w:hint="eastAsia"/>
                <w:vertAlign w:val="subscript"/>
              </w:rPr>
              <w:t>4</w:t>
            </w:r>
            <w:r>
              <w:rPr>
                <w:rFonts w:hint="eastAsia"/>
                <w:vertAlign w:val="superscript"/>
              </w:rPr>
              <w:t>2-</w:t>
            </w:r>
            <w:r>
              <w:rPr>
                <w:rFonts w:hint="eastAsia"/>
              </w:rPr>
              <w:t>之间同时存在配位平衡与氧化还原平衡的竞争反应，可通过调控配体浓度、</w:t>
            </w:r>
            <w:r>
              <w:t>pH</w:t>
            </w:r>
            <w:r>
              <w:rPr>
                <w:rFonts w:hint="eastAsia"/>
              </w:rPr>
              <w:t>确保配位反应占据主导以优化制备条件。</w:t>
            </w:r>
          </w:p>
          <w:p w14:paraId="1281D773">
            <w:pPr>
              <w:rPr>
                <w:rFonts w:hint="eastAsia"/>
              </w:rPr>
            </w:pPr>
            <w:r>
              <w:rPr>
                <w:rFonts w:hint="eastAsia"/>
              </w:rPr>
              <w:t>①配位反应对Fe</w:t>
            </w:r>
            <w:r>
              <w:rPr>
                <w:rFonts w:hint="eastAsia"/>
                <w:vertAlign w:val="superscript"/>
              </w:rPr>
              <w:t>3+</w:t>
            </w:r>
            <w:r>
              <w:rPr>
                <w:rFonts w:hint="eastAsia"/>
              </w:rPr>
              <w:t>/Fe</w:t>
            </w:r>
            <w:r>
              <w:rPr>
                <w:rFonts w:hint="eastAsia"/>
                <w:vertAlign w:val="superscript"/>
              </w:rPr>
              <w:t>2+</w:t>
            </w:r>
            <w:r>
              <w:rPr>
                <w:rFonts w:hint="eastAsia"/>
              </w:rPr>
              <w:t>条件电势的影响</w:t>
            </w:r>
          </w:p>
          <w:p w14:paraId="6A132E15">
            <w:pPr>
              <w:ind w:firstLine="420" w:firstLineChars="200"/>
            </w:pPr>
            <w:r>
              <w:rPr>
                <w:rFonts w:hint="eastAsia"/>
              </w:rPr>
              <w:t>查表得游离铁离子的电极电势E</w:t>
            </w:r>
            <w:r>
              <w:rPr>
                <w:rFonts w:hint="eastAsia"/>
                <w:vertAlign w:val="superscript"/>
              </w:rPr>
              <w:t>Θ</w:t>
            </w:r>
            <w:r>
              <w:rPr>
                <w:rFonts w:hint="eastAsia"/>
                <w:vertAlign w:val="subscript"/>
              </w:rPr>
              <w:t>Fe3+/Fe2+</w:t>
            </w:r>
            <w:r>
              <w:rPr>
                <w:rFonts w:hint="eastAsia"/>
              </w:rPr>
              <w:t>=0.771 V。当存在配体</w:t>
            </w:r>
            <w:r>
              <w:t>C</w:t>
            </w:r>
            <w:r>
              <w:rPr>
                <w:rFonts w:hint="eastAsia"/>
                <w:vertAlign w:val="subscript"/>
              </w:rPr>
              <w:t>2</w:t>
            </w:r>
            <w:r>
              <w:t>O</w:t>
            </w:r>
            <w:r>
              <w:rPr>
                <w:rFonts w:hint="eastAsia"/>
                <w:vertAlign w:val="subscript"/>
              </w:rPr>
              <w:t>4</w:t>
            </w:r>
            <w:r>
              <w:rPr>
                <w:rFonts w:hint="eastAsia"/>
                <w:vertAlign w:val="superscript"/>
              </w:rPr>
              <w:t>2-</w:t>
            </w:r>
            <w:r>
              <w:rPr>
                <w:rFonts w:hint="eastAsia"/>
              </w:rPr>
              <w:t>时</w:t>
            </w:r>
            <w:r>
              <w:t>Fe</w:t>
            </w:r>
            <w:r>
              <w:rPr>
                <w:rFonts w:hint="eastAsia"/>
                <w:vertAlign w:val="superscript"/>
              </w:rPr>
              <w:t>3+</w:t>
            </w:r>
            <w:r>
              <w:rPr>
                <w:rFonts w:hint="eastAsia"/>
              </w:rPr>
              <w:t>与</w:t>
            </w:r>
            <w:r>
              <w:t>Fe</w:t>
            </w:r>
            <w:r>
              <w:rPr>
                <w:rFonts w:hint="eastAsia"/>
                <w:vertAlign w:val="superscript"/>
              </w:rPr>
              <w:t>2+</w:t>
            </w:r>
            <w:r>
              <w:rPr>
                <w:rFonts w:hint="eastAsia"/>
              </w:rPr>
              <w:t>均可以与</w:t>
            </w:r>
            <w:r>
              <w:t>C</w:t>
            </w:r>
            <w:r>
              <w:rPr>
                <w:rFonts w:hint="eastAsia"/>
                <w:vertAlign w:val="subscript"/>
              </w:rPr>
              <w:t>2</w:t>
            </w:r>
            <w:r>
              <w:t>O</w:t>
            </w:r>
            <w:r>
              <w:rPr>
                <w:rFonts w:hint="eastAsia"/>
                <w:vertAlign w:val="subscript"/>
              </w:rPr>
              <w:t>4</w:t>
            </w:r>
            <w:r>
              <w:rPr>
                <w:rFonts w:hint="eastAsia"/>
                <w:vertAlign w:val="superscript"/>
              </w:rPr>
              <w:t>2-</w:t>
            </w:r>
            <w:r>
              <w:rPr>
                <w:rFonts w:hint="eastAsia"/>
              </w:rPr>
              <w:t>之间形成配合物，电对的条件电势发生变化。根据能斯特方程：</w:t>
            </w:r>
          </w:p>
          <w:p w14:paraId="6F9F574D">
            <m:oMathPara>
              <m:oMath>
                <m:sSup>
                  <m:sSupPr>
                    <m:ctrlPr>
                      <w:rPr>
                        <w:rFonts w:ascii="Cambria Math" w:hAnsi="Cambria Math"/>
                        <w:i/>
                      </w:rPr>
                    </m:ctrlPr>
                  </m:sSupPr>
                  <m:e>
                    <m:r>
                      <m:rPr/>
                      <w:rPr>
                        <w:rFonts w:hint="eastAsia" w:ascii="Cambria Math" w:hAnsi="Cambria Math"/>
                      </w:rPr>
                      <m:t>E</m:t>
                    </m:r>
                    <m:ctrlPr>
                      <w:rPr>
                        <w:rFonts w:ascii="Cambria Math" w:hAnsi="Cambria Math"/>
                        <w:i/>
                      </w:rPr>
                    </m:ctrlPr>
                  </m:e>
                  <m:sup>
                    <m:r>
                      <m:rPr/>
                      <w:rPr>
                        <w:rFonts w:hint="eastAsia" w:ascii="Cambria Math" w:hAnsi="Cambria Math"/>
                      </w:rPr>
                      <m:t>Θ</m:t>
                    </m:r>
                    <m:r>
                      <m:rPr/>
                      <w:rPr>
                        <w:rFonts w:ascii="Cambria Math" w:hAnsi="Cambria Math"/>
                      </w:rPr>
                      <m:t>'</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E</m:t>
                    </m:r>
                    <m:ctrlPr>
                      <w:rPr>
                        <w:rFonts w:ascii="Cambria Math" w:hAnsi="Cambria Math"/>
                        <w:i/>
                      </w:rPr>
                    </m:ctrlPr>
                  </m:e>
                  <m:sup>
                    <m:r>
                      <m:rPr/>
                      <w:rPr>
                        <w:rFonts w:hint="eastAsia" w:ascii="Cambria Math" w:hAnsi="Cambria Math"/>
                      </w:rPr>
                      <m:t>Θ</m:t>
                    </m:r>
                    <m:ctrlPr>
                      <w:rPr>
                        <w:rFonts w:ascii="Cambria Math" w:hAnsi="Cambria Math"/>
                        <w:i/>
                      </w:rPr>
                    </m:ctrlPr>
                  </m:sup>
                </m:sSup>
                <m:r>
                  <m:rPr/>
                  <w:rPr>
                    <w:rFonts w:ascii="Cambria Math" w:hAnsi="Cambria Math"/>
                  </w:rPr>
                  <m:t>+0.059</m:t>
                </m:r>
                <m:func>
                  <m:funcPr>
                    <m:ctrlPr>
                      <w:rPr>
                        <w:rFonts w:ascii="Cambria Math" w:hAnsi="Cambria Math"/>
                        <w:i/>
                      </w:rPr>
                    </m:ctrlPr>
                  </m:funcPr>
                  <m:fName>
                    <m:r>
                      <m:rPr>
                        <m:sty m:val="p"/>
                      </m:rPr>
                      <w:rPr>
                        <w:rFonts w:ascii="Cambria Math" w:hAnsi="Cambria Math"/>
                      </w:rPr>
                      <m:t>log</m:t>
                    </m:r>
                    <m:ctrlPr>
                      <w:rPr>
                        <w:rFonts w:ascii="Cambria Math" w:hAnsi="Cambria Math"/>
                        <w:i/>
                      </w:rPr>
                    </m:ctrlPr>
                  </m:fName>
                  <m:e>
                    <m:f>
                      <m:fPr>
                        <m:ctrlPr>
                          <w:rPr>
                            <w:rFonts w:ascii="Cambria Math" w:hAnsi="Cambria Math"/>
                            <w:i/>
                          </w:rPr>
                        </m:ctrlPr>
                      </m:fPr>
                      <m:num>
                        <m:sSub>
                          <m:sSubPr>
                            <m:ctrlPr>
                              <w:rPr>
                                <w:rFonts w:ascii="Cambria Math" w:hAnsi="Cambria Math"/>
                                <w:i/>
                              </w:rPr>
                            </m:ctrlPr>
                          </m:sSubPr>
                          <m:e>
                            <m:r>
                              <m:rPr/>
                              <w:rPr>
                                <w:rFonts w:hint="eastAsia" w:ascii="Cambria Math" w:hAnsi="Cambria Math"/>
                              </w:rPr>
                              <m:t>α</m:t>
                            </m:r>
                            <m:ctrlPr>
                              <w:rPr>
                                <w:rFonts w:ascii="Cambria Math" w:hAnsi="Cambria Math"/>
                                <w:i/>
                              </w:rPr>
                            </m:ctrlPr>
                          </m:e>
                          <m:sub>
                            <m:sSup>
                              <m:sSupPr>
                                <m:ctrlPr>
                                  <w:rPr>
                                    <w:rFonts w:ascii="Cambria Math" w:hAnsi="Cambria Math"/>
                                    <w:i/>
                                  </w:rPr>
                                </m:ctrlPr>
                              </m:sSupPr>
                              <m:e>
                                <m:r>
                                  <m:rPr>
                                    <m:sty m:val="p"/>
                                  </m:rPr>
                                  <w:rPr>
                                    <w:rFonts w:hint="eastAsia" w:ascii="Cambria Math" w:hAnsi="Cambria Math"/>
                                  </w:rPr>
                                  <m:t>Fe</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hint="eastAsia" w:ascii="Cambria Math" w:hAnsi="Cambria Math"/>
                              </w:rPr>
                              <m:t>α</m:t>
                            </m:r>
                            <m:ctrlPr>
                              <w:rPr>
                                <w:rFonts w:ascii="Cambria Math" w:hAnsi="Cambria Math"/>
                                <w:i/>
                              </w:rPr>
                            </m:ctrlPr>
                          </m:e>
                          <m:sub>
                            <m:sSup>
                              <m:sSupPr>
                                <m:ctrlPr>
                                  <w:rPr>
                                    <w:rFonts w:ascii="Cambria Math" w:hAnsi="Cambria Math"/>
                                    <w:i/>
                                  </w:rPr>
                                </m:ctrlPr>
                              </m:sSupPr>
                              <m:e>
                                <m:r>
                                  <m:rPr>
                                    <m:sty m:val="p"/>
                                  </m:rPr>
                                  <w:rPr>
                                    <w:rFonts w:hint="eastAsia" w:ascii="Cambria Math" w:hAnsi="Cambria Math"/>
                                  </w:rPr>
                                  <m:t>Fe</m:t>
                                </m:r>
                                <m:ctrlPr>
                                  <w:rPr>
                                    <w:rFonts w:ascii="Cambria Math" w:hAnsi="Cambria Math"/>
                                    <w:i/>
                                  </w:rPr>
                                </m:ctrlPr>
                              </m:e>
                              <m:sup>
                                <m:r>
                                  <m:rPr/>
                                  <w:rPr>
                                    <w:rFonts w:ascii="Cambria Math" w:hAnsi="Cambria Math"/>
                                  </w:rPr>
                                  <m:t>3+</m:t>
                                </m:r>
                                <m:ctrlPr>
                                  <w:rPr>
                                    <w:rFonts w:ascii="Cambria Math" w:hAnsi="Cambria Math"/>
                                    <w:i/>
                                  </w:rPr>
                                </m:ctrlPr>
                              </m:sup>
                            </m:sSup>
                            <m:ctrlPr>
                              <w:rPr>
                                <w:rFonts w:ascii="Cambria Math" w:hAnsi="Cambria Math"/>
                                <w:i/>
                              </w:rPr>
                            </m:ctrlPr>
                          </m:sub>
                        </m:sSub>
                        <m:ctrlPr>
                          <w:rPr>
                            <w:rFonts w:ascii="Cambria Math" w:hAnsi="Cambria Math"/>
                            <w:i/>
                          </w:rPr>
                        </m:ctrlPr>
                      </m:den>
                    </m:f>
                    <m:ctrlPr>
                      <w:rPr>
                        <w:rFonts w:ascii="Cambria Math" w:hAnsi="Cambria Math"/>
                        <w:i/>
                      </w:rPr>
                    </m:ctrlPr>
                  </m:e>
                </m:func>
              </m:oMath>
            </m:oMathPara>
          </w:p>
          <w:p w14:paraId="30A5485B">
            <w:pPr>
              <w:ind w:firstLine="420" w:firstLineChars="200"/>
              <w:rPr>
                <w:rFonts w:hint="default" w:eastAsiaTheme="minorEastAsia"/>
                <w:highlight w:val="yellow"/>
                <w:lang w:val="en-US" w:eastAsia="zh-CN"/>
              </w:rPr>
            </w:pPr>
            <w:r>
              <w:rPr>
                <w:rFonts w:hint="eastAsia"/>
                <w:highlight w:val="yellow"/>
              </w:rPr>
              <w:t>其中α为副反应系数，查表可知</w:t>
            </w:r>
            <w:r>
              <w:rPr>
                <w:highlight w:val="yellow"/>
              </w:rPr>
              <w:t>Fe</w:t>
            </w:r>
            <w:r>
              <w:rPr>
                <w:rFonts w:hint="eastAsia"/>
                <w:highlight w:val="yellow"/>
                <w:vertAlign w:val="superscript"/>
              </w:rPr>
              <w:t>3+</w:t>
            </w:r>
            <w:r>
              <w:rPr>
                <w:rFonts w:hint="eastAsia"/>
                <w:highlight w:val="yellow"/>
              </w:rPr>
              <w:t>与</w:t>
            </w:r>
            <w:r>
              <w:rPr>
                <w:highlight w:val="yellow"/>
              </w:rPr>
              <w:t>C</w:t>
            </w:r>
            <w:r>
              <w:rPr>
                <w:rFonts w:hint="eastAsia"/>
                <w:highlight w:val="yellow"/>
                <w:vertAlign w:val="subscript"/>
              </w:rPr>
              <w:t>2</w:t>
            </w:r>
            <w:r>
              <w:rPr>
                <w:highlight w:val="yellow"/>
              </w:rPr>
              <w:t>O</w:t>
            </w:r>
            <w:r>
              <w:rPr>
                <w:rFonts w:hint="eastAsia"/>
                <w:highlight w:val="yellow"/>
                <w:vertAlign w:val="subscript"/>
              </w:rPr>
              <w:t>4</w:t>
            </w:r>
            <w:r>
              <w:rPr>
                <w:rFonts w:hint="eastAsia"/>
                <w:highlight w:val="yellow"/>
                <w:vertAlign w:val="superscript"/>
              </w:rPr>
              <w:t>2-</w:t>
            </w:r>
            <w:r>
              <w:rPr>
                <w:rFonts w:hint="eastAsia"/>
                <w:highlight w:val="yellow"/>
              </w:rPr>
              <w:t>的累积稳定常数β</w:t>
            </w:r>
            <w:r>
              <w:rPr>
                <w:rFonts w:hint="eastAsia"/>
                <w:highlight w:val="yellow"/>
                <w:vertAlign w:val="subscript"/>
              </w:rPr>
              <w:t>1</w:t>
            </w:r>
            <w:r>
              <w:rPr>
                <w:rFonts w:hint="eastAsia"/>
                <w:highlight w:val="yellow"/>
              </w:rPr>
              <w:t>=10</w:t>
            </w:r>
            <w:r>
              <w:rPr>
                <w:rFonts w:hint="eastAsia"/>
                <w:highlight w:val="yellow"/>
                <w:vertAlign w:val="superscript"/>
              </w:rPr>
              <w:t>9.4</w:t>
            </w:r>
            <w:r>
              <w:rPr>
                <w:rFonts w:hint="eastAsia"/>
                <w:highlight w:val="yellow"/>
              </w:rPr>
              <w:t>，β</w:t>
            </w:r>
            <w:r>
              <w:rPr>
                <w:rFonts w:hint="eastAsia"/>
                <w:highlight w:val="yellow"/>
                <w:vertAlign w:val="subscript"/>
              </w:rPr>
              <w:t>2</w:t>
            </w:r>
            <w:r>
              <w:rPr>
                <w:rFonts w:hint="eastAsia"/>
                <w:highlight w:val="yellow"/>
              </w:rPr>
              <w:t>=10</w:t>
            </w:r>
            <w:r>
              <w:rPr>
                <w:rFonts w:hint="eastAsia"/>
                <w:highlight w:val="yellow"/>
                <w:vertAlign w:val="superscript"/>
              </w:rPr>
              <w:t>15.7</w:t>
            </w:r>
            <w:r>
              <w:rPr>
                <w:rFonts w:hint="eastAsia"/>
                <w:highlight w:val="yellow"/>
              </w:rPr>
              <w:t>，β</w:t>
            </w:r>
            <w:r>
              <w:rPr>
                <w:rFonts w:hint="eastAsia"/>
                <w:highlight w:val="yellow"/>
                <w:vertAlign w:val="subscript"/>
              </w:rPr>
              <w:t>3</w:t>
            </w:r>
            <w:r>
              <w:rPr>
                <w:rFonts w:hint="eastAsia"/>
                <w:highlight w:val="yellow"/>
              </w:rPr>
              <w:t>=10</w:t>
            </w:r>
            <w:r>
              <w:rPr>
                <w:rFonts w:hint="eastAsia"/>
                <w:highlight w:val="yellow"/>
                <w:vertAlign w:val="superscript"/>
              </w:rPr>
              <w:t>18.5</w:t>
            </w:r>
            <w:r>
              <w:rPr>
                <w:rFonts w:hint="eastAsia"/>
                <w:highlight w:val="yellow"/>
              </w:rPr>
              <w:t>，</w:t>
            </w:r>
            <w:r>
              <w:rPr>
                <w:highlight w:val="yellow"/>
              </w:rPr>
              <w:t>Fe</w:t>
            </w:r>
            <w:r>
              <w:rPr>
                <w:rFonts w:hint="eastAsia"/>
                <w:highlight w:val="yellow"/>
                <w:vertAlign w:val="superscript"/>
              </w:rPr>
              <w:t>2+</w:t>
            </w:r>
            <w:r>
              <w:rPr>
                <w:rFonts w:hint="eastAsia"/>
                <w:highlight w:val="yellow"/>
              </w:rPr>
              <w:t>与</w:t>
            </w:r>
            <w:r>
              <w:rPr>
                <w:highlight w:val="yellow"/>
              </w:rPr>
              <w:t>C</w:t>
            </w:r>
            <w:r>
              <w:rPr>
                <w:rFonts w:hint="eastAsia"/>
                <w:highlight w:val="yellow"/>
                <w:vertAlign w:val="subscript"/>
              </w:rPr>
              <w:t>2</w:t>
            </w:r>
            <w:r>
              <w:rPr>
                <w:highlight w:val="yellow"/>
              </w:rPr>
              <w:t>O</w:t>
            </w:r>
            <w:r>
              <w:rPr>
                <w:rFonts w:hint="eastAsia"/>
                <w:highlight w:val="yellow"/>
                <w:vertAlign w:val="subscript"/>
              </w:rPr>
              <w:t>4</w:t>
            </w:r>
            <w:r>
              <w:rPr>
                <w:rFonts w:hint="eastAsia"/>
                <w:highlight w:val="yellow"/>
                <w:vertAlign w:val="superscript"/>
              </w:rPr>
              <w:t>2-</w:t>
            </w:r>
            <w:r>
              <w:rPr>
                <w:rFonts w:hint="eastAsia"/>
                <w:highlight w:val="yellow"/>
              </w:rPr>
              <w:t>的累积稳定常数β</w:t>
            </w:r>
            <w:r>
              <w:rPr>
                <w:rFonts w:hint="eastAsia"/>
                <w:highlight w:val="yellow"/>
                <w:vertAlign w:val="subscript"/>
              </w:rPr>
              <w:t>1</w:t>
            </w:r>
            <w:r>
              <w:rPr>
                <w:rFonts w:hint="eastAsia"/>
                <w:highlight w:val="yellow"/>
              </w:rPr>
              <w:t>=10</w:t>
            </w:r>
            <w:r>
              <w:rPr>
                <w:rFonts w:hint="eastAsia"/>
                <w:highlight w:val="yellow"/>
                <w:vertAlign w:val="superscript"/>
              </w:rPr>
              <w:t>2.7</w:t>
            </w:r>
            <w:r>
              <w:rPr>
                <w:rFonts w:hint="eastAsia"/>
                <w:highlight w:val="yellow"/>
              </w:rPr>
              <w:t>，β</w:t>
            </w:r>
            <w:r>
              <w:rPr>
                <w:rFonts w:hint="eastAsia"/>
                <w:highlight w:val="yellow"/>
                <w:vertAlign w:val="subscript"/>
              </w:rPr>
              <w:t>2</w:t>
            </w:r>
            <w:r>
              <w:rPr>
                <w:rFonts w:hint="eastAsia"/>
                <w:highlight w:val="yellow"/>
              </w:rPr>
              <w:t>=10</w:t>
            </w:r>
            <w:r>
              <w:rPr>
                <w:rFonts w:hint="eastAsia"/>
                <w:highlight w:val="yellow"/>
                <w:vertAlign w:val="superscript"/>
              </w:rPr>
              <w:t>4.7</w:t>
            </w:r>
            <w:r>
              <w:rPr>
                <w:rFonts w:hint="eastAsia"/>
                <w:highlight w:val="yellow"/>
              </w:rPr>
              <w:t>，在过量</w:t>
            </w:r>
            <w:r>
              <w:rPr>
                <w:highlight w:val="yellow"/>
              </w:rPr>
              <w:t xml:space="preserve"> C</w:t>
            </w:r>
            <w:r>
              <w:rPr>
                <w:rFonts w:hint="eastAsia"/>
                <w:highlight w:val="yellow"/>
                <w:vertAlign w:val="subscript"/>
              </w:rPr>
              <w:t>2</w:t>
            </w:r>
            <w:r>
              <w:rPr>
                <w:highlight w:val="yellow"/>
              </w:rPr>
              <w:t>O</w:t>
            </w:r>
            <w:r>
              <w:rPr>
                <w:rFonts w:hint="eastAsia"/>
                <w:highlight w:val="yellow"/>
                <w:vertAlign w:val="subscript"/>
              </w:rPr>
              <w:t>4</w:t>
            </w:r>
            <w:r>
              <w:rPr>
                <w:rFonts w:hint="eastAsia"/>
                <w:highlight w:val="yellow"/>
                <w:vertAlign w:val="superscript"/>
              </w:rPr>
              <w:t>2-</w:t>
            </w:r>
            <w:r>
              <w:rPr>
                <w:rFonts w:hint="eastAsia"/>
                <w:highlight w:val="yellow"/>
              </w:rPr>
              <w:t>存在时α</w:t>
            </w:r>
            <w:r>
              <w:rPr>
                <w:rFonts w:hint="eastAsia"/>
                <w:highlight w:val="yellow"/>
                <w:vertAlign w:val="subscript"/>
              </w:rPr>
              <w:t>Fe3+</w:t>
            </w:r>
            <w:r>
              <w:rPr>
                <w:rFonts w:hint="eastAsia"/>
                <w:highlight w:val="yellow"/>
              </w:rPr>
              <w:t>远大于α</w:t>
            </w:r>
            <w:r>
              <w:rPr>
                <w:rFonts w:hint="eastAsia"/>
                <w:highlight w:val="yellow"/>
                <w:vertAlign w:val="subscript"/>
              </w:rPr>
              <w:t>Fe2+</w:t>
            </w:r>
            <w:r>
              <w:rPr>
                <w:rFonts w:hint="eastAsia"/>
                <w:highlight w:val="yellow"/>
              </w:rPr>
              <w:t>，导致条件电位大幅降低，当[C</w:t>
            </w:r>
            <w:r>
              <w:rPr>
                <w:rFonts w:hint="eastAsia"/>
                <w:highlight w:val="yellow"/>
                <w:vertAlign w:val="subscript"/>
              </w:rPr>
              <w:t>2</w:t>
            </w:r>
            <w:r>
              <w:rPr>
                <w:rFonts w:hint="eastAsia"/>
                <w:highlight w:val="yellow"/>
              </w:rPr>
              <w:t>O</w:t>
            </w:r>
            <w:r>
              <w:rPr>
                <w:rFonts w:hint="eastAsia"/>
                <w:highlight w:val="yellow"/>
                <w:vertAlign w:val="subscript"/>
              </w:rPr>
              <w:t>4</w:t>
            </w:r>
            <w:r>
              <w:rPr>
                <w:rFonts w:hint="eastAsia"/>
                <w:highlight w:val="yellow"/>
                <w:vertAlign w:val="superscript"/>
              </w:rPr>
              <w:t>2-</w:t>
            </w:r>
            <w:r>
              <w:rPr>
                <w:rFonts w:hint="eastAsia"/>
                <w:highlight w:val="yellow"/>
              </w:rPr>
              <w:t>]=0.1 mol·L</w:t>
            </w:r>
            <w:r>
              <w:rPr>
                <w:rFonts w:hint="eastAsia"/>
                <w:highlight w:val="yellow"/>
                <w:vertAlign w:val="superscript"/>
              </w:rPr>
              <w:t>-1</w:t>
            </w:r>
            <w:r>
              <w:rPr>
                <w:rFonts w:hint="eastAsia"/>
                <w:highlight w:val="yellow"/>
              </w:rPr>
              <w:t>时，理论计算可得：</w:t>
            </w:r>
            <w:ins w:id="32" w:author="WPS_1559650426" w:date="2026-04-27T21:26:54Z">
              <w:r>
                <w:rPr>
                  <w:rFonts w:hint="eastAsia"/>
                  <w:highlight w:val="yellow"/>
                  <w:lang w:val="en-US" w:eastAsia="zh-CN"/>
                </w:rPr>
                <w:t>此处</w:t>
              </w:r>
            </w:ins>
            <w:ins w:id="33" w:author="WPS_1559650426" w:date="2026-04-27T21:26:56Z">
              <w:r>
                <w:rPr>
                  <w:rFonts w:hint="eastAsia"/>
                  <w:highlight w:val="yellow"/>
                  <w:lang w:val="en-US" w:eastAsia="zh-CN"/>
                </w:rPr>
                <w:t>配体</w:t>
              </w:r>
            </w:ins>
            <w:ins w:id="34" w:author="WPS_1559650426" w:date="2026-04-27T21:26:57Z">
              <w:r>
                <w:rPr>
                  <w:rFonts w:hint="eastAsia"/>
                  <w:highlight w:val="yellow"/>
                  <w:lang w:val="en-US" w:eastAsia="zh-CN"/>
                </w:rPr>
                <w:t>过量</w:t>
              </w:r>
            </w:ins>
            <w:ins w:id="35" w:author="WPS_1559650426" w:date="2026-04-27T21:26:58Z">
              <w:r>
                <w:rPr>
                  <w:rFonts w:hint="eastAsia"/>
                  <w:highlight w:val="yellow"/>
                  <w:lang w:val="en-US" w:eastAsia="zh-CN"/>
                </w:rPr>
                <w:t>的</w:t>
              </w:r>
            </w:ins>
            <w:ins w:id="36" w:author="WPS_1559650426" w:date="2026-04-27T21:26:59Z">
              <w:r>
                <w:rPr>
                  <w:rFonts w:hint="eastAsia"/>
                  <w:highlight w:val="yellow"/>
                  <w:lang w:val="en-US" w:eastAsia="zh-CN"/>
                </w:rPr>
                <w:t>情况下</w:t>
              </w:r>
            </w:ins>
            <w:ins w:id="37" w:author="WPS_1559650426" w:date="2026-04-27T21:27:00Z">
              <w:r>
                <w:rPr>
                  <w:rFonts w:hint="eastAsia"/>
                  <w:highlight w:val="yellow"/>
                  <w:lang w:val="en-US" w:eastAsia="zh-CN"/>
                </w:rPr>
                <w:t>，</w:t>
              </w:r>
            </w:ins>
            <w:ins w:id="38" w:author="WPS_1559650426" w:date="2026-04-27T21:27:01Z">
              <w:r>
                <w:rPr>
                  <w:rFonts w:hint="eastAsia"/>
                  <w:highlight w:val="yellow"/>
                  <w:lang w:val="en-US" w:eastAsia="zh-CN"/>
                </w:rPr>
                <w:t>应该</w:t>
              </w:r>
            </w:ins>
            <w:ins w:id="39" w:author="WPS_1559650426" w:date="2026-04-27T21:27:02Z">
              <w:r>
                <w:rPr>
                  <w:rFonts w:hint="eastAsia"/>
                  <w:highlight w:val="yellow"/>
                  <w:lang w:val="en-US" w:eastAsia="zh-CN"/>
                </w:rPr>
                <w:t>用</w:t>
              </w:r>
            </w:ins>
            <w:ins w:id="40" w:author="WPS_1559650426" w:date="2026-04-27T21:27:12Z">
              <w:r>
                <w:rPr>
                  <w:rFonts w:hint="eastAsia"/>
                  <w:highlight w:val="yellow"/>
                  <w:lang w:val="en-US" w:eastAsia="zh-CN"/>
                </w:rPr>
                <w:t>累积</w:t>
              </w:r>
            </w:ins>
            <w:ins w:id="41" w:author="WPS_1559650426" w:date="2026-04-27T21:27:14Z">
              <w:r>
                <w:rPr>
                  <w:rFonts w:hint="eastAsia"/>
                  <w:highlight w:val="yellow"/>
                  <w:lang w:val="en-US" w:eastAsia="zh-CN"/>
                </w:rPr>
                <w:t>稳定</w:t>
              </w:r>
            </w:ins>
            <w:ins w:id="42" w:author="WPS_1559650426" w:date="2026-04-27T21:27:15Z">
              <w:r>
                <w:rPr>
                  <w:rFonts w:hint="eastAsia"/>
                  <w:highlight w:val="yellow"/>
                  <w:lang w:val="en-US" w:eastAsia="zh-CN"/>
                </w:rPr>
                <w:t>常熟</w:t>
              </w:r>
            </w:ins>
            <w:ins w:id="43" w:author="WPS_1559650426" w:date="2026-04-27T21:27:16Z">
              <w:r>
                <w:rPr>
                  <w:rFonts w:hint="eastAsia"/>
                  <w:highlight w:val="yellow"/>
                  <w:lang w:val="en-US" w:eastAsia="zh-CN"/>
                </w:rPr>
                <w:t>。</w:t>
              </w:r>
            </w:ins>
            <w:ins w:id="44" w:author="WPS_1559650426" w:date="2026-04-27T21:27:17Z">
              <w:r>
                <w:rPr>
                  <w:rFonts w:hint="eastAsia"/>
                  <w:highlight w:val="yellow"/>
                  <w:lang w:val="en-US" w:eastAsia="zh-CN"/>
                </w:rPr>
                <w:t>而你</w:t>
              </w:r>
            </w:ins>
            <w:ins w:id="45" w:author="WPS_1559650426" w:date="2026-04-27T21:27:20Z">
              <w:r>
                <w:rPr>
                  <w:rFonts w:hint="eastAsia"/>
                  <w:highlight w:val="yellow"/>
                  <w:lang w:val="en-US" w:eastAsia="zh-CN"/>
                </w:rPr>
                <w:t>给出的</w:t>
              </w:r>
            </w:ins>
            <w:ins w:id="46" w:author="WPS_1559650426" w:date="2026-04-27T21:27:21Z">
              <w:r>
                <w:rPr>
                  <w:rFonts w:hint="eastAsia"/>
                  <w:highlight w:val="yellow"/>
                  <w:lang w:val="en-US" w:eastAsia="zh-CN"/>
                </w:rPr>
                <w:t>是</w:t>
              </w:r>
            </w:ins>
            <w:ins w:id="47" w:author="WPS_1559650426" w:date="2026-04-27T21:27:22Z">
              <w:r>
                <w:rPr>
                  <w:rFonts w:hint="eastAsia"/>
                  <w:highlight w:val="yellow"/>
                  <w:lang w:val="en-US" w:eastAsia="zh-CN"/>
                </w:rPr>
                <w:t>逐级</w:t>
              </w:r>
            </w:ins>
            <w:ins w:id="48" w:author="WPS_1559650426" w:date="2026-04-27T21:27:24Z">
              <w:r>
                <w:rPr>
                  <w:rFonts w:hint="eastAsia"/>
                  <w:highlight w:val="yellow"/>
                  <w:lang w:val="en-US" w:eastAsia="zh-CN"/>
                </w:rPr>
                <w:t>稳定</w:t>
              </w:r>
            </w:ins>
            <w:ins w:id="49" w:author="WPS_1559650426" w:date="2026-04-27T21:27:25Z">
              <w:r>
                <w:rPr>
                  <w:rFonts w:hint="eastAsia"/>
                  <w:highlight w:val="yellow"/>
                  <w:lang w:val="en-US" w:eastAsia="zh-CN"/>
                </w:rPr>
                <w:t>常数</w:t>
              </w:r>
            </w:ins>
            <w:ins w:id="50" w:author="WPS_1559650426" w:date="2026-04-27T21:27:26Z">
              <w:r>
                <w:rPr>
                  <w:rFonts w:hint="eastAsia"/>
                  <w:highlight w:val="yellow"/>
                  <w:lang w:val="en-US" w:eastAsia="zh-CN"/>
                </w:rPr>
                <w:t>。</w:t>
              </w:r>
            </w:ins>
          </w:p>
          <w:p w14:paraId="50D0A045">
            <m:oMathPara>
              <m:oMath>
                <m:sSup>
                  <m:sSupPr>
                    <m:ctrlPr>
                      <w:rPr>
                        <w:rFonts w:ascii="Cambria Math" w:hAnsi="Cambria Math"/>
                        <w:i/>
                      </w:rPr>
                    </m:ctrlPr>
                  </m:sSupPr>
                  <m:e>
                    <m:r>
                      <m:rPr/>
                      <w:rPr>
                        <w:rFonts w:hint="eastAsia" w:ascii="Cambria Math" w:hAnsi="Cambria Math"/>
                      </w:rPr>
                      <m:t>E</m:t>
                    </m:r>
                    <m:ctrlPr>
                      <w:rPr>
                        <w:rFonts w:ascii="Cambria Math" w:hAnsi="Cambria Math"/>
                        <w:i/>
                      </w:rPr>
                    </m:ctrlPr>
                  </m:e>
                  <m:sup>
                    <m:r>
                      <m:rPr/>
                      <w:rPr>
                        <w:rFonts w:hint="eastAsia" w:ascii="Cambria Math" w:hAnsi="Cambria Math"/>
                      </w:rPr>
                      <m:t>Θ</m:t>
                    </m:r>
                    <m:r>
                      <m:rPr/>
                      <w:rPr>
                        <w:rFonts w:ascii="Cambria Math" w:hAnsi="Cambria Math"/>
                      </w:rPr>
                      <m:t>'</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E</m:t>
                    </m:r>
                    <m:ctrlPr>
                      <w:rPr>
                        <w:rFonts w:ascii="Cambria Math" w:hAnsi="Cambria Math"/>
                        <w:i/>
                      </w:rPr>
                    </m:ctrlPr>
                  </m:e>
                  <m:sup>
                    <m:r>
                      <m:rPr/>
                      <w:rPr>
                        <w:rFonts w:hint="eastAsia" w:ascii="Cambria Math" w:hAnsi="Cambria Math"/>
                      </w:rPr>
                      <m:t>Θ</m:t>
                    </m:r>
                    <m:ctrlPr>
                      <w:rPr>
                        <w:rFonts w:ascii="Cambria Math" w:hAnsi="Cambria Math"/>
                        <w:i/>
                      </w:rPr>
                    </m:ctrlPr>
                  </m:sup>
                </m:sSup>
                <m:r>
                  <m:rPr/>
                  <w:rPr>
                    <w:rFonts w:ascii="Cambria Math" w:hAnsi="Cambria Math"/>
                  </w:rPr>
                  <m:t>+0.059</m:t>
                </m:r>
                <m:func>
                  <m:funcPr>
                    <m:ctrlPr>
                      <w:rPr>
                        <w:rFonts w:ascii="Cambria Math" w:hAnsi="Cambria Math"/>
                        <w:i/>
                      </w:rPr>
                    </m:ctrlPr>
                  </m:funcPr>
                  <m:fName>
                    <m:r>
                      <m:rPr>
                        <m:sty m:val="p"/>
                      </m:rPr>
                      <w:rPr>
                        <w:rFonts w:ascii="Cambria Math" w:hAnsi="Cambria Math"/>
                      </w:rPr>
                      <m:t>log</m:t>
                    </m:r>
                    <m:ctrlPr>
                      <w:rPr>
                        <w:rFonts w:ascii="Cambria Math" w:hAnsi="Cambria Math"/>
                        <w:i/>
                      </w:rPr>
                    </m:ctrlPr>
                  </m:fName>
                  <m:e>
                    <m:f>
                      <m:fPr>
                        <m:ctrlPr>
                          <w:rPr>
                            <w:rFonts w:ascii="Cambria Math" w:hAnsi="Cambria Math"/>
                            <w:i/>
                          </w:rPr>
                        </m:ctrlPr>
                      </m:fPr>
                      <m:num>
                        <m:sSub>
                          <m:sSubPr>
                            <m:ctrlPr>
                              <w:rPr>
                                <w:rFonts w:ascii="Cambria Math" w:hAnsi="Cambria Math"/>
                                <w:i/>
                              </w:rPr>
                            </m:ctrlPr>
                          </m:sSubPr>
                          <m:e>
                            <m:r>
                              <m:rPr/>
                              <w:rPr>
                                <w:rFonts w:hint="eastAsia" w:ascii="Cambria Math" w:hAnsi="Cambria Math"/>
                              </w:rPr>
                              <m:t>α</m:t>
                            </m:r>
                            <m:ctrlPr>
                              <w:rPr>
                                <w:rFonts w:ascii="Cambria Math" w:hAnsi="Cambria Math"/>
                                <w:i/>
                              </w:rPr>
                            </m:ctrlPr>
                          </m:e>
                          <m:sub>
                            <m:sSup>
                              <m:sSupPr>
                                <m:ctrlPr>
                                  <w:rPr>
                                    <w:rFonts w:ascii="Cambria Math" w:hAnsi="Cambria Math"/>
                                    <w:i/>
                                  </w:rPr>
                                </m:ctrlPr>
                              </m:sSupPr>
                              <m:e>
                                <m:r>
                                  <m:rPr>
                                    <m:sty m:val="p"/>
                                  </m:rPr>
                                  <w:rPr>
                                    <w:rFonts w:hint="eastAsia" w:ascii="Cambria Math" w:hAnsi="Cambria Math"/>
                                  </w:rPr>
                                  <m:t>Fe</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hint="eastAsia" w:ascii="Cambria Math" w:hAnsi="Cambria Math"/>
                              </w:rPr>
                              <m:t>α</m:t>
                            </m:r>
                            <m:ctrlPr>
                              <w:rPr>
                                <w:rFonts w:ascii="Cambria Math" w:hAnsi="Cambria Math"/>
                                <w:i/>
                              </w:rPr>
                            </m:ctrlPr>
                          </m:e>
                          <m:sub>
                            <m:sSup>
                              <m:sSupPr>
                                <m:ctrlPr>
                                  <w:rPr>
                                    <w:rFonts w:ascii="Cambria Math" w:hAnsi="Cambria Math"/>
                                    <w:i/>
                                  </w:rPr>
                                </m:ctrlPr>
                              </m:sSupPr>
                              <m:e>
                                <m:r>
                                  <m:rPr>
                                    <m:sty m:val="p"/>
                                  </m:rPr>
                                  <w:rPr>
                                    <w:rFonts w:hint="eastAsia" w:ascii="Cambria Math" w:hAnsi="Cambria Math"/>
                                  </w:rPr>
                                  <m:t>Fe</m:t>
                                </m:r>
                                <m:ctrlPr>
                                  <w:rPr>
                                    <w:rFonts w:ascii="Cambria Math" w:hAnsi="Cambria Math"/>
                                    <w:i/>
                                  </w:rPr>
                                </m:ctrlPr>
                              </m:e>
                              <m:sup>
                                <m:r>
                                  <m:rPr/>
                                  <w:rPr>
                                    <w:rFonts w:ascii="Cambria Math" w:hAnsi="Cambria Math"/>
                                  </w:rPr>
                                  <m:t>3+</m:t>
                                </m:r>
                                <m:ctrlPr>
                                  <w:rPr>
                                    <w:rFonts w:ascii="Cambria Math" w:hAnsi="Cambria Math"/>
                                    <w:i/>
                                  </w:rPr>
                                </m:ctrlPr>
                              </m:sup>
                            </m:sSup>
                            <m:ctrlPr>
                              <w:rPr>
                                <w:rFonts w:ascii="Cambria Math" w:hAnsi="Cambria Math"/>
                                <w:i/>
                              </w:rPr>
                            </m:ctrlPr>
                          </m:sub>
                        </m:sSub>
                        <m:ctrlPr>
                          <w:rPr>
                            <w:rFonts w:ascii="Cambria Math" w:hAnsi="Cambria Math"/>
                            <w:i/>
                          </w:rPr>
                        </m:ctrlPr>
                      </m:den>
                    </m:f>
                    <m:ctrlPr>
                      <w:rPr>
                        <w:rFonts w:ascii="Cambria Math" w:hAnsi="Cambria Math"/>
                        <w:i/>
                      </w:rPr>
                    </m:ctrlPr>
                  </m:e>
                </m:func>
                <m:r>
                  <m:rPr/>
                  <w:rPr>
                    <w:rFonts w:ascii="Cambria Math" w:hAnsi="Cambria Math"/>
                  </w:rPr>
                  <m:t>=0.771+0.059×</m:t>
                </m:r>
                <m:func>
                  <m:funcPr>
                    <m:ctrlPr>
                      <w:rPr>
                        <w:rFonts w:ascii="Cambria Math" w:hAnsi="Cambria Math"/>
                        <w:i/>
                      </w:rPr>
                    </m:ctrlPr>
                  </m:funcPr>
                  <m:fName>
                    <m:r>
                      <m:rPr>
                        <m:sty m:val="p"/>
                      </m:rPr>
                      <w:rPr>
                        <w:rFonts w:ascii="Cambria Math" w:hAnsi="Cambria Math"/>
                      </w:rPr>
                      <m:t>log</m:t>
                    </m:r>
                    <m:ctrlPr>
                      <w:rPr>
                        <w:rFonts w:ascii="Cambria Math" w:hAnsi="Cambria Math"/>
                        <w:i/>
                      </w:rPr>
                    </m:ctrlPr>
                  </m:fName>
                  <m:e>
                    <m:f>
                      <m:fPr>
                        <m:ctrlPr>
                          <w:rPr>
                            <w:rFonts w:ascii="Cambria Math" w:hAnsi="Cambria Math"/>
                            <w:i/>
                          </w:rPr>
                        </m:ctrlPr>
                      </m:fPr>
                      <m:num>
                        <m:r>
                          <m:rPr/>
                          <w:rPr>
                            <w:rFonts w:ascii="Cambria Math" w:hAnsi="Cambria Math"/>
                          </w:rPr>
                          <m:t>1+</m:t>
                        </m:r>
                        <m:sSup>
                          <m:sSupPr>
                            <m:ctrlPr>
                              <w:rPr>
                                <w:rFonts w:ascii="Cambria Math" w:hAnsi="Cambria Math"/>
                                <w:i/>
                              </w:rPr>
                            </m:ctrlPr>
                          </m:sSupPr>
                          <m:e>
                            <m:r>
                              <m:rPr/>
                              <w:rPr>
                                <w:rFonts w:ascii="Cambria Math" w:hAnsi="Cambria Math"/>
                              </w:rPr>
                              <m:t>0.1</m:t>
                            </m:r>
                            <m:ctrlPr>
                              <w:rPr>
                                <w:rFonts w:ascii="Cambria Math" w:hAnsi="Cambria Math"/>
                                <w:i/>
                              </w:rPr>
                            </m:ctrlPr>
                          </m:e>
                          <m:sup>
                            <m:r>
                              <m:rPr/>
                              <w:rPr>
                                <w:rFonts w:ascii="Cambria Math" w:hAnsi="Cambria Math"/>
                              </w:rPr>
                              <m:t>1</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2.7</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0.1</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4.7</m:t>
                            </m:r>
                            <m:ctrlPr>
                              <w:rPr>
                                <w:rFonts w:ascii="Cambria Math" w:hAnsi="Cambria Math"/>
                                <w:i/>
                              </w:rPr>
                            </m:ctrlPr>
                          </m:sup>
                        </m:sSup>
                        <m:ctrlPr>
                          <w:rPr>
                            <w:rFonts w:ascii="Cambria Math" w:hAnsi="Cambria Math"/>
                            <w:i/>
                          </w:rPr>
                        </m:ctrlPr>
                      </m:num>
                      <m:den>
                        <m:r>
                          <m:rPr/>
                          <w:rPr>
                            <w:rFonts w:ascii="Cambria Math" w:hAnsi="Cambria Math"/>
                          </w:rPr>
                          <m:t>1+</m:t>
                        </m:r>
                        <m:sSup>
                          <m:sSupPr>
                            <m:ctrlPr>
                              <w:rPr>
                                <w:rFonts w:ascii="Cambria Math" w:hAnsi="Cambria Math"/>
                                <w:i/>
                              </w:rPr>
                            </m:ctrlPr>
                          </m:sSupPr>
                          <m:e>
                            <m:r>
                              <m:rPr/>
                              <w:rPr>
                                <w:rFonts w:ascii="Cambria Math" w:hAnsi="Cambria Math"/>
                              </w:rPr>
                              <m:t>0.1</m:t>
                            </m:r>
                            <m:ctrlPr>
                              <w:rPr>
                                <w:rFonts w:ascii="Cambria Math" w:hAnsi="Cambria Math"/>
                                <w:i/>
                              </w:rPr>
                            </m:ctrlPr>
                          </m:e>
                          <m:sup>
                            <m:r>
                              <m:rPr/>
                              <w:rPr>
                                <w:rFonts w:ascii="Cambria Math" w:hAnsi="Cambria Math"/>
                              </w:rPr>
                              <m:t>1</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9.4</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0.1</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15.7</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0.1</m:t>
                            </m:r>
                            <m:ctrlPr>
                              <w:rPr>
                                <w:rFonts w:ascii="Cambria Math" w:hAnsi="Cambria Math"/>
                                <w:i/>
                              </w:rPr>
                            </m:ctrlPr>
                          </m:e>
                          <m:sup>
                            <m:r>
                              <m:rPr/>
                              <w:rPr>
                                <w:rFonts w:ascii="Cambria Math" w:hAnsi="Cambria Math"/>
                              </w:rPr>
                              <m:t>3</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18.5</m:t>
                            </m:r>
                            <m:ctrlPr>
                              <w:rPr>
                                <w:rFonts w:ascii="Cambria Math" w:hAnsi="Cambria Math"/>
                                <w:i/>
                              </w:rPr>
                            </m:ctrlPr>
                          </m:sup>
                        </m:sSup>
                        <m:ctrlPr>
                          <w:rPr>
                            <w:rFonts w:ascii="Cambria Math" w:hAnsi="Cambria Math"/>
                            <w:i/>
                          </w:rPr>
                        </m:ctrlPr>
                      </m:den>
                    </m:f>
                    <m:ctrlPr>
                      <w:rPr>
                        <w:rFonts w:ascii="Cambria Math" w:hAnsi="Cambria Math"/>
                        <w:i/>
                      </w:rPr>
                    </m:ctrlPr>
                  </m:e>
                </m:func>
                <m:r>
                  <m:rPr/>
                  <w:rPr>
                    <w:rFonts w:ascii="Cambria Math" w:hAnsi="Cambria Math"/>
                  </w:rPr>
                  <m:t>=0.018</m:t>
                </m:r>
                <m:r>
                  <m:rPr/>
                  <w:rPr>
                    <w:rFonts w:hint="eastAsia" w:ascii="Cambria Math" w:hAnsi="Cambria Math"/>
                  </w:rPr>
                  <m:t>V</m:t>
                </m:r>
                <m:r>
                  <m:rPr/>
                  <w:rPr>
                    <w:rFonts w:ascii="Cambria Math" w:hAnsi="Cambria Math"/>
                  </w:rPr>
                  <m:t>≪0.771</m:t>
                </m:r>
                <m:r>
                  <m:rPr/>
                  <w:rPr>
                    <w:rFonts w:hint="eastAsia" w:ascii="Cambria Math" w:hAnsi="Cambria Math"/>
                  </w:rPr>
                  <m:t>V</m:t>
                </m:r>
              </m:oMath>
            </m:oMathPara>
          </w:p>
          <w:p w14:paraId="56EBD3DC">
            <w:pPr>
              <w:ind w:firstLine="420" w:firstLineChars="200"/>
              <w:rPr>
                <w:rFonts w:hint="eastAsia"/>
              </w:rPr>
            </w:pPr>
            <w:r>
              <w:rPr>
                <w:rFonts w:hint="eastAsia"/>
              </w:rPr>
              <w:t>这意味着在配位环境中</w:t>
            </w:r>
            <w:r>
              <w:t xml:space="preserve"> Fe</w:t>
            </w:r>
            <w:r>
              <w:rPr>
                <w:rFonts w:hint="eastAsia"/>
                <w:vertAlign w:val="superscript"/>
              </w:rPr>
              <w:t>3+</w:t>
            </w:r>
            <w:r>
              <w:rPr>
                <w:rFonts w:hint="eastAsia"/>
              </w:rPr>
              <w:t>的氧化能力被严重削弱，原本在热力学上可能发生的氧化还原反应变得</w:t>
            </w:r>
            <w:r>
              <w:rPr>
                <w:rFonts w:hint="eastAsia"/>
                <w:highlight w:val="yellow"/>
                <w:rPrChange w:id="51" w:author="WPS_1559650426" w:date="2026-04-27T21:27:50Z">
                  <w:rPr>
                    <w:rFonts w:hint="eastAsia"/>
                  </w:rPr>
                </w:rPrChange>
              </w:rPr>
              <w:t>动力学受阻</w:t>
            </w:r>
            <w:r>
              <w:rPr>
                <w:rFonts w:hint="eastAsia"/>
              </w:rPr>
              <w:t>。因此本实验能够成功制备</w:t>
            </w:r>
            <w:r>
              <w:t>[Fe(C</w:t>
            </w:r>
            <w:r>
              <w:rPr>
                <w:rFonts w:hint="eastAsia"/>
                <w:vertAlign w:val="subscript"/>
              </w:rPr>
              <w:t>2</w:t>
            </w:r>
            <w:r>
              <w:t>O</w:t>
            </w:r>
            <w:r>
              <w:rPr>
                <w:rFonts w:hint="eastAsia"/>
                <w:vertAlign w:val="subscript"/>
              </w:rPr>
              <w:t>4</w:t>
            </w:r>
            <w:r>
              <w:t>)</w:t>
            </w:r>
            <w:r>
              <w:rPr>
                <w:rFonts w:hint="eastAsia"/>
                <w:vertAlign w:val="subscript"/>
              </w:rPr>
              <w:t>3</w:t>
            </w:r>
            <w:r>
              <w:t>]</w:t>
            </w:r>
            <w:r>
              <w:rPr>
                <w:rFonts w:hint="eastAsia"/>
                <w:vertAlign w:val="superscript"/>
              </w:rPr>
              <w:t>3-</w:t>
            </w:r>
            <w:r>
              <w:rPr>
                <w:rFonts w:hint="eastAsia"/>
              </w:rPr>
              <w:t>而避免生成</w:t>
            </w:r>
            <w:r>
              <w:t>Fe</w:t>
            </w:r>
            <w:r>
              <w:rPr>
                <w:rFonts w:hint="eastAsia"/>
                <w:vertAlign w:val="superscript"/>
              </w:rPr>
              <w:t>2+</w:t>
            </w:r>
            <w:r>
              <w:rPr>
                <w:rFonts w:hint="eastAsia"/>
              </w:rPr>
              <w:t>。</w:t>
            </w:r>
          </w:p>
          <w:p w14:paraId="1929768F">
            <w:pPr>
              <w:ind w:firstLine="420" w:firstLineChars="200"/>
              <w:rPr>
                <w:rFonts w:hint="eastAsia"/>
              </w:rPr>
            </w:pPr>
          </w:p>
          <w:p w14:paraId="6C00ECF0">
            <w:r>
              <w:rPr>
                <w:rFonts w:hint="eastAsia"/>
              </w:rPr>
              <w:t>②草酸局部过量对氧化还原平衡的影响</w:t>
            </w:r>
          </w:p>
          <w:p w14:paraId="6D857857">
            <w:pPr>
              <w:ind w:firstLine="420" w:firstLineChars="200"/>
            </w:pPr>
            <w:r>
              <w:rPr>
                <w:rFonts w:hint="eastAsia"/>
              </w:rPr>
              <w:t>草酸是优良的配体，也是中等强度的还原剂，查表可知E</w:t>
            </w:r>
            <w:r>
              <w:rPr>
                <w:rFonts w:hint="eastAsia"/>
                <w:vertAlign w:val="superscript"/>
              </w:rPr>
              <w:t>Θ</w:t>
            </w:r>
            <w:r>
              <w:rPr>
                <w:rFonts w:hint="eastAsia"/>
                <w:vertAlign w:val="subscript"/>
              </w:rPr>
              <w:t>CO2/H2C2O4</w:t>
            </w:r>
            <w:r>
              <w:rPr>
                <w:rFonts w:hint="eastAsia"/>
              </w:rPr>
              <w:t>=-0.49V。在配体浓度适中且配位平衡占优时，还原反应被抑制，但当草酸局部过量或</w:t>
            </w:r>
            <w:r>
              <w:t>pH</w:t>
            </w:r>
            <w:r>
              <w:rPr>
                <w:rFonts w:hint="eastAsia"/>
              </w:rPr>
              <w:t>较低时，游离</w:t>
            </w:r>
            <w:r>
              <w:t>Fe</w:t>
            </w:r>
            <w:r>
              <w:rPr>
                <w:rFonts w:hint="eastAsia"/>
                <w:vertAlign w:val="superscript"/>
              </w:rPr>
              <w:t>3+</w:t>
            </w:r>
            <w:r>
              <w:rPr>
                <w:rFonts w:hint="eastAsia"/>
              </w:rPr>
              <w:t>浓度升高，条件电位变大，就可能发生反应：</w:t>
            </w:r>
          </w:p>
          <w:p w14:paraId="16DA728F">
            <w:pPr>
              <w:rPr>
                <w:rFonts w:hint="eastAsia"/>
                <w:iCs/>
              </w:rPr>
            </w:pPr>
            <m:oMathPara>
              <m:oMath>
                <m:r>
                  <m:rPr>
                    <m:sty m:val="p"/>
                  </m:rPr>
                  <w:rPr>
                    <w:rFonts w:ascii="Cambria Math" w:hAnsi="Cambria Math"/>
                  </w:rPr>
                  <m:t>2</m:t>
                </m:r>
                <m:sSup>
                  <m:sSupPr>
                    <m:ctrlPr>
                      <w:rPr>
                        <w:rFonts w:ascii="Cambria Math" w:hAnsi="Cambria Math"/>
                        <w:iCs/>
                      </w:rPr>
                    </m:ctrlPr>
                  </m:sSupPr>
                  <m:e>
                    <m:r>
                      <m:rPr>
                        <m:sty m:val="p"/>
                      </m:rPr>
                      <w:rPr>
                        <w:rFonts w:hint="eastAsia" w:ascii="Cambria Math" w:hAnsi="Cambria Math"/>
                      </w:rPr>
                      <m:t>Fe</m:t>
                    </m:r>
                    <m:ctrlPr>
                      <w:rPr>
                        <w:rFonts w:ascii="Cambria Math" w:hAnsi="Cambria Math"/>
                        <w:iCs/>
                      </w:rPr>
                    </m:ctrlPr>
                  </m:e>
                  <m:sup>
                    <m:r>
                      <m:rPr>
                        <m:sty m:val="p"/>
                      </m:rPr>
                      <w:rPr>
                        <w:rFonts w:ascii="Cambria Math" w:hAnsi="Cambria Math"/>
                      </w:rPr>
                      <m:t>3+</m:t>
                    </m:r>
                    <m:ctrlPr>
                      <w:rPr>
                        <w:rFonts w:ascii="Cambria Math" w:hAnsi="Cambria Math"/>
                        <w:iCs/>
                      </w:rPr>
                    </m:ctrlPr>
                  </m:sup>
                </m:sSup>
                <m:r>
                  <m:rPr>
                    <m:sty m:val="p"/>
                  </m:rPr>
                  <w:rPr>
                    <w:rFonts w:ascii="Cambria Math" w:hAnsi="Cambria Math"/>
                  </w:rPr>
                  <m:t>+</m:t>
                </m:r>
                <m:sSub>
                  <m:sSubPr>
                    <m:ctrlPr>
                      <w:rPr>
                        <w:rFonts w:ascii="Cambria Math" w:hAnsi="Cambria Math"/>
                        <w:iCs/>
                      </w:rPr>
                    </m:ctrlPr>
                  </m:sSubPr>
                  <m:e>
                    <m:r>
                      <m:rPr>
                        <m:sty m:val="p"/>
                      </m:rPr>
                      <w:rPr>
                        <w:rFonts w:hint="eastAsia" w:ascii="Cambria Math" w:hAnsi="Cambria Math"/>
                      </w:rPr>
                      <m:t>C</m:t>
                    </m:r>
                    <m:ctrlPr>
                      <w:rPr>
                        <w:rFonts w:ascii="Cambria Math" w:hAnsi="Cambria Math"/>
                        <w:iCs/>
                      </w:rPr>
                    </m:ctrlPr>
                  </m:e>
                  <m:sub>
                    <m:r>
                      <m:rPr>
                        <m:sty m:val="p"/>
                      </m:rPr>
                      <w:rPr>
                        <w:rFonts w:ascii="Cambria Math" w:hAnsi="Cambria Math"/>
                      </w:rPr>
                      <m:t>2</m:t>
                    </m:r>
                    <m:ctrlPr>
                      <w:rPr>
                        <w:rFonts w:ascii="Cambria Math" w:hAnsi="Cambria Math"/>
                        <w:iCs/>
                      </w:rPr>
                    </m:ctrlPr>
                  </m:sub>
                </m:sSub>
                <m:sSup>
                  <m:sSupPr>
                    <m:ctrlPr>
                      <w:rPr>
                        <w:rFonts w:ascii="Cambria Math" w:hAnsi="Cambria Math"/>
                        <w:iCs/>
                      </w:rPr>
                    </m:ctrlPr>
                  </m:sSupPr>
                  <m:e>
                    <m:sSub>
                      <m:sSubPr>
                        <m:ctrlPr>
                          <w:rPr>
                            <w:rFonts w:ascii="Cambria Math" w:hAnsi="Cambria Math"/>
                            <w:iCs/>
                          </w:rPr>
                        </m:ctrlPr>
                      </m:sSubPr>
                      <m:e>
                        <m:r>
                          <m:rPr>
                            <m:sty m:val="p"/>
                          </m:rPr>
                          <w:rPr>
                            <w:rFonts w:hint="eastAsia" w:ascii="Cambria Math" w:hAnsi="Cambria Math"/>
                          </w:rPr>
                          <m:t>O</m:t>
                        </m:r>
                        <m:ctrlPr>
                          <w:rPr>
                            <w:rFonts w:ascii="Cambria Math" w:hAnsi="Cambria Math"/>
                            <w:iCs/>
                          </w:rPr>
                        </m:ctrlPr>
                      </m:e>
                      <m:sub>
                        <m:r>
                          <m:rPr>
                            <m:sty m:val="p"/>
                          </m:rPr>
                          <w:rPr>
                            <w:rFonts w:ascii="Cambria Math" w:hAnsi="Cambria Math"/>
                          </w:rPr>
                          <m:t>4</m:t>
                        </m:r>
                        <m:ctrlPr>
                          <w:rPr>
                            <w:rFonts w:ascii="Cambria Math" w:hAnsi="Cambria Math"/>
                            <w:iCs/>
                          </w:rPr>
                        </m:ctrlPr>
                      </m:sub>
                    </m:sSub>
                    <m:ctrlPr>
                      <w:rPr>
                        <w:rFonts w:ascii="Cambria Math" w:hAnsi="Cambria Math"/>
                        <w:iCs/>
                      </w:rPr>
                    </m:ctrlPr>
                  </m:e>
                  <m:sup>
                    <m:r>
                      <m:rPr>
                        <m:sty m:val="p"/>
                      </m:rPr>
                      <w:rPr>
                        <w:rFonts w:ascii="Cambria Math" w:hAnsi="Cambria Math"/>
                      </w:rPr>
                      <m:t>2−</m:t>
                    </m:r>
                    <m:ctrlPr>
                      <w:rPr>
                        <w:rFonts w:ascii="Cambria Math" w:hAnsi="Cambria Math"/>
                        <w:iCs/>
                      </w:rPr>
                    </m:ctrlPr>
                  </m:sup>
                </m:sSup>
                <m:r>
                  <m:rPr>
                    <m:sty m:val="p"/>
                  </m:rPr>
                  <w:rPr>
                    <w:rFonts w:ascii="Cambria Math" w:hAnsi="Cambria Math"/>
                  </w:rPr>
                  <m:t>=2</m:t>
                </m:r>
                <m:sSup>
                  <m:sSupPr>
                    <m:ctrlPr>
                      <w:rPr>
                        <w:rFonts w:ascii="Cambria Math" w:hAnsi="Cambria Math"/>
                        <w:iCs/>
                      </w:rPr>
                    </m:ctrlPr>
                  </m:sSupPr>
                  <m:e>
                    <m:r>
                      <m:rPr>
                        <m:sty m:val="p"/>
                      </m:rPr>
                      <w:rPr>
                        <w:rFonts w:hint="eastAsia" w:ascii="Cambria Math" w:hAnsi="Cambria Math"/>
                      </w:rPr>
                      <m:t>Fe</m:t>
                    </m:r>
                    <m:ctrlPr>
                      <w:rPr>
                        <w:rFonts w:ascii="Cambria Math" w:hAnsi="Cambria Math"/>
                        <w:iCs/>
                      </w:rPr>
                    </m:ctrlPr>
                  </m:e>
                  <m:sup>
                    <m:r>
                      <m:rPr>
                        <m:sty m:val="p"/>
                      </m:rPr>
                      <w:rPr>
                        <w:rFonts w:ascii="Cambria Math" w:hAnsi="Cambria Math"/>
                      </w:rPr>
                      <m:t>2+</m:t>
                    </m:r>
                    <m:ctrlPr>
                      <w:rPr>
                        <w:rFonts w:ascii="Cambria Math" w:hAnsi="Cambria Math"/>
                        <w:iCs/>
                      </w:rPr>
                    </m:ctrlPr>
                  </m:sup>
                </m:sSup>
                <m:r>
                  <m:rPr>
                    <m:sty m:val="p"/>
                  </m:rPr>
                  <w:rPr>
                    <w:rFonts w:ascii="Cambria Math" w:hAnsi="Cambria Math"/>
                  </w:rPr>
                  <m:t>+2</m:t>
                </m:r>
                <m:sSub>
                  <m:sSubPr>
                    <m:ctrlPr>
                      <w:rPr>
                        <w:rFonts w:ascii="Cambria Math" w:hAnsi="Cambria Math"/>
                        <w:iCs/>
                      </w:rPr>
                    </m:ctrlPr>
                  </m:sSubPr>
                  <m:e>
                    <m:r>
                      <m:rPr>
                        <m:sty m:val="p"/>
                      </m:rPr>
                      <w:rPr>
                        <w:rFonts w:hint="eastAsia" w:ascii="Cambria Math" w:hAnsi="Cambria Math"/>
                      </w:rPr>
                      <m:t>CO</m:t>
                    </m:r>
                    <m:ctrlPr>
                      <w:rPr>
                        <w:rFonts w:ascii="Cambria Math" w:hAnsi="Cambria Math"/>
                        <w:iCs/>
                      </w:rPr>
                    </m:ctrlPr>
                  </m:e>
                  <m:sub>
                    <m:r>
                      <m:rPr>
                        <m:sty m:val="p"/>
                      </m:rPr>
                      <w:rPr>
                        <w:rFonts w:ascii="Cambria Math" w:hAnsi="Cambria Math"/>
                      </w:rPr>
                      <m:t>2</m:t>
                    </m:r>
                    <m:ctrlPr>
                      <w:rPr>
                        <w:rFonts w:ascii="Cambria Math" w:hAnsi="Cambria Math"/>
                        <w:iCs/>
                      </w:rPr>
                    </m:ctrlPr>
                  </m:sub>
                </m:sSub>
                <m:r>
                  <m:rPr/>
                  <w:rPr>
                    <w:rFonts w:ascii="Cambria Math" w:hAnsi="Cambria Math"/>
                  </w:rPr>
                  <m:t>↑</m:t>
                </m:r>
              </m:oMath>
            </m:oMathPara>
          </w:p>
          <w:p w14:paraId="5FC56376">
            <w:pPr>
              <w:rPr>
                <w:rFonts w:hint="eastAsia"/>
              </w:rPr>
            </w:pPr>
            <w:r>
              <w:rPr>
                <w:rFonts w:hint="eastAsia"/>
              </w:rPr>
              <w:t>这一副反应会使铁以</w:t>
            </w:r>
            <w:r>
              <w:t>Fe</w:t>
            </w:r>
            <w:r>
              <w:rPr>
                <w:rFonts w:hint="eastAsia"/>
                <w:vertAlign w:val="superscript"/>
              </w:rPr>
              <w:t>2+</w:t>
            </w:r>
            <w:r>
              <w:rPr>
                <w:rFonts w:hint="eastAsia"/>
              </w:rPr>
              <w:t>形式损失，且生成的</w:t>
            </w:r>
            <w:r>
              <w:t>Fe</w:t>
            </w:r>
            <w:r>
              <w:rPr>
                <w:rFonts w:hint="eastAsia"/>
                <w:vertAlign w:val="superscript"/>
              </w:rPr>
              <w:t>2+</w:t>
            </w:r>
            <w:r>
              <w:rPr>
                <w:rFonts w:hint="eastAsia"/>
              </w:rPr>
              <w:t>难以再被氧化，最终导致产率下降，产品不纯。</w:t>
            </w:r>
          </w:p>
        </w:tc>
      </w:tr>
    </w:tbl>
    <w:p w14:paraId="0CC790F3"/>
    <w:sectPr>
      <w:footerReference r:id="rId3" w:type="default"/>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65E99">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F3ABD1">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3FF3ABD1">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301228"/>
    <w:multiLevelType w:val="singleLevel"/>
    <w:tmpl w:val="E0301228"/>
    <w:lvl w:ilvl="0" w:tentative="0">
      <w:start w:val="1"/>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559650426">
    <w15:presenceInfo w15:providerId="WPS Office" w15:userId="24919550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ZmZTk0MmQ2NTUzYmMwY2ExODAwZGVhMmYzN2MyYjkifQ=="/>
  </w:docVars>
  <w:rsids>
    <w:rsidRoot w:val="12657693"/>
    <w:rsid w:val="00005A44"/>
    <w:rsid w:val="00006A6E"/>
    <w:rsid w:val="000155F4"/>
    <w:rsid w:val="000243D3"/>
    <w:rsid w:val="000820C0"/>
    <w:rsid w:val="00206621"/>
    <w:rsid w:val="0028273E"/>
    <w:rsid w:val="004731E0"/>
    <w:rsid w:val="004871AE"/>
    <w:rsid w:val="004B2CCF"/>
    <w:rsid w:val="004C6D36"/>
    <w:rsid w:val="00531478"/>
    <w:rsid w:val="00624633"/>
    <w:rsid w:val="0064499D"/>
    <w:rsid w:val="00657166"/>
    <w:rsid w:val="006E3C26"/>
    <w:rsid w:val="00782807"/>
    <w:rsid w:val="00913662"/>
    <w:rsid w:val="00921AE6"/>
    <w:rsid w:val="009D5897"/>
    <w:rsid w:val="009F7453"/>
    <w:rsid w:val="00A808BF"/>
    <w:rsid w:val="00AB0DAC"/>
    <w:rsid w:val="00AC39AF"/>
    <w:rsid w:val="00AC66B1"/>
    <w:rsid w:val="00AE6F02"/>
    <w:rsid w:val="00B0079A"/>
    <w:rsid w:val="00B5392C"/>
    <w:rsid w:val="00B70560"/>
    <w:rsid w:val="00C36DFA"/>
    <w:rsid w:val="00C419AC"/>
    <w:rsid w:val="00C7609E"/>
    <w:rsid w:val="00CA4679"/>
    <w:rsid w:val="00CB0090"/>
    <w:rsid w:val="00D10DC5"/>
    <w:rsid w:val="00D7631B"/>
    <w:rsid w:val="00D907ED"/>
    <w:rsid w:val="00E015FD"/>
    <w:rsid w:val="00E339FE"/>
    <w:rsid w:val="00E647EC"/>
    <w:rsid w:val="00E77A6A"/>
    <w:rsid w:val="00E847E5"/>
    <w:rsid w:val="00E94E14"/>
    <w:rsid w:val="00F159C6"/>
    <w:rsid w:val="00F750E1"/>
    <w:rsid w:val="00FA6A6D"/>
    <w:rsid w:val="00FA71B3"/>
    <w:rsid w:val="00FF503B"/>
    <w:rsid w:val="01975235"/>
    <w:rsid w:val="1162105B"/>
    <w:rsid w:val="12657693"/>
    <w:rsid w:val="17A83D52"/>
    <w:rsid w:val="21561580"/>
    <w:rsid w:val="34CF6B76"/>
    <w:rsid w:val="4AEF62FE"/>
    <w:rsid w:val="4BB713FC"/>
    <w:rsid w:val="4DF27705"/>
    <w:rsid w:val="50060915"/>
    <w:rsid w:val="52E176A7"/>
    <w:rsid w:val="613C63B1"/>
    <w:rsid w:val="673269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laceholder Text"/>
    <w:basedOn w:val="6"/>
    <w:unhideWhenUsed/>
    <w:qFormat/>
    <w:uiPriority w:val="99"/>
    <w:rPr>
      <w:color w:val="666666"/>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B48C6F-A4BA-4887-9EEC-73A77E7AF4D3}">
  <ds:schemaRefs/>
</ds:datastoreItem>
</file>

<file path=docProps/app.xml><?xml version="1.0" encoding="utf-8"?>
<Properties xmlns="http://schemas.openxmlformats.org/officeDocument/2006/extended-properties" xmlns:vt="http://schemas.openxmlformats.org/officeDocument/2006/docPropsVTypes">
  <Template>Normal</Template>
  <Pages>5</Pages>
  <Words>4173</Words>
  <Characters>5613</Characters>
  <Lines>43</Lines>
  <Paragraphs>12</Paragraphs>
  <TotalTime>1</TotalTime>
  <ScaleCrop>false</ScaleCrop>
  <LinksUpToDate>false</LinksUpToDate>
  <CharactersWithSpaces>5813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2023-12-05T05:26:00Z</dcterms:created>
  <dc:creator>Administrator</dc:creator>
  <cp:lastModifiedBy>WPS_1559650426</cp:lastModifiedBy>
  <dcterms:modified xsi:type="dcterms:W3CDTF">2026-06-24T00:20:10Z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2DD2708A29E243BAA69270838FEE5D9B_11</vt:lpwstr>
  </property>
  <property fmtid="{D5CDD505-2E9C-101B-9397-08002B2CF9AE}" pid="4" name="KSOTemplateDocerSaveRecord">
    <vt:lpwstr>eyJoZGlkIjoiMTYyMWMwNmE1ZDhkNjQ0OGU5ZGMzODYxNDI0ODU2NjciLCJ1c2VySWQiOiI1NzE0MDEzOTAifQ==</vt:lpwstr>
  </property>
</Properties>
</file>